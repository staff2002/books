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EF9A41" w14:textId="77777777" w:rsidR="0004222C" w:rsidRDefault="0004222C" w:rsidP="005E1692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4222C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第1</w:t>
      </w:r>
      <w:r w:rsidR="00825674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3</w:t>
      </w:r>
      <w:r w:rsidRPr="0004222C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章</w:t>
      </w:r>
      <w:r w:rsidR="001D105E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C94131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为什么</w:t>
      </w:r>
      <w:r w:rsidR="00CF0728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加盟</w:t>
      </w:r>
      <w:r w:rsidR="00F90745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快餐店</w:t>
      </w:r>
      <w:r w:rsidR="0095107D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越来越多</w:t>
      </w:r>
      <w:r w:rsidR="00C94131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？——外观模式</w:t>
      </w:r>
    </w:p>
    <w:p w14:paraId="3DFD9D3C" w14:textId="22864683" w:rsidR="005E1692" w:rsidRDefault="0028032A" w:rsidP="005E1692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1</w:t>
      </w:r>
      <w:r w:rsidR="00825674">
        <w:rPr>
          <w:rFonts w:ascii="Impact" w:eastAsia="方正大黑简体" w:hAnsi="Impact" w:cs="Times New Roman"/>
          <w:b w:val="0"/>
          <w:bCs w:val="0"/>
          <w:noProof/>
          <w:szCs w:val="21"/>
        </w:rPr>
        <w:t>3</w:t>
      </w:r>
      <w:r w:rsidR="00DB09F5">
        <w:rPr>
          <w:rFonts w:ascii="Impact" w:eastAsia="方正大黑简体" w:hAnsi="Impact" w:cs="Times New Roman"/>
          <w:b w:val="0"/>
          <w:bCs w:val="0"/>
          <w:noProof/>
          <w:szCs w:val="21"/>
        </w:rPr>
        <w:t>.</w:t>
      </w:r>
      <w:del w:id="0" w:author="shuang zhang" w:date="2023-12-20T15:56:00Z">
        <w:r w:rsidR="00DB09F5" w:rsidDel="00E124B1">
          <w:rPr>
            <w:rFonts w:ascii="Impact" w:eastAsia="方正大黑简体" w:hAnsi="Impact" w:cs="Times New Roman"/>
            <w:b w:val="0"/>
            <w:bCs w:val="0"/>
            <w:noProof/>
            <w:szCs w:val="21"/>
          </w:rPr>
          <w:delText>1</w:delText>
        </w:r>
      </w:del>
      <w:ins w:id="1" w:author="一鸣 李" w:date="2023-12-26T11:10:00Z">
        <w:r w:rsidR="00A006AE">
          <w:rPr>
            <w:rFonts w:ascii="Impact" w:eastAsia="方正大黑简体" w:hAnsi="Impact" w:cs="Times New Roman"/>
            <w:b w:val="0"/>
            <w:bCs w:val="0"/>
            <w:noProof/>
            <w:szCs w:val="21"/>
          </w:rPr>
          <w:t>1</w:t>
        </w:r>
      </w:ins>
      <w:ins w:id="2" w:author="shuang zhang" w:date="2023-12-20T15:56:00Z">
        <w:del w:id="3" w:author="一鸣 李" w:date="2023-12-26T11:10:00Z">
          <w:r w:rsidR="00E124B1" w:rsidDel="00A006AE">
            <w:rPr>
              <w:rFonts w:ascii="Impact" w:eastAsia="方正大黑简体" w:hAnsi="Impact" w:cs="Times New Roman"/>
              <w:b w:val="0"/>
              <w:bCs w:val="0"/>
              <w:noProof/>
              <w:szCs w:val="21"/>
            </w:rPr>
            <w:delText>2</w:delText>
          </w:r>
        </w:del>
      </w:ins>
      <w:del w:id="4" w:author="shuang zhang" w:date="2023-12-19T11:20:00Z">
        <w:r w:rsidR="007E3B1C" w:rsidDel="000059D4">
          <w:rPr>
            <w:rFonts w:ascii="Impact" w:eastAsia="方正大黑简体" w:hAnsi="Impact" w:cs="Times New Roman" w:hint="eastAsia"/>
            <w:b w:val="0"/>
            <w:bCs w:val="0"/>
            <w:noProof/>
            <w:szCs w:val="21"/>
          </w:rPr>
          <w:delText xml:space="preserve"> </w:delText>
        </w:r>
      </w:del>
      <w:ins w:id="5" w:author="shuang zhang" w:date="2023-12-19T11:20:00Z">
        <w:r w:rsidR="000059D4">
          <w:rPr>
            <w:rFonts w:ascii="Impact" w:eastAsia="方正大黑简体" w:hAnsi="Impact" w:cs="Times New Roman"/>
            <w:b w:val="0"/>
            <w:bCs w:val="0"/>
            <w:noProof/>
            <w:szCs w:val="21"/>
          </w:rPr>
          <w:t xml:space="preserve"> </w:t>
        </w:r>
      </w:ins>
      <w:del w:id="6" w:author="一鸣 李" w:date="2023-12-26T10:57:00Z">
        <w:r w:rsidR="00A1687A" w:rsidDel="00FF2D22">
          <w:rPr>
            <w:rFonts w:ascii="Impact" w:eastAsia="方正大黑简体" w:hAnsi="Impact" w:cs="Times New Roman" w:hint="eastAsia"/>
            <w:b w:val="0"/>
            <w:bCs w:val="0"/>
            <w:noProof/>
            <w:szCs w:val="21"/>
          </w:rPr>
          <w:delText>开饭</w:delText>
        </w:r>
        <w:r w:rsidR="00F24900" w:rsidDel="00FF2D22">
          <w:rPr>
            <w:rFonts w:ascii="Impact" w:eastAsia="方正大黑简体" w:hAnsi="Impact" w:cs="Times New Roman" w:hint="eastAsia"/>
            <w:b w:val="0"/>
            <w:bCs w:val="0"/>
            <w:noProof/>
            <w:szCs w:val="21"/>
          </w:rPr>
          <w:delText>店</w:delText>
        </w:r>
        <w:r w:rsidR="00A1687A" w:rsidDel="00FF2D22">
          <w:rPr>
            <w:rFonts w:ascii="Impact" w:eastAsia="方正大黑简体" w:hAnsi="Impact" w:cs="Times New Roman" w:hint="eastAsia"/>
            <w:b w:val="0"/>
            <w:bCs w:val="0"/>
            <w:noProof/>
            <w:szCs w:val="21"/>
          </w:rPr>
          <w:delText>想省事，</w:delText>
        </w:r>
        <w:r w:rsidR="005F7027" w:rsidDel="00FF2D22">
          <w:rPr>
            <w:rFonts w:ascii="Impact" w:eastAsia="方正大黑简体" w:hAnsi="Impact" w:cs="Times New Roman" w:hint="eastAsia"/>
            <w:b w:val="0"/>
            <w:bCs w:val="0"/>
            <w:noProof/>
            <w:szCs w:val="21"/>
          </w:rPr>
          <w:delText>请</w:delText>
        </w:r>
        <w:r w:rsidR="0095107D" w:rsidDel="00FF2D22">
          <w:rPr>
            <w:rFonts w:ascii="Impact" w:eastAsia="方正大黑简体" w:hAnsi="Impact" w:cs="Times New Roman" w:hint="eastAsia"/>
            <w:b w:val="0"/>
            <w:bCs w:val="0"/>
            <w:noProof/>
            <w:szCs w:val="21"/>
          </w:rPr>
          <w:delText>选择</w:delText>
        </w:r>
      </w:del>
      <w:ins w:id="7" w:author="一鸣 李" w:date="2023-12-26T10:57:00Z">
        <w:r w:rsidR="00FF2D22">
          <w:rPr>
            <w:rFonts w:ascii="Impact" w:eastAsia="方正大黑简体" w:hAnsi="Impact" w:cs="Times New Roman" w:hint="eastAsia"/>
            <w:b w:val="0"/>
            <w:bCs w:val="0"/>
            <w:noProof/>
            <w:szCs w:val="21"/>
          </w:rPr>
          <w:t>开一家饭店</w:t>
        </w:r>
      </w:ins>
      <w:ins w:id="8" w:author="一鸣 李" w:date="2023-12-26T10:58:00Z">
        <w:r w:rsidR="00CE6FF1">
          <w:rPr>
            <w:rFonts w:ascii="Impact" w:eastAsia="方正大黑简体" w:hAnsi="Impact" w:cs="Times New Roman" w:hint="eastAsia"/>
            <w:b w:val="0"/>
            <w:bCs w:val="0"/>
            <w:noProof/>
            <w:szCs w:val="21"/>
          </w:rPr>
          <w:t>，需要做什么</w:t>
        </w:r>
      </w:ins>
      <w:del w:id="9" w:author="一鸣 李" w:date="2023-12-26T10:56:00Z">
        <w:r w:rsidR="0095107D" w:rsidDel="00FF2D22">
          <w:rPr>
            <w:rFonts w:ascii="Impact" w:eastAsia="方正大黑简体" w:hAnsi="Impact" w:cs="Times New Roman" w:hint="eastAsia"/>
            <w:b w:val="0"/>
            <w:bCs w:val="0"/>
            <w:noProof/>
            <w:szCs w:val="21"/>
          </w:rPr>
          <w:delText>连锁加盟</w:delText>
        </w:r>
      </w:del>
      <w:ins w:id="10" w:author="shuang zhang" w:date="2023-12-19T11:20:00Z">
        <w:del w:id="11" w:author="一鸣 李" w:date="2023-12-26T10:56:00Z">
          <w:r w:rsidR="000059D4" w:rsidDel="00FF2D22">
            <w:rPr>
              <w:rFonts w:ascii="Impact" w:eastAsia="方正大黑简体" w:hAnsi="Impact" w:cs="Times New Roman" w:hint="eastAsia"/>
              <w:b w:val="0"/>
              <w:bCs w:val="0"/>
              <w:noProof/>
              <w:szCs w:val="21"/>
            </w:rPr>
            <w:delText>，助你轻松</w:delText>
          </w:r>
        </w:del>
      </w:ins>
      <w:ins w:id="12" w:author="shuang zhang" w:date="2023-12-19T11:22:00Z">
        <w:del w:id="13" w:author="一鸣 李" w:date="2023-12-26T10:56:00Z">
          <w:r w:rsidR="00766C88" w:rsidDel="00FF2D22">
            <w:rPr>
              <w:rFonts w:ascii="Impact" w:eastAsia="方正大黑简体" w:hAnsi="Impact" w:cs="Times New Roman" w:hint="eastAsia"/>
              <w:b w:val="0"/>
              <w:bCs w:val="0"/>
              <w:noProof/>
              <w:szCs w:val="21"/>
            </w:rPr>
            <w:delText>当老板</w:delText>
          </w:r>
        </w:del>
      </w:ins>
    </w:p>
    <w:p w14:paraId="7BDC1C9A" w14:textId="3B695F79" w:rsidR="00374F54" w:rsidRDefault="00ED7836" w:rsidP="00374F54">
      <w:pPr>
        <w:spacing w:beforeLines="50" w:before="211" w:line="360" w:lineRule="auto"/>
        <w:ind w:firstLineChars="200" w:firstLine="480"/>
        <w:jc w:val="both"/>
        <w:rPr>
          <w:ins w:id="14" w:author="一鸣 李" w:date="2023-12-26T10:35:00Z"/>
        </w:rPr>
        <w:pPrChange w:id="15" w:author="一鸣 李" w:date="2023-12-26T10:35:00Z">
          <w:pPr>
            <w:spacing w:beforeLines="50" w:before="211" w:line="360" w:lineRule="auto"/>
            <w:jc w:val="both"/>
          </w:pPr>
        </w:pPrChange>
      </w:pPr>
      <w:del w:id="16" w:author="一鸣 李" w:date="2023-12-26T10:35:00Z">
        <w:r w:rsidDel="00374F54">
          <w:tab/>
        </w:r>
      </w:del>
      <w:ins w:id="17" w:author="一鸣 李" w:date="2023-12-26T10:35:00Z">
        <w:r w:rsidR="00374F54">
          <w:rPr>
            <w:rFonts w:hint="eastAsia"/>
          </w:rPr>
          <w:t>结束了一天繁忙的工作，兔小白和熊小猫一起来到快餐店吃晚饭。</w:t>
        </w:r>
      </w:ins>
    </w:p>
    <w:p w14:paraId="464234E9" w14:textId="0961085C" w:rsidR="00374F54" w:rsidRDefault="00374F54" w:rsidP="00374F54">
      <w:pPr>
        <w:spacing w:beforeLines="50" w:before="211" w:line="360" w:lineRule="auto"/>
        <w:ind w:firstLineChars="200" w:firstLine="480"/>
        <w:jc w:val="both"/>
        <w:rPr>
          <w:ins w:id="18" w:author="一鸣 李" w:date="2023-12-26T10:35:00Z"/>
        </w:rPr>
        <w:pPrChange w:id="19" w:author="一鸣 李" w:date="2023-12-26T10:35:00Z">
          <w:pPr>
            <w:spacing w:beforeLines="50" w:before="211" w:line="360" w:lineRule="auto"/>
            <w:jc w:val="both"/>
          </w:pPr>
        </w:pPrChange>
      </w:pPr>
      <w:ins w:id="20" w:author="一鸣 李" w:date="2023-12-26T10:35:00Z">
        <w:r>
          <w:rPr>
            <w:rFonts w:hint="eastAsia"/>
          </w:rPr>
          <w:t>兔小白：我</w:t>
        </w:r>
      </w:ins>
      <w:ins w:id="21" w:author="一鸣 李" w:date="2023-12-26T10:36:00Z">
        <w:r w:rsidR="008A0315">
          <w:rPr>
            <w:rFonts w:hint="eastAsia"/>
          </w:rPr>
          <w:t>要是</w:t>
        </w:r>
      </w:ins>
      <w:ins w:id="22" w:author="一鸣 李" w:date="2023-12-26T10:35:00Z">
        <w:r>
          <w:rPr>
            <w:rFonts w:hint="eastAsia"/>
          </w:rPr>
          <w:t>以后写不动代码了，开个小饭店也不错呀！</w:t>
        </w:r>
      </w:ins>
    </w:p>
    <w:p w14:paraId="74F496F3" w14:textId="4EFEC7C6" w:rsidR="00374F54" w:rsidRDefault="00374F54" w:rsidP="00374F54">
      <w:pPr>
        <w:spacing w:beforeLines="50" w:before="211" w:line="360" w:lineRule="auto"/>
        <w:ind w:firstLineChars="200" w:firstLine="480"/>
        <w:jc w:val="both"/>
        <w:rPr>
          <w:ins w:id="23" w:author="一鸣 李" w:date="2023-12-26T10:35:00Z"/>
          <w:rFonts w:hint="eastAsia"/>
        </w:rPr>
      </w:pPr>
      <w:ins w:id="24" w:author="一鸣 李" w:date="2023-12-26T10:35:00Z">
        <w:r>
          <w:rPr>
            <w:rFonts w:hint="eastAsia"/>
          </w:rPr>
          <w:t>熊小猫：又</w:t>
        </w:r>
      </w:ins>
      <w:ins w:id="25" w:author="一鸣 李" w:date="2023-12-26T10:37:00Z">
        <w:r w:rsidR="00E23F8B">
          <w:rPr>
            <w:rFonts w:hint="eastAsia"/>
          </w:rPr>
          <w:t>在</w:t>
        </w:r>
      </w:ins>
      <w:ins w:id="26" w:author="一鸣 李" w:date="2023-12-26T10:35:00Z">
        <w:r>
          <w:rPr>
            <w:rFonts w:hint="eastAsia"/>
          </w:rPr>
          <w:t>做白日梦</w:t>
        </w:r>
      </w:ins>
      <w:ins w:id="27" w:author="一鸣 李" w:date="2023-12-26T10:37:00Z">
        <w:r w:rsidR="00B706EC">
          <w:rPr>
            <w:rFonts w:hint="eastAsia"/>
          </w:rPr>
          <w:t>.</w:t>
        </w:r>
        <w:r w:rsidR="00B706EC">
          <w:t>.....</w:t>
        </w:r>
      </w:ins>
      <w:ins w:id="28" w:author="一鸣 李" w:date="2023-12-26T10:35:00Z">
        <w:r>
          <w:rPr>
            <w:rFonts w:hint="eastAsia"/>
          </w:rPr>
          <w:t>你一不懂餐饮，二不懂商业运作，大概率是要</w:t>
        </w:r>
      </w:ins>
      <w:ins w:id="29" w:author="一鸣 李" w:date="2023-12-26T10:58:00Z">
        <w:r w:rsidR="004A0BDF">
          <w:rPr>
            <w:rFonts w:hint="eastAsia"/>
          </w:rPr>
          <w:t>赔钱</w:t>
        </w:r>
      </w:ins>
      <w:ins w:id="30" w:author="一鸣 李" w:date="2023-12-26T10:35:00Z">
        <w:r>
          <w:rPr>
            <w:rFonts w:hint="eastAsia"/>
          </w:rPr>
          <w:t>交学费</w:t>
        </w:r>
      </w:ins>
      <w:ins w:id="31" w:author="一鸣 李" w:date="2023-12-26T10:58:00Z">
        <w:r w:rsidR="00956AEB">
          <w:rPr>
            <w:rFonts w:hint="eastAsia"/>
          </w:rPr>
          <w:t>。</w:t>
        </w:r>
      </w:ins>
      <w:ins w:id="32" w:author="一鸣 李" w:date="2023-12-26T10:35:00Z">
        <w:r>
          <w:rPr>
            <w:rFonts w:hint="eastAsia"/>
          </w:rPr>
          <w:t>而且</w:t>
        </w:r>
      </w:ins>
      <w:ins w:id="33" w:author="一鸣 李" w:date="2023-12-26T11:21:00Z">
        <w:r w:rsidR="00146341">
          <w:rPr>
            <w:rFonts w:hint="eastAsia"/>
          </w:rPr>
          <w:t>开</w:t>
        </w:r>
        <w:r w:rsidR="007E56F3">
          <w:rPr>
            <w:rFonts w:hint="eastAsia"/>
          </w:rPr>
          <w:t>饭店</w:t>
        </w:r>
      </w:ins>
      <w:ins w:id="34" w:author="一鸣 李" w:date="2023-12-26T10:35:00Z">
        <w:r>
          <w:rPr>
            <w:rFonts w:hint="eastAsia"/>
          </w:rPr>
          <w:t>的麻烦事非常多，哪怕开一个小饭店，要操心的事也不少。</w:t>
        </w:r>
      </w:ins>
    </w:p>
    <w:p w14:paraId="664FCCFB" w14:textId="097387CE" w:rsidR="00374F54" w:rsidRDefault="00374F54" w:rsidP="00374F54">
      <w:pPr>
        <w:spacing w:beforeLines="50" w:before="211" w:line="360" w:lineRule="auto"/>
        <w:ind w:firstLine="480"/>
        <w:jc w:val="both"/>
        <w:rPr>
          <w:ins w:id="35" w:author="一鸣 李" w:date="2023-12-26T10:35:00Z"/>
        </w:rPr>
      </w:pPr>
      <w:ins w:id="36" w:author="一鸣 李" w:date="2023-12-26T10:35:00Z">
        <w:r>
          <w:rPr>
            <w:rFonts w:hint="eastAsia"/>
          </w:rPr>
          <w:t>兔小白：</w:t>
        </w:r>
      </w:ins>
      <w:ins w:id="37" w:author="一鸣 李" w:date="2023-12-26T10:37:00Z">
        <w:r w:rsidR="003A5703">
          <w:rPr>
            <w:rFonts w:hint="eastAsia"/>
          </w:rPr>
          <w:t>我觉得不难呀，</w:t>
        </w:r>
      </w:ins>
      <w:ins w:id="38" w:author="一鸣 李" w:date="2023-12-26T10:38:00Z">
        <w:r w:rsidR="003A5703">
          <w:rPr>
            <w:rFonts w:hint="eastAsia"/>
          </w:rPr>
          <w:t>不过</w:t>
        </w:r>
      </w:ins>
      <w:ins w:id="39" w:author="一鸣 李" w:date="2023-12-26T10:35:00Z">
        <w:r>
          <w:rPr>
            <w:rFonts w:hint="eastAsia"/>
          </w:rPr>
          <w:t>我还真没仔细想过。</w:t>
        </w:r>
      </w:ins>
    </w:p>
    <w:p w14:paraId="1E7797D2" w14:textId="16A557F0" w:rsidR="00374F54" w:rsidRDefault="00374F54" w:rsidP="00374F54">
      <w:pPr>
        <w:spacing w:beforeLines="50" w:before="211" w:line="360" w:lineRule="auto"/>
        <w:ind w:firstLineChars="200" w:firstLine="480"/>
        <w:jc w:val="both"/>
        <w:rPr>
          <w:ins w:id="40" w:author="一鸣 李" w:date="2023-12-26T10:35:00Z"/>
        </w:rPr>
      </w:pPr>
      <w:ins w:id="41" w:author="一鸣 李" w:date="2023-12-26T10:35:00Z">
        <w:r>
          <w:rPr>
            <w:rFonts w:hint="eastAsia"/>
          </w:rPr>
          <w:t>熊小猫：</w:t>
        </w:r>
      </w:ins>
      <w:ins w:id="42" w:author="一鸣 李" w:date="2023-12-26T10:38:00Z">
        <w:r w:rsidR="00253CF6">
          <w:rPr>
            <w:rFonts w:hint="eastAsia"/>
          </w:rPr>
          <w:t>现在</w:t>
        </w:r>
      </w:ins>
      <w:ins w:id="43" w:author="一鸣 李" w:date="2023-12-26T10:35:00Z">
        <w:r>
          <w:rPr>
            <w:rFonts w:hint="eastAsia"/>
          </w:rPr>
          <w:t>你</w:t>
        </w:r>
      </w:ins>
      <w:ins w:id="44" w:author="一鸣 李" w:date="2023-12-26T10:38:00Z">
        <w:r w:rsidR="00253CF6">
          <w:rPr>
            <w:rFonts w:hint="eastAsia"/>
          </w:rPr>
          <w:t>仔细</w:t>
        </w:r>
      </w:ins>
      <w:ins w:id="45" w:author="一鸣 李" w:date="2023-12-26T10:35:00Z">
        <w:r>
          <w:rPr>
            <w:rFonts w:hint="eastAsia"/>
          </w:rPr>
          <w:t>想一想，开一家饭店，需要做哪些事情？</w:t>
        </w:r>
      </w:ins>
    </w:p>
    <w:p w14:paraId="6D081692" w14:textId="77777777" w:rsidR="00374F54" w:rsidRDefault="00374F54" w:rsidP="00374F54">
      <w:pPr>
        <w:spacing w:beforeLines="50" w:before="211" w:line="360" w:lineRule="auto"/>
        <w:ind w:firstLineChars="200" w:firstLine="480"/>
        <w:jc w:val="both"/>
        <w:rPr>
          <w:ins w:id="46" w:author="一鸣 李" w:date="2023-12-26T10:35:00Z"/>
        </w:rPr>
      </w:pPr>
      <w:ins w:id="47" w:author="一鸣 李" w:date="2023-12-26T10:35:00Z">
        <w:r>
          <w:rPr>
            <w:rFonts w:hint="eastAsia"/>
          </w:rPr>
          <w:t>兔小白：</w:t>
        </w:r>
        <w:r>
          <w:rPr>
            <w:rFonts w:hint="eastAsia"/>
          </w:rPr>
          <w:t>首先要找中介租房；找装修公司装修店面；上招聘网站招聘厨师和服务员；找相关部门办理证照；去印刷厂制作菜单；找软件公司购买点餐系统；去蔬菜批发市场采买食材。</w:t>
        </w:r>
      </w:ins>
    </w:p>
    <w:p w14:paraId="6A56E396" w14:textId="77777777" w:rsidR="00374F54" w:rsidRDefault="00374F54" w:rsidP="00374F54">
      <w:pPr>
        <w:spacing w:beforeLines="50" w:before="211" w:line="360" w:lineRule="auto"/>
        <w:ind w:firstLineChars="200" w:firstLine="480"/>
        <w:jc w:val="both"/>
        <w:rPr>
          <w:ins w:id="48" w:author="一鸣 李" w:date="2023-12-26T10:35:00Z"/>
        </w:rPr>
      </w:pPr>
      <w:ins w:id="49" w:author="一鸣 李" w:date="2023-12-26T10:35:00Z">
        <w:r>
          <w:rPr>
            <w:rFonts w:hint="eastAsia"/>
          </w:rPr>
          <w:t>熊小猫：你还忘了最重要的一个步骤，办理营业执照啊！</w:t>
        </w:r>
      </w:ins>
    </w:p>
    <w:p w14:paraId="2265D7C5" w14:textId="77777777" w:rsidR="00374F54" w:rsidRDefault="00374F54" w:rsidP="00374F54">
      <w:pPr>
        <w:spacing w:beforeLines="50" w:before="211" w:line="360" w:lineRule="auto"/>
        <w:jc w:val="both"/>
        <w:rPr>
          <w:ins w:id="50" w:author="一鸣 李" w:date="2023-12-26T10:35:00Z"/>
        </w:rPr>
      </w:pPr>
      <w:ins w:id="51" w:author="一鸣 李" w:date="2023-12-26T10:35:00Z">
        <w:r>
          <w:tab/>
        </w:r>
        <w:r>
          <w:rPr>
            <w:rFonts w:hint="eastAsia"/>
          </w:rPr>
          <w:t>兔小白：哎呀，步骤实在太多，一不小心把最重要的给漏掉了。</w:t>
        </w:r>
      </w:ins>
    </w:p>
    <w:p w14:paraId="38137815" w14:textId="0FFF09AA" w:rsidR="00374F54" w:rsidRDefault="00374F54" w:rsidP="00374F54">
      <w:pPr>
        <w:spacing w:beforeLines="50" w:before="211" w:line="360" w:lineRule="auto"/>
        <w:ind w:firstLine="420"/>
        <w:jc w:val="both"/>
        <w:rPr>
          <w:ins w:id="52" w:author="一鸣 李" w:date="2023-12-26T10:35:00Z"/>
        </w:rPr>
      </w:pPr>
      <w:ins w:id="53" w:author="一鸣 李" w:date="2023-12-26T10:35:00Z">
        <w:r>
          <w:rPr>
            <w:rFonts w:hint="eastAsia"/>
          </w:rPr>
          <w:t>熊小猫：开饭店</w:t>
        </w:r>
      </w:ins>
      <w:ins w:id="54" w:author="一鸣 李" w:date="2023-12-26T10:38:00Z">
        <w:r w:rsidR="0084697D">
          <w:rPr>
            <w:rFonts w:hint="eastAsia"/>
          </w:rPr>
          <w:t>的</w:t>
        </w:r>
      </w:ins>
      <w:ins w:id="55" w:author="一鸣 李" w:date="2023-12-26T10:35:00Z">
        <w:r>
          <w:rPr>
            <w:rFonts w:hint="eastAsia"/>
          </w:rPr>
          <w:t>每</w:t>
        </w:r>
      </w:ins>
      <w:ins w:id="56" w:author="一鸣 李" w:date="2023-12-26T10:38:00Z">
        <w:r w:rsidR="00E205D1">
          <w:rPr>
            <w:rFonts w:hint="eastAsia"/>
          </w:rPr>
          <w:t>一</w:t>
        </w:r>
      </w:ins>
      <w:ins w:id="57" w:author="一鸣 李" w:date="2023-12-26T10:35:00Z">
        <w:r>
          <w:rPr>
            <w:rFonts w:hint="eastAsia"/>
          </w:rPr>
          <w:t>个步骤</w:t>
        </w:r>
      </w:ins>
      <w:ins w:id="58" w:author="一鸣 李" w:date="2023-12-26T10:39:00Z">
        <w:r w:rsidR="00E205D1">
          <w:rPr>
            <w:rFonts w:hint="eastAsia"/>
          </w:rPr>
          <w:t>，</w:t>
        </w:r>
      </w:ins>
      <w:ins w:id="59" w:author="一鸣 李" w:date="2023-12-26T10:35:00Z">
        <w:r>
          <w:rPr>
            <w:rFonts w:hint="eastAsia"/>
          </w:rPr>
          <w:t>你都会面临如何寻找供货方、如何选择供货方、如何和供货方沟通等问题。</w:t>
        </w:r>
      </w:ins>
    </w:p>
    <w:p w14:paraId="5DF29D76" w14:textId="77777777" w:rsidR="00374F54" w:rsidRDefault="00374F54" w:rsidP="00374F54">
      <w:pPr>
        <w:spacing w:beforeLines="50" w:before="211" w:line="360" w:lineRule="auto"/>
        <w:ind w:firstLine="420"/>
        <w:jc w:val="both"/>
        <w:rPr>
          <w:ins w:id="60" w:author="一鸣 李" w:date="2023-12-26T10:35:00Z"/>
        </w:rPr>
      </w:pPr>
      <w:ins w:id="61" w:author="一鸣 李" w:date="2023-12-26T10:35:00Z">
        <w:r>
          <w:rPr>
            <w:rFonts w:hint="eastAsia"/>
          </w:rPr>
          <w:t>兔小白：看来是我把开饭店想简单了。我还是趁早放弃这个梦想吧！</w:t>
        </w:r>
      </w:ins>
    </w:p>
    <w:p w14:paraId="3F8F9DEB" w14:textId="31A5038F" w:rsidR="00374F54" w:rsidRDefault="00374F54" w:rsidP="00374F54">
      <w:pPr>
        <w:spacing w:beforeLines="50" w:before="211" w:line="360" w:lineRule="auto"/>
        <w:ind w:firstLine="420"/>
        <w:jc w:val="both"/>
        <w:rPr>
          <w:ins w:id="62" w:author="一鸣 李" w:date="2023-12-26T10:35:00Z"/>
        </w:rPr>
      </w:pPr>
      <w:ins w:id="63" w:author="一鸣 李" w:date="2023-12-26T10:35:00Z">
        <w:r>
          <w:rPr>
            <w:rFonts w:hint="eastAsia"/>
          </w:rPr>
          <w:t>熊小猫：</w:t>
        </w:r>
      </w:ins>
      <w:ins w:id="64" w:author="一鸣 李" w:date="2023-12-26T10:39:00Z">
        <w:r w:rsidR="00C97A5C">
          <w:rPr>
            <w:rFonts w:hint="eastAsia"/>
          </w:rPr>
          <w:t>哈哈，</w:t>
        </w:r>
      </w:ins>
      <w:ins w:id="65" w:author="一鸣 李" w:date="2023-12-26T10:35:00Z">
        <w:r>
          <w:rPr>
            <w:rFonts w:hint="eastAsia"/>
          </w:rPr>
          <w:t>人还是要有梦想的。我可以教你一</w:t>
        </w:r>
      </w:ins>
      <w:ins w:id="66" w:author="一鸣 李" w:date="2023-12-26T10:40:00Z">
        <w:r w:rsidR="00FC73C0">
          <w:rPr>
            <w:rFonts w:hint="eastAsia"/>
          </w:rPr>
          <w:t>个</w:t>
        </w:r>
      </w:ins>
      <w:ins w:id="67" w:author="一鸣 李" w:date="2023-12-26T10:35:00Z">
        <w:r>
          <w:rPr>
            <w:rFonts w:hint="eastAsia"/>
          </w:rPr>
          <w:t>设计模式——外观模式，让开饭店</w:t>
        </w:r>
      </w:ins>
      <w:ins w:id="68" w:author="一鸣 李" w:date="2023-12-26T10:59:00Z">
        <w:r w:rsidR="00A25B6A">
          <w:rPr>
            <w:rFonts w:hint="eastAsia"/>
          </w:rPr>
          <w:t>容易很多</w:t>
        </w:r>
      </w:ins>
      <w:ins w:id="69" w:author="一鸣 李" w:date="2023-12-26T10:35:00Z">
        <w:r>
          <w:rPr>
            <w:rFonts w:hint="eastAsia"/>
          </w:rPr>
          <w:t>。</w:t>
        </w:r>
      </w:ins>
    </w:p>
    <w:p w14:paraId="03AA295A" w14:textId="1799F832" w:rsidR="00374F54" w:rsidRDefault="00374F54" w:rsidP="00374F54">
      <w:pPr>
        <w:spacing w:beforeLines="50" w:before="211" w:line="360" w:lineRule="auto"/>
        <w:ind w:firstLine="420"/>
        <w:jc w:val="both"/>
        <w:rPr>
          <w:ins w:id="70" w:author="一鸣 李" w:date="2023-12-26T10:35:00Z"/>
        </w:rPr>
      </w:pPr>
      <w:ins w:id="71" w:author="一鸣 李" w:date="2023-12-26T10:35:00Z">
        <w:r>
          <w:rPr>
            <w:rFonts w:hint="eastAsia"/>
          </w:rPr>
          <w:lastRenderedPageBreak/>
          <w:t>兔小白：还有</w:t>
        </w:r>
      </w:ins>
      <w:ins w:id="72" w:author="一鸣 李" w:date="2023-12-26T10:40:00Z">
        <w:r w:rsidR="00D96C96">
          <w:rPr>
            <w:rFonts w:hint="eastAsia"/>
          </w:rPr>
          <w:t>开饭店能用上的</w:t>
        </w:r>
      </w:ins>
      <w:ins w:id="73" w:author="一鸣 李" w:date="2023-12-26T10:35:00Z">
        <w:r>
          <w:rPr>
            <w:rFonts w:hint="eastAsia"/>
          </w:rPr>
          <w:t>设计模式？吃完饭回去赶紧教教我。</w:t>
        </w:r>
      </w:ins>
    </w:p>
    <w:p w14:paraId="4585D6BF" w14:textId="0F78FCC8" w:rsidR="00F03D16" w:rsidDel="006F243D" w:rsidRDefault="00374F54" w:rsidP="00374F54">
      <w:pPr>
        <w:spacing w:beforeLines="50" w:before="211" w:line="360" w:lineRule="auto"/>
        <w:ind w:firstLineChars="200" w:firstLine="480"/>
        <w:jc w:val="both"/>
        <w:rPr>
          <w:del w:id="74" w:author="一鸣 李" w:date="2023-12-26T10:35:00Z"/>
        </w:rPr>
      </w:pPr>
      <w:ins w:id="75" w:author="一鸣 李" w:date="2023-12-26T10:35:00Z">
        <w:r>
          <w:rPr>
            <w:rFonts w:hint="eastAsia"/>
          </w:rPr>
          <w:t>熊小猫：其实也没那么神秘，</w:t>
        </w:r>
      </w:ins>
      <w:ins w:id="76" w:author="一鸣 李" w:date="2023-12-26T10:41:00Z">
        <w:r w:rsidR="00D96C96">
          <w:rPr>
            <w:rFonts w:hint="eastAsia"/>
          </w:rPr>
          <w:t>原理都是相通的</w:t>
        </w:r>
      </w:ins>
      <w:ins w:id="77" w:author="一鸣 李" w:date="2023-12-26T11:00:00Z">
        <w:r w:rsidR="00D82972">
          <w:rPr>
            <w:rFonts w:hint="eastAsia"/>
          </w:rPr>
          <w:t>。</w:t>
        </w:r>
      </w:ins>
      <w:ins w:id="78" w:author="一鸣 李" w:date="2023-12-26T10:35:00Z">
        <w:r>
          <w:rPr>
            <w:rFonts w:hint="eastAsia"/>
          </w:rPr>
          <w:t>回去我教你。</w:t>
        </w:r>
      </w:ins>
      <w:del w:id="79" w:author="一鸣 李" w:date="2023-12-26T10:35:00Z">
        <w:r w:rsidR="007A1EAE" w:rsidDel="00374F54">
          <w:rPr>
            <w:rFonts w:hint="eastAsia"/>
          </w:rPr>
          <w:delText>结束了</w:delText>
        </w:r>
        <w:r w:rsidR="005802EA" w:rsidDel="00374F54">
          <w:rPr>
            <w:rFonts w:hint="eastAsia"/>
          </w:rPr>
          <w:delText>一天</w:delText>
        </w:r>
        <w:r w:rsidR="00C90DF5" w:rsidDel="00374F54">
          <w:rPr>
            <w:rFonts w:hint="eastAsia"/>
          </w:rPr>
          <w:delText>繁忙的</w:delText>
        </w:r>
        <w:r w:rsidR="005802EA" w:rsidDel="00374F54">
          <w:rPr>
            <w:rFonts w:hint="eastAsia"/>
          </w:rPr>
          <w:delText>工作，</w:delText>
        </w:r>
        <w:r w:rsidR="00ED7836" w:rsidDel="00374F54">
          <w:rPr>
            <w:rFonts w:hint="eastAsia"/>
          </w:rPr>
          <w:delText>兔小白和熊小猫</w:delText>
        </w:r>
        <w:r w:rsidR="000A19FB" w:rsidDel="00374F54">
          <w:rPr>
            <w:rFonts w:hint="eastAsia"/>
          </w:rPr>
          <w:delText>一起来到</w:delText>
        </w:r>
        <w:r w:rsidR="00ED7836" w:rsidDel="00374F54">
          <w:rPr>
            <w:rFonts w:hint="eastAsia"/>
          </w:rPr>
          <w:delText>快餐店</w:delText>
        </w:r>
        <w:r w:rsidR="00243213" w:rsidDel="00374F54">
          <w:rPr>
            <w:rFonts w:hint="eastAsia"/>
          </w:rPr>
          <w:delText>吃晚饭</w:delText>
        </w:r>
        <w:r w:rsidR="00ED7836" w:rsidDel="00374F54">
          <w:rPr>
            <w:rFonts w:hint="eastAsia"/>
          </w:rPr>
          <w:delText>。</w:delText>
        </w:r>
      </w:del>
    </w:p>
    <w:p w14:paraId="2F86441F" w14:textId="77777777" w:rsidR="006F243D" w:rsidRDefault="006F243D" w:rsidP="00374F54">
      <w:pPr>
        <w:spacing w:beforeLines="50" w:before="211" w:line="360" w:lineRule="auto"/>
        <w:ind w:firstLineChars="200" w:firstLine="480"/>
        <w:jc w:val="both"/>
        <w:rPr>
          <w:ins w:id="80" w:author="一鸣 李" w:date="2023-12-26T11:19:00Z"/>
          <w:rFonts w:hint="eastAsia"/>
        </w:rPr>
        <w:pPrChange w:id="81" w:author="一鸣 李" w:date="2023-12-26T10:35:00Z">
          <w:pPr>
            <w:spacing w:beforeLines="50" w:before="211" w:line="360" w:lineRule="auto"/>
            <w:jc w:val="both"/>
          </w:pPr>
        </w:pPrChange>
      </w:pPr>
    </w:p>
    <w:p w14:paraId="4CF02D55" w14:textId="6F19EBB2" w:rsidR="006F243D" w:rsidRDefault="006F243D" w:rsidP="006F243D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ins w:id="82" w:author="一鸣 李" w:date="2023-12-26T11:19:00Z"/>
          <w:rFonts w:ascii="Impact" w:eastAsia="方正大黑简体" w:hAnsi="Impact" w:cs="Times New Roman"/>
          <w:b w:val="0"/>
          <w:bCs w:val="0"/>
          <w:noProof/>
          <w:szCs w:val="21"/>
        </w:rPr>
      </w:pPr>
      <w:ins w:id="83" w:author="一鸣 李" w:date="2023-12-26T11:19:00Z">
        <w:r>
          <w:rPr>
            <w:rFonts w:ascii="Impact" w:eastAsia="方正大黑简体" w:hAnsi="Impact" w:cs="Times New Roman"/>
            <w:b w:val="0"/>
            <w:bCs w:val="0"/>
            <w:noProof/>
            <w:szCs w:val="21"/>
          </w:rPr>
          <w:t>13.</w:t>
        </w:r>
        <w:r>
          <w:rPr>
            <w:rFonts w:ascii="Impact" w:eastAsia="方正大黑简体" w:hAnsi="Impact" w:cs="Times New Roman"/>
            <w:b w:val="0"/>
            <w:bCs w:val="0"/>
            <w:noProof/>
            <w:szCs w:val="21"/>
          </w:rPr>
          <w:t>2</w:t>
        </w:r>
        <w:r>
          <w:rPr>
            <w:rFonts w:ascii="Impact" w:eastAsia="方正大黑简体" w:hAnsi="Impact" w:cs="Times New Roman"/>
            <w:b w:val="0"/>
            <w:bCs w:val="0"/>
            <w:noProof/>
            <w:szCs w:val="21"/>
          </w:rPr>
          <w:t xml:space="preserve"> </w:t>
        </w:r>
        <w:r>
          <w:rPr>
            <w:rFonts w:ascii="Impact" w:eastAsia="方正大黑简体" w:hAnsi="Impact" w:cs="Times New Roman" w:hint="eastAsia"/>
            <w:b w:val="0"/>
            <w:bCs w:val="0"/>
            <w:noProof/>
            <w:szCs w:val="21"/>
          </w:rPr>
          <w:t>独立开店，</w:t>
        </w:r>
      </w:ins>
      <w:ins w:id="84" w:author="一鸣 李" w:date="2023-12-26T11:20:00Z">
        <w:r>
          <w:rPr>
            <w:rFonts w:ascii="Impact" w:eastAsia="方正大黑简体" w:hAnsi="Impact" w:cs="Times New Roman" w:hint="eastAsia"/>
            <w:b w:val="0"/>
            <w:bCs w:val="0"/>
            <w:noProof/>
            <w:szCs w:val="21"/>
          </w:rPr>
          <w:t>我的店面我做主</w:t>
        </w:r>
      </w:ins>
    </w:p>
    <w:p w14:paraId="3A8C2FF5" w14:textId="625D498D" w:rsidR="0095107D" w:rsidDel="00374F54" w:rsidRDefault="0095107D" w:rsidP="006F243D">
      <w:pPr>
        <w:spacing w:beforeLines="50" w:before="211" w:line="360" w:lineRule="auto"/>
        <w:jc w:val="both"/>
        <w:rPr>
          <w:del w:id="85" w:author="一鸣 李" w:date="2023-12-26T10:35:00Z"/>
        </w:rPr>
        <w:pPrChange w:id="86" w:author="一鸣 李" w:date="2023-12-26T11:19:00Z">
          <w:pPr>
            <w:spacing w:beforeLines="50" w:before="211" w:line="360" w:lineRule="auto"/>
            <w:jc w:val="both"/>
          </w:pPr>
        </w:pPrChange>
      </w:pPr>
      <w:del w:id="87" w:author="一鸣 李" w:date="2023-12-26T10:35:00Z">
        <w:r w:rsidDel="00374F54">
          <w:tab/>
        </w:r>
        <w:r w:rsidDel="00374F54">
          <w:rPr>
            <w:rFonts w:hint="eastAsia"/>
          </w:rPr>
          <w:delText>熊小猫：</w:delText>
        </w:r>
        <w:r w:rsidR="005260E5" w:rsidDel="00374F54">
          <w:rPr>
            <w:rFonts w:hint="eastAsia"/>
          </w:rPr>
          <w:delText>打工</w:delText>
        </w:r>
        <w:r w:rsidR="00A3432C" w:rsidDel="00374F54">
          <w:rPr>
            <w:rFonts w:hint="eastAsia"/>
          </w:rPr>
          <w:delText>好辛苦</w:delText>
        </w:r>
        <w:r w:rsidR="0082593C" w:rsidDel="00374F54">
          <w:rPr>
            <w:rFonts w:hint="eastAsia"/>
          </w:rPr>
          <w:delText>！等我以后</w:delText>
        </w:r>
        <w:r w:rsidDel="00374F54">
          <w:rPr>
            <w:rFonts w:hint="eastAsia"/>
          </w:rPr>
          <w:delText>写不动代码了，开个</w:delText>
        </w:r>
        <w:r w:rsidR="005028A0" w:rsidDel="00374F54">
          <w:rPr>
            <w:rFonts w:hint="eastAsia"/>
          </w:rPr>
          <w:delText>小饭店</w:delText>
        </w:r>
        <w:r w:rsidR="00081F8A" w:rsidDel="00374F54">
          <w:rPr>
            <w:rFonts w:hint="eastAsia"/>
          </w:rPr>
          <w:delText>也不错呀！</w:delText>
        </w:r>
      </w:del>
    </w:p>
    <w:p w14:paraId="2F18AA4A" w14:textId="4CC92C50" w:rsidR="0095107D" w:rsidDel="00374F54" w:rsidRDefault="0095107D" w:rsidP="006F243D">
      <w:pPr>
        <w:spacing w:beforeLines="50" w:before="211" w:line="360" w:lineRule="auto"/>
        <w:jc w:val="both"/>
        <w:rPr>
          <w:del w:id="88" w:author="一鸣 李" w:date="2023-12-26T10:35:00Z"/>
        </w:rPr>
        <w:pPrChange w:id="89" w:author="一鸣 李" w:date="2023-12-26T11:19:00Z">
          <w:pPr>
            <w:spacing w:beforeLines="50" w:before="211" w:line="360" w:lineRule="auto"/>
            <w:jc w:val="both"/>
          </w:pPr>
        </w:pPrChange>
      </w:pPr>
      <w:del w:id="90" w:author="一鸣 李" w:date="2023-12-26T10:35:00Z">
        <w:r w:rsidDel="00374F54">
          <w:tab/>
        </w:r>
        <w:r w:rsidDel="00374F54">
          <w:rPr>
            <w:rFonts w:hint="eastAsia"/>
          </w:rPr>
          <w:delText>兔小白：你</w:delText>
        </w:r>
        <w:r w:rsidR="002506D2" w:rsidDel="00374F54">
          <w:rPr>
            <w:rFonts w:hint="eastAsia"/>
          </w:rPr>
          <w:delText>作为一个资深程序员</w:delText>
        </w:r>
        <w:r w:rsidDel="00374F54">
          <w:rPr>
            <w:rFonts w:hint="eastAsia"/>
          </w:rPr>
          <w:delText>，</w:delText>
        </w:r>
        <w:r w:rsidR="00DB062F" w:rsidDel="00374F54">
          <w:rPr>
            <w:rFonts w:hint="eastAsia"/>
          </w:rPr>
          <w:delText>要</w:delText>
        </w:r>
        <w:r w:rsidDel="00374F54">
          <w:rPr>
            <w:rFonts w:hint="eastAsia"/>
          </w:rPr>
          <w:delText>去开饭</w:delText>
        </w:r>
        <w:r w:rsidR="00C021F5" w:rsidDel="00374F54">
          <w:rPr>
            <w:rFonts w:hint="eastAsia"/>
          </w:rPr>
          <w:delText>店</w:delText>
        </w:r>
        <w:r w:rsidDel="00374F54">
          <w:rPr>
            <w:rFonts w:hint="eastAsia"/>
          </w:rPr>
          <w:delText>？你一不懂餐饮，二不懂商业运作，</w:delText>
        </w:r>
        <w:r w:rsidR="00DB4452" w:rsidDel="00374F54">
          <w:rPr>
            <w:rFonts w:hint="eastAsia"/>
          </w:rPr>
          <w:delText>只会写代码，</w:delText>
        </w:r>
        <w:r w:rsidDel="00374F54">
          <w:rPr>
            <w:rFonts w:hint="eastAsia"/>
          </w:rPr>
          <w:delText>这不是等着赔钱吗？</w:delText>
        </w:r>
        <w:r w:rsidR="00F73880" w:rsidDel="00374F54">
          <w:rPr>
            <w:rFonts w:hint="eastAsia"/>
          </w:rPr>
          <w:delText>而且</w:delText>
        </w:r>
        <w:r w:rsidDel="00374F54">
          <w:rPr>
            <w:rFonts w:hint="eastAsia"/>
          </w:rPr>
          <w:delText>我听说开饭</w:delText>
        </w:r>
        <w:r w:rsidR="00C021F5" w:rsidDel="00374F54">
          <w:rPr>
            <w:rFonts w:hint="eastAsia"/>
          </w:rPr>
          <w:delText>店</w:delText>
        </w:r>
        <w:r w:rsidDel="00374F54">
          <w:rPr>
            <w:rFonts w:hint="eastAsia"/>
          </w:rPr>
          <w:delText>非常麻烦</w:delText>
        </w:r>
        <w:r w:rsidR="009A3A04" w:rsidDel="00374F54">
          <w:rPr>
            <w:rFonts w:hint="eastAsia"/>
          </w:rPr>
          <w:delText>。</w:delText>
        </w:r>
      </w:del>
    </w:p>
    <w:p w14:paraId="60499C04" w14:textId="163D89E2" w:rsidR="0095107D" w:rsidDel="00374F54" w:rsidRDefault="0095107D" w:rsidP="006F243D">
      <w:pPr>
        <w:spacing w:beforeLines="50" w:before="211" w:line="360" w:lineRule="auto"/>
        <w:jc w:val="both"/>
        <w:rPr>
          <w:del w:id="91" w:author="一鸣 李" w:date="2023-12-26T10:35:00Z"/>
        </w:rPr>
        <w:pPrChange w:id="92" w:author="一鸣 李" w:date="2023-12-26T11:19:00Z">
          <w:pPr>
            <w:spacing w:beforeLines="50" w:before="211" w:line="360" w:lineRule="auto"/>
            <w:jc w:val="both"/>
          </w:pPr>
        </w:pPrChange>
      </w:pPr>
      <w:del w:id="93" w:author="一鸣 李" w:date="2023-12-26T10:35:00Z">
        <w:r w:rsidDel="00374F54">
          <w:tab/>
        </w:r>
        <w:r w:rsidDel="00374F54">
          <w:rPr>
            <w:rFonts w:hint="eastAsia"/>
          </w:rPr>
          <w:delText>熊小猫：</w:delText>
        </w:r>
        <w:r w:rsidR="00E734CE" w:rsidDel="00374F54">
          <w:rPr>
            <w:rFonts w:hint="eastAsia"/>
          </w:rPr>
          <w:delText>嘿</w:delText>
        </w:r>
        <w:r w:rsidR="00D67A68" w:rsidDel="00374F54">
          <w:rPr>
            <w:rFonts w:hint="eastAsia"/>
          </w:rPr>
          <w:delText>！</w:delText>
        </w:r>
        <w:r w:rsidR="003F1665" w:rsidDel="00374F54">
          <w:rPr>
            <w:rFonts w:hint="eastAsia"/>
          </w:rPr>
          <w:delText>今天你教育起我来啦？</w:delText>
        </w:r>
        <w:r w:rsidR="00D67A68" w:rsidDel="00374F54">
          <w:rPr>
            <w:rFonts w:hint="eastAsia"/>
          </w:rPr>
          <w:delText>我就是感慨一下。</w:delText>
        </w:r>
        <w:r w:rsidR="000B1447" w:rsidDel="00374F54">
          <w:rPr>
            <w:rFonts w:hint="eastAsia"/>
          </w:rPr>
          <w:delText>过去</w:delText>
        </w:r>
        <w:r w:rsidR="003F1665" w:rsidDel="00374F54">
          <w:rPr>
            <w:rFonts w:hint="eastAsia"/>
          </w:rPr>
          <w:delText>开饭店确实</w:delText>
        </w:r>
        <w:r w:rsidR="00D67A68" w:rsidDel="00374F54">
          <w:rPr>
            <w:rFonts w:hint="eastAsia"/>
          </w:rPr>
          <w:delText>很</w:delText>
        </w:r>
        <w:r w:rsidR="003F1665" w:rsidDel="00374F54">
          <w:rPr>
            <w:rFonts w:hint="eastAsia"/>
          </w:rPr>
          <w:delText>麻烦</w:delText>
        </w:r>
        <w:r w:rsidR="00B56A19" w:rsidDel="00374F54">
          <w:rPr>
            <w:rFonts w:hint="eastAsia"/>
          </w:rPr>
          <w:delText>。</w:delText>
        </w:r>
        <w:r w:rsidR="003F1665" w:rsidDel="00374F54">
          <w:rPr>
            <w:rFonts w:hint="eastAsia"/>
          </w:rPr>
          <w:delText>哪怕</w:delText>
        </w:r>
        <w:r w:rsidR="00E734CE" w:rsidDel="00374F54">
          <w:rPr>
            <w:rFonts w:hint="eastAsia"/>
          </w:rPr>
          <w:delText>开</w:delText>
        </w:r>
        <w:r w:rsidR="003F1665" w:rsidDel="00374F54">
          <w:rPr>
            <w:rFonts w:hint="eastAsia"/>
          </w:rPr>
          <w:delText>一个小饭店</w:delText>
        </w:r>
        <w:r w:rsidR="006E3398" w:rsidDel="00374F54">
          <w:rPr>
            <w:rFonts w:hint="eastAsia"/>
          </w:rPr>
          <w:delText>，要操心的事也不少</w:delText>
        </w:r>
        <w:r w:rsidR="003F1665" w:rsidDel="00374F54">
          <w:rPr>
            <w:rFonts w:hint="eastAsia"/>
          </w:rPr>
          <w:delText>。不过这</w:delText>
        </w:r>
        <w:r w:rsidR="00272A73" w:rsidDel="00374F54">
          <w:rPr>
            <w:rFonts w:hint="eastAsia"/>
          </w:rPr>
          <w:delText>已经成为过去式</w:delText>
        </w:r>
        <w:r w:rsidR="003F1665" w:rsidDel="00374F54">
          <w:rPr>
            <w:rFonts w:hint="eastAsia"/>
          </w:rPr>
          <w:delText>啦！你有没有发现，现在大街上都是连锁品牌</w:delText>
        </w:r>
        <w:r w:rsidR="00915E20" w:rsidDel="00374F54">
          <w:rPr>
            <w:rFonts w:hint="eastAsia"/>
          </w:rPr>
          <w:delText>快餐店</w:delText>
        </w:r>
      </w:del>
      <w:ins w:id="94" w:author="shuang zhang" w:date="2023-12-20T15:29:00Z">
        <w:del w:id="95" w:author="一鸣 李" w:date="2023-12-26T10:35:00Z">
          <w:r w:rsidR="00586E85" w:rsidDel="00374F54">
            <w:rPr>
              <w:rFonts w:hint="eastAsia"/>
            </w:rPr>
            <w:delText>很多</w:delText>
          </w:r>
        </w:del>
      </w:ins>
      <w:del w:id="96" w:author="一鸣 李" w:date="2023-12-26T10:35:00Z">
        <w:r w:rsidR="003F1665" w:rsidDel="00374F54">
          <w:rPr>
            <w:rFonts w:hint="eastAsia"/>
          </w:rPr>
          <w:delText>？</w:delText>
        </w:r>
      </w:del>
    </w:p>
    <w:p w14:paraId="02F33C12" w14:textId="2B98ED61" w:rsidR="0095107D" w:rsidDel="00374F54" w:rsidRDefault="0095107D" w:rsidP="006F243D">
      <w:pPr>
        <w:spacing w:beforeLines="50" w:before="211" w:line="360" w:lineRule="auto"/>
        <w:jc w:val="both"/>
        <w:rPr>
          <w:del w:id="97" w:author="一鸣 李" w:date="2023-12-26T10:35:00Z"/>
        </w:rPr>
        <w:pPrChange w:id="98" w:author="一鸣 李" w:date="2023-12-26T11:19:00Z">
          <w:pPr>
            <w:spacing w:beforeLines="50" w:before="211" w:line="360" w:lineRule="auto"/>
            <w:jc w:val="both"/>
          </w:pPr>
        </w:pPrChange>
      </w:pPr>
      <w:del w:id="99" w:author="一鸣 李" w:date="2023-12-26T10:35:00Z">
        <w:r w:rsidDel="00374F54">
          <w:tab/>
        </w:r>
        <w:r w:rsidDel="00374F54">
          <w:rPr>
            <w:rFonts w:hint="eastAsia"/>
          </w:rPr>
          <w:delText>兔小白：确实是这样</w:delText>
        </w:r>
        <w:r w:rsidR="00F03EC2" w:rsidDel="00374F54">
          <w:rPr>
            <w:rFonts w:hint="eastAsia"/>
          </w:rPr>
          <w:delText>啊！</w:delText>
        </w:r>
        <w:r w:rsidDel="00374F54">
          <w:rPr>
            <w:rFonts w:hint="eastAsia"/>
          </w:rPr>
          <w:delText>几乎所有</w:delText>
        </w:r>
        <w:r w:rsidR="001577FD" w:rsidDel="00374F54">
          <w:rPr>
            <w:rFonts w:hint="eastAsia"/>
          </w:rPr>
          <w:delText>的</w:delText>
        </w:r>
        <w:r w:rsidDel="00374F54">
          <w:rPr>
            <w:rFonts w:hint="eastAsia"/>
          </w:rPr>
          <w:delText>快餐品类，</w:delText>
        </w:r>
        <w:r w:rsidR="00F03EC2" w:rsidDel="00374F54">
          <w:rPr>
            <w:rFonts w:hint="eastAsia"/>
          </w:rPr>
          <w:delText>都</w:delText>
        </w:r>
        <w:r w:rsidR="00B00CDF" w:rsidDel="00374F54">
          <w:rPr>
            <w:rFonts w:hint="eastAsia"/>
          </w:rPr>
          <w:delText>被</w:delText>
        </w:r>
        <w:r w:rsidR="00F03EC2" w:rsidDel="00374F54">
          <w:rPr>
            <w:rFonts w:hint="eastAsia"/>
          </w:rPr>
          <w:delText>连锁</w:delText>
        </w:r>
        <w:r w:rsidR="00E820AB" w:rsidDel="00374F54">
          <w:rPr>
            <w:rFonts w:hint="eastAsia"/>
          </w:rPr>
          <w:delText>品牌</w:delText>
        </w:r>
        <w:r w:rsidR="00B00CDF" w:rsidDel="00374F54">
          <w:rPr>
            <w:rFonts w:hint="eastAsia"/>
          </w:rPr>
          <w:delText>占据</w:delText>
        </w:r>
        <w:r w:rsidR="001B7FBA" w:rsidDel="00374F54">
          <w:rPr>
            <w:rFonts w:hint="eastAsia"/>
          </w:rPr>
          <w:delText>了</w:delText>
        </w:r>
        <w:r w:rsidR="00936D51" w:rsidDel="00374F54">
          <w:rPr>
            <w:rFonts w:hint="eastAsia"/>
          </w:rPr>
          <w:delText>。</w:delText>
        </w:r>
      </w:del>
    </w:p>
    <w:p w14:paraId="48542042" w14:textId="2A752BD8" w:rsidR="00ED7836" w:rsidDel="00374F54" w:rsidRDefault="00ED7836" w:rsidP="006F243D">
      <w:pPr>
        <w:spacing w:beforeLines="50" w:before="211" w:line="360" w:lineRule="auto"/>
        <w:jc w:val="both"/>
        <w:rPr>
          <w:del w:id="100" w:author="一鸣 李" w:date="2023-12-26T10:35:00Z"/>
        </w:rPr>
        <w:pPrChange w:id="101" w:author="一鸣 李" w:date="2023-12-26T11:19:00Z">
          <w:pPr>
            <w:spacing w:beforeLines="50" w:before="211" w:line="360" w:lineRule="auto"/>
            <w:jc w:val="both"/>
          </w:pPr>
        </w:pPrChange>
      </w:pPr>
      <w:del w:id="102" w:author="一鸣 李" w:date="2023-12-26T10:35:00Z">
        <w:r w:rsidDel="00374F54">
          <w:tab/>
        </w:r>
        <w:r w:rsidR="00243213" w:rsidDel="00374F54">
          <w:rPr>
            <w:rFonts w:hint="eastAsia"/>
          </w:rPr>
          <w:delText>熊小猫：</w:delText>
        </w:r>
        <w:r w:rsidR="00F03EC2" w:rsidDel="00374F54">
          <w:rPr>
            <w:rFonts w:hint="eastAsia"/>
          </w:rPr>
          <w:delText>连锁</w:delText>
        </w:r>
        <w:r w:rsidR="00AE251C" w:rsidDel="00374F54">
          <w:rPr>
            <w:rFonts w:hint="eastAsia"/>
          </w:rPr>
          <w:delText>快餐店</w:delText>
        </w:r>
        <w:r w:rsidR="00F03EC2" w:rsidDel="00374F54">
          <w:rPr>
            <w:rFonts w:hint="eastAsia"/>
          </w:rPr>
          <w:delText>之所以能快速占领市场，是因为开放了加盟。</w:delText>
        </w:r>
        <w:r w:rsidR="00810AF5" w:rsidDel="00374F54">
          <w:rPr>
            <w:rFonts w:hint="eastAsia"/>
          </w:rPr>
          <w:delText>加盟让开饭店这</w:delText>
        </w:r>
        <w:r w:rsidR="00D61EF2" w:rsidDel="00374F54">
          <w:rPr>
            <w:rFonts w:hint="eastAsia"/>
          </w:rPr>
          <w:delText>件</w:delText>
        </w:r>
        <w:r w:rsidR="00810AF5" w:rsidDel="00374F54">
          <w:rPr>
            <w:rFonts w:hint="eastAsia"/>
          </w:rPr>
          <w:delText>事变得容易多了！</w:delText>
        </w:r>
        <w:r w:rsidR="00FC2DE4" w:rsidDel="00374F54">
          <w:rPr>
            <w:rFonts w:hint="eastAsia"/>
          </w:rPr>
          <w:delText>你看，</w:delText>
        </w:r>
        <w:r w:rsidR="00AF7223" w:rsidDel="00374F54">
          <w:rPr>
            <w:rFonts w:hint="eastAsia"/>
          </w:rPr>
          <w:delText>连</w:delText>
        </w:r>
        <w:r w:rsidR="00810AF5" w:rsidDel="00374F54">
          <w:rPr>
            <w:rFonts w:hint="eastAsia"/>
          </w:rPr>
          <w:delText>我</w:delText>
        </w:r>
        <w:r w:rsidR="00FC2DE4" w:rsidDel="00374F54">
          <w:rPr>
            <w:rFonts w:hint="eastAsia"/>
          </w:rPr>
          <w:delText>一个程序员</w:delText>
        </w:r>
        <w:r w:rsidR="00AF7223" w:rsidDel="00374F54">
          <w:rPr>
            <w:rFonts w:hint="eastAsia"/>
          </w:rPr>
          <w:delText>都做</w:delText>
        </w:r>
        <w:r w:rsidR="00810AF5" w:rsidDel="00374F54">
          <w:rPr>
            <w:rFonts w:hint="eastAsia"/>
          </w:rPr>
          <w:delText>上开饭店、当老板的美梦。</w:delText>
        </w:r>
      </w:del>
    </w:p>
    <w:p w14:paraId="5E6653C7" w14:textId="172D5C18" w:rsidR="00810AF5" w:rsidDel="00374F54" w:rsidRDefault="00810AF5" w:rsidP="006F243D">
      <w:pPr>
        <w:spacing w:beforeLines="50" w:before="211" w:line="360" w:lineRule="auto"/>
        <w:jc w:val="both"/>
        <w:rPr>
          <w:del w:id="103" w:author="一鸣 李" w:date="2023-12-26T10:35:00Z"/>
        </w:rPr>
        <w:pPrChange w:id="104" w:author="一鸣 李" w:date="2023-12-26T11:19:00Z">
          <w:pPr>
            <w:spacing w:beforeLines="50" w:before="211" w:line="360" w:lineRule="auto"/>
            <w:jc w:val="both"/>
          </w:pPr>
        </w:pPrChange>
      </w:pPr>
      <w:del w:id="105" w:author="一鸣 李" w:date="2023-12-26T10:35:00Z">
        <w:r w:rsidDel="00374F54">
          <w:tab/>
        </w:r>
        <w:r w:rsidDel="00374F54">
          <w:rPr>
            <w:rFonts w:hint="eastAsia"/>
          </w:rPr>
          <w:delText>兔小白：</w:delText>
        </w:r>
        <w:r w:rsidR="00F433D0" w:rsidDel="00374F54">
          <w:rPr>
            <w:rFonts w:hint="eastAsia"/>
          </w:rPr>
          <w:delText>不过</w:delText>
        </w:r>
        <w:r w:rsidDel="00374F54">
          <w:rPr>
            <w:rFonts w:hint="eastAsia"/>
          </w:rPr>
          <w:delText>加盟这事靠谱吗？我可是听说很多加盟被骗的。</w:delText>
        </w:r>
      </w:del>
    </w:p>
    <w:p w14:paraId="16A8D4EF" w14:textId="3BC158FC" w:rsidR="00810AF5" w:rsidDel="00374F54" w:rsidRDefault="00810AF5" w:rsidP="006F243D">
      <w:pPr>
        <w:spacing w:beforeLines="50" w:before="211" w:line="360" w:lineRule="auto"/>
        <w:jc w:val="both"/>
        <w:rPr>
          <w:del w:id="106" w:author="一鸣 李" w:date="2023-12-26T10:35:00Z"/>
        </w:rPr>
        <w:pPrChange w:id="107" w:author="一鸣 李" w:date="2023-12-26T11:19:00Z">
          <w:pPr>
            <w:spacing w:beforeLines="50" w:before="211" w:line="360" w:lineRule="auto"/>
            <w:jc w:val="both"/>
          </w:pPr>
        </w:pPrChange>
      </w:pPr>
      <w:del w:id="108" w:author="一鸣 李" w:date="2023-12-26T10:35:00Z">
        <w:r w:rsidDel="00374F54">
          <w:tab/>
        </w:r>
        <w:r w:rsidDel="00374F54">
          <w:rPr>
            <w:rFonts w:hint="eastAsia"/>
          </w:rPr>
          <w:delText>熊小猫：</w:delText>
        </w:r>
        <w:r w:rsidR="00494779" w:rsidDel="00374F54">
          <w:rPr>
            <w:rFonts w:hint="eastAsia"/>
          </w:rPr>
          <w:delText>正规的加盟</w:delText>
        </w:r>
        <w:r w:rsidDel="00374F54">
          <w:rPr>
            <w:rFonts w:hint="eastAsia"/>
          </w:rPr>
          <w:delText>品牌肯定靠谱。加盟这种商业模式</w:delText>
        </w:r>
        <w:r w:rsidR="0012436E" w:rsidDel="00374F54">
          <w:rPr>
            <w:rFonts w:hint="eastAsia"/>
          </w:rPr>
          <w:delText>站得住脚</w:delText>
        </w:r>
        <w:r w:rsidR="00EB42AF" w:rsidDel="00374F54">
          <w:rPr>
            <w:rFonts w:hint="eastAsia"/>
          </w:rPr>
          <w:delText>，</w:delText>
        </w:r>
        <w:r w:rsidR="00A55585" w:rsidDel="00374F54">
          <w:rPr>
            <w:rFonts w:hint="eastAsia"/>
          </w:rPr>
          <w:delText>品牌方确实为加盟商提供了价值</w:delText>
        </w:r>
      </w:del>
      <w:ins w:id="109" w:author="shuang zhang" w:date="2023-12-20T15:30:00Z">
        <w:del w:id="110" w:author="一鸣 李" w:date="2023-12-26T10:35:00Z">
          <w:r w:rsidR="00586E85" w:rsidDel="00374F54">
            <w:rPr>
              <w:rFonts w:hint="eastAsia"/>
            </w:rPr>
            <w:delText>很多便利</w:delText>
          </w:r>
        </w:del>
      </w:ins>
      <w:del w:id="111" w:author="一鸣 李" w:date="2023-12-26T10:35:00Z">
        <w:r w:rsidDel="00374F54">
          <w:rPr>
            <w:rFonts w:hint="eastAsia"/>
          </w:rPr>
          <w:delText>。你想一想，如果</w:delText>
        </w:r>
        <w:r w:rsidR="005D2456" w:rsidDel="00374F54">
          <w:rPr>
            <w:rFonts w:hint="eastAsia"/>
          </w:rPr>
          <w:delText>不通过加盟</w:delText>
        </w:r>
        <w:r w:rsidDel="00374F54">
          <w:rPr>
            <w:rFonts w:hint="eastAsia"/>
          </w:rPr>
          <w:delText>开一家饭店，需要做</w:delText>
        </w:r>
        <w:r w:rsidR="00805C1D" w:rsidDel="00374F54">
          <w:rPr>
            <w:rFonts w:hint="eastAsia"/>
          </w:rPr>
          <w:delText>哪些工作</w:delText>
        </w:r>
        <w:r w:rsidDel="00374F54">
          <w:rPr>
            <w:rFonts w:hint="eastAsia"/>
          </w:rPr>
          <w:delText>？</w:delText>
        </w:r>
      </w:del>
    </w:p>
    <w:p w14:paraId="65FD8DEB" w14:textId="31F6F288" w:rsidR="00CC6AF4" w:rsidDel="00374F54" w:rsidRDefault="00810AF5" w:rsidP="006F243D">
      <w:pPr>
        <w:spacing w:beforeLines="50" w:before="211" w:line="360" w:lineRule="auto"/>
        <w:jc w:val="both"/>
        <w:rPr>
          <w:del w:id="112" w:author="一鸣 李" w:date="2023-12-26T10:35:00Z"/>
        </w:rPr>
        <w:pPrChange w:id="113" w:author="一鸣 李" w:date="2023-12-26T11:19:00Z">
          <w:pPr>
            <w:spacing w:beforeLines="50" w:before="211" w:line="360" w:lineRule="auto"/>
            <w:jc w:val="both"/>
          </w:pPr>
        </w:pPrChange>
      </w:pPr>
      <w:del w:id="114" w:author="一鸣 李" w:date="2023-12-26T10:35:00Z">
        <w:r w:rsidDel="00374F54">
          <w:tab/>
        </w:r>
        <w:r w:rsidDel="00374F54">
          <w:rPr>
            <w:rFonts w:hint="eastAsia"/>
          </w:rPr>
          <w:delText>兔小白：</w:delText>
        </w:r>
      </w:del>
      <w:moveToRangeStart w:id="115" w:author="shuang zhang" w:date="2023-12-20T15:32:00Z" w:name="move153978762"/>
      <w:moveTo w:id="116" w:author="shuang zhang" w:date="2023-12-20T15:32:00Z">
        <w:del w:id="117" w:author="一鸣 李" w:date="2023-12-26T10:35:00Z">
          <w:r w:rsidR="00586E85" w:rsidDel="00374F54">
            <w:rPr>
              <w:rFonts w:hint="eastAsia"/>
            </w:rPr>
            <w:delText>首先要找中介租房；找装修公司装修店面；上招聘网站招聘厨师和服务员；找相关部门办理证照；去印刷厂制作菜单；找软件公司购买点餐系统；去蔬菜批发市场采买食材。</w:delText>
          </w:r>
        </w:del>
      </w:moveTo>
      <w:moveToRangeEnd w:id="115"/>
      <w:del w:id="118" w:author="一鸣 李" w:date="2023-12-26T10:35:00Z">
        <w:r w:rsidDel="00374F54">
          <w:rPr>
            <w:rFonts w:hint="eastAsia"/>
          </w:rPr>
          <w:delText>首先我得为店铺</w:delText>
        </w:r>
        <w:r w:rsidR="00E31926" w:rsidDel="00374F54">
          <w:rPr>
            <w:rFonts w:hint="eastAsia"/>
          </w:rPr>
          <w:delText>选址</w:delText>
        </w:r>
        <w:r w:rsidR="00446B01" w:rsidDel="00374F54">
          <w:rPr>
            <w:rFonts w:hint="eastAsia"/>
          </w:rPr>
          <w:delText>，然后进行</w:delText>
        </w:r>
        <w:r w:rsidDel="00374F54">
          <w:rPr>
            <w:rFonts w:hint="eastAsia"/>
          </w:rPr>
          <w:delText>装修。哎，说到装修就头疼，操心的事情太多了。不但要和装修公司扯皮，自己还要采买各种材料。</w:delText>
        </w:r>
        <w:r w:rsidR="00CF5138" w:rsidDel="00374F54">
          <w:rPr>
            <w:rFonts w:hint="eastAsia"/>
          </w:rPr>
          <w:delText>与此同时</w:delText>
        </w:r>
        <w:r w:rsidR="00EE7934" w:rsidDel="00374F54">
          <w:rPr>
            <w:rFonts w:hint="eastAsia"/>
          </w:rPr>
          <w:delText>，我</w:delText>
        </w:r>
        <w:r w:rsidR="00102A6C" w:rsidDel="00374F54">
          <w:rPr>
            <w:rFonts w:hint="eastAsia"/>
          </w:rPr>
          <w:delText>还得去招聘网站上</w:delText>
        </w:r>
        <w:r w:rsidR="00EE7934" w:rsidDel="00374F54">
          <w:rPr>
            <w:rFonts w:hint="eastAsia"/>
          </w:rPr>
          <w:delText>招聘服务员和厨师</w:delText>
        </w:r>
        <w:r w:rsidR="00B15A8C" w:rsidDel="00374F54">
          <w:rPr>
            <w:rFonts w:hint="eastAsia"/>
          </w:rPr>
          <w:delText>。</w:delText>
        </w:r>
        <w:r w:rsidR="00102A6C" w:rsidDel="00374F54">
          <w:rPr>
            <w:rFonts w:hint="eastAsia"/>
          </w:rPr>
          <w:delText>在这期间我还得印制菜单、采购点餐系统。开业前，采购好</w:delText>
        </w:r>
        <w:r w:rsidR="008D2B28" w:rsidDel="00374F54">
          <w:rPr>
            <w:rFonts w:hint="eastAsia"/>
          </w:rPr>
          <w:delText>食材</w:delText>
        </w:r>
        <w:r w:rsidR="00DE35B1" w:rsidDel="00374F54">
          <w:rPr>
            <w:rFonts w:hint="eastAsia"/>
          </w:rPr>
          <w:delText>，静待开门迎客。</w:delText>
        </w:r>
      </w:del>
    </w:p>
    <w:p w14:paraId="4B3A59F2" w14:textId="218EF280" w:rsidR="00CC6AF4" w:rsidDel="00374F54" w:rsidRDefault="00CC6AF4" w:rsidP="006F243D">
      <w:pPr>
        <w:spacing w:beforeLines="50" w:before="211" w:line="360" w:lineRule="auto"/>
        <w:jc w:val="both"/>
        <w:rPr>
          <w:del w:id="119" w:author="一鸣 李" w:date="2023-12-26T10:35:00Z"/>
        </w:rPr>
        <w:pPrChange w:id="120" w:author="一鸣 李" w:date="2023-12-26T11:19:00Z">
          <w:pPr>
            <w:spacing w:beforeLines="50" w:before="211" w:line="360" w:lineRule="auto"/>
            <w:jc w:val="both"/>
          </w:pPr>
        </w:pPrChange>
      </w:pPr>
      <w:del w:id="121" w:author="一鸣 李" w:date="2023-12-26T10:35:00Z">
        <w:r w:rsidDel="00374F54">
          <w:tab/>
        </w:r>
        <w:r w:rsidDel="00374F54">
          <w:rPr>
            <w:rFonts w:hint="eastAsia"/>
          </w:rPr>
          <w:delText>熊小猫：你还忘了最重要的一个步骤，办理营业执照啊！</w:delText>
        </w:r>
      </w:del>
    </w:p>
    <w:p w14:paraId="18997022" w14:textId="7674119A" w:rsidR="00CC6AF4" w:rsidDel="00374F54" w:rsidRDefault="00CC6AF4" w:rsidP="006F243D">
      <w:pPr>
        <w:spacing w:beforeLines="50" w:before="211" w:line="360" w:lineRule="auto"/>
        <w:jc w:val="both"/>
        <w:rPr>
          <w:del w:id="122" w:author="一鸣 李" w:date="2023-12-26T10:35:00Z"/>
        </w:rPr>
        <w:pPrChange w:id="123" w:author="一鸣 李" w:date="2023-12-26T11:19:00Z">
          <w:pPr>
            <w:spacing w:beforeLines="50" w:before="211" w:line="360" w:lineRule="auto"/>
            <w:jc w:val="both"/>
          </w:pPr>
        </w:pPrChange>
      </w:pPr>
      <w:del w:id="124" w:author="一鸣 李" w:date="2023-12-26T10:35:00Z">
        <w:r w:rsidDel="00374F54">
          <w:tab/>
        </w:r>
        <w:r w:rsidDel="00374F54">
          <w:rPr>
            <w:rFonts w:hint="eastAsia"/>
          </w:rPr>
          <w:delText>兔小白：哎呀，步骤实在太多，一不小心把最重要的</w:delText>
        </w:r>
        <w:r w:rsidR="007F0381" w:rsidDel="00374F54">
          <w:rPr>
            <w:rFonts w:hint="eastAsia"/>
          </w:rPr>
          <w:delText>给</w:delText>
        </w:r>
        <w:r w:rsidDel="00374F54">
          <w:rPr>
            <w:rFonts w:hint="eastAsia"/>
          </w:rPr>
          <w:delText>漏掉了</w:delText>
        </w:r>
        <w:r w:rsidR="00E1068C" w:rsidDel="00374F54">
          <w:rPr>
            <w:rFonts w:hint="eastAsia"/>
          </w:rPr>
          <w:delText>。</w:delText>
        </w:r>
      </w:del>
    </w:p>
    <w:p w14:paraId="516F8C50" w14:textId="3C3060EC" w:rsidR="00F67420" w:rsidDel="00374F54" w:rsidRDefault="00CC6AF4" w:rsidP="006F243D">
      <w:pPr>
        <w:spacing w:beforeLines="50" w:before="211" w:line="360" w:lineRule="auto"/>
        <w:jc w:val="both"/>
        <w:rPr>
          <w:del w:id="125" w:author="一鸣 李" w:date="2023-12-26T10:35:00Z"/>
        </w:rPr>
        <w:pPrChange w:id="126" w:author="一鸣 李" w:date="2023-12-26T11:19:00Z">
          <w:pPr>
            <w:spacing w:beforeLines="50" w:before="211" w:line="360" w:lineRule="auto"/>
            <w:ind w:firstLine="420"/>
            <w:jc w:val="both"/>
          </w:pPr>
        </w:pPrChange>
      </w:pPr>
      <w:del w:id="127" w:author="一鸣 李" w:date="2023-12-26T10:35:00Z">
        <w:r w:rsidDel="00374F54">
          <w:rPr>
            <w:rFonts w:hint="eastAsia"/>
          </w:rPr>
          <w:delText>熊小猫：说实话，</w:delText>
        </w:r>
        <w:r w:rsidR="00983EF6" w:rsidDel="00374F54">
          <w:rPr>
            <w:rFonts w:hint="eastAsia"/>
          </w:rPr>
          <w:delText>谁</w:delText>
        </w:r>
        <w:r w:rsidDel="00374F54">
          <w:rPr>
            <w:rFonts w:hint="eastAsia"/>
          </w:rPr>
          <w:delText>看到这么繁琐的</w:delText>
        </w:r>
        <w:r w:rsidR="00FE5A83" w:rsidDel="00374F54">
          <w:rPr>
            <w:rFonts w:hint="eastAsia"/>
          </w:rPr>
          <w:delText>开店</w:delText>
        </w:r>
        <w:r w:rsidDel="00374F54">
          <w:rPr>
            <w:rFonts w:hint="eastAsia"/>
          </w:rPr>
          <w:delText>步骤，可能都</w:delText>
        </w:r>
        <w:r w:rsidR="00814FCC" w:rsidDel="00374F54">
          <w:rPr>
            <w:rFonts w:hint="eastAsia"/>
          </w:rPr>
          <w:delText>会</w:delText>
        </w:r>
        <w:r w:rsidDel="00374F54">
          <w:rPr>
            <w:rFonts w:hint="eastAsia"/>
          </w:rPr>
          <w:delText>打消开</w:delText>
        </w:r>
        <w:r w:rsidR="00F163CD" w:rsidDel="00374F54">
          <w:rPr>
            <w:rFonts w:hint="eastAsia"/>
          </w:rPr>
          <w:delText>饭店</w:delText>
        </w:r>
        <w:r w:rsidDel="00374F54">
          <w:rPr>
            <w:rFonts w:hint="eastAsia"/>
          </w:rPr>
          <w:delText>的念头。</w:delText>
        </w:r>
        <w:r w:rsidR="00ED5D6D" w:rsidDel="00374F54">
          <w:rPr>
            <w:rFonts w:hint="eastAsia"/>
          </w:rPr>
          <w:delText>但是当加盟出现后，开</w:delText>
        </w:r>
        <w:r w:rsidR="00013E5A" w:rsidDel="00374F54">
          <w:rPr>
            <w:rFonts w:hint="eastAsia"/>
          </w:rPr>
          <w:delText>饭店</w:delText>
        </w:r>
        <w:r w:rsidR="00ED5D6D" w:rsidDel="00374F54">
          <w:rPr>
            <w:rFonts w:hint="eastAsia"/>
          </w:rPr>
          <w:delText>这事就变的简单多了！</w:delText>
        </w:r>
      </w:del>
    </w:p>
    <w:p w14:paraId="3F66A93C" w14:textId="35BB3F9C" w:rsidR="00ED5D6D" w:rsidDel="00374F54" w:rsidRDefault="00ED5D6D" w:rsidP="006F243D">
      <w:pPr>
        <w:spacing w:beforeLines="50" w:before="211" w:line="360" w:lineRule="auto"/>
        <w:jc w:val="both"/>
        <w:rPr>
          <w:del w:id="128" w:author="一鸣 李" w:date="2023-12-26T10:35:00Z"/>
        </w:rPr>
        <w:pPrChange w:id="129" w:author="一鸣 李" w:date="2023-12-26T11:19:00Z">
          <w:pPr>
            <w:spacing w:beforeLines="50" w:before="211" w:line="360" w:lineRule="auto"/>
            <w:ind w:firstLine="420"/>
            <w:jc w:val="both"/>
          </w:pPr>
        </w:pPrChange>
      </w:pPr>
      <w:del w:id="130" w:author="一鸣 李" w:date="2023-12-26T10:35:00Z">
        <w:r w:rsidDel="00374F54">
          <w:rPr>
            <w:rFonts w:hint="eastAsia"/>
          </w:rPr>
          <w:delText>开饭店之所以麻烦，</w:delText>
        </w:r>
        <w:r w:rsidR="007E5411" w:rsidDel="00374F54">
          <w:rPr>
            <w:rFonts w:hint="eastAsia"/>
          </w:rPr>
          <w:delText>是</w:delText>
        </w:r>
        <w:r w:rsidDel="00374F54">
          <w:rPr>
            <w:rFonts w:hint="eastAsia"/>
          </w:rPr>
          <w:delText>因为步骤繁多</w:delText>
        </w:r>
        <w:r w:rsidR="00427221" w:rsidDel="00374F54">
          <w:rPr>
            <w:rFonts w:hint="eastAsia"/>
          </w:rPr>
          <w:delText>。</w:delText>
        </w:r>
        <w:r w:rsidR="007E5411" w:rsidDel="00374F54">
          <w:rPr>
            <w:rFonts w:hint="eastAsia"/>
          </w:rPr>
          <w:delText>而且</w:delText>
        </w:r>
        <w:r w:rsidDel="00374F54">
          <w:rPr>
            <w:rFonts w:hint="eastAsia"/>
          </w:rPr>
          <w:delText>每个步骤你</w:delText>
        </w:r>
        <w:r w:rsidR="00430AFF" w:rsidDel="00374F54">
          <w:rPr>
            <w:rFonts w:hint="eastAsia"/>
          </w:rPr>
          <w:delText>都会面临</w:delText>
        </w:r>
        <w:r w:rsidR="00BB36D6" w:rsidDel="00374F54">
          <w:rPr>
            <w:rFonts w:hint="eastAsia"/>
          </w:rPr>
          <w:delText>如何寻找</w:delText>
        </w:r>
        <w:r w:rsidR="00371782" w:rsidDel="00374F54">
          <w:rPr>
            <w:rFonts w:hint="eastAsia"/>
          </w:rPr>
          <w:delText>供货方</w:delText>
        </w:r>
        <w:r w:rsidR="00430AFF" w:rsidDel="00374F54">
          <w:rPr>
            <w:rFonts w:hint="eastAsia"/>
          </w:rPr>
          <w:delText>、如何选择</w:delText>
        </w:r>
        <w:r w:rsidR="00371782" w:rsidDel="00374F54">
          <w:rPr>
            <w:rFonts w:hint="eastAsia"/>
          </w:rPr>
          <w:delText>供货方</w:delText>
        </w:r>
        <w:r w:rsidR="00AE0B21" w:rsidDel="00374F54">
          <w:rPr>
            <w:rFonts w:hint="eastAsia"/>
          </w:rPr>
          <w:delText>、如何和</w:delText>
        </w:r>
        <w:r w:rsidR="00371782" w:rsidDel="00374F54">
          <w:rPr>
            <w:rFonts w:hint="eastAsia"/>
          </w:rPr>
          <w:delText>供货方</w:delText>
        </w:r>
        <w:r w:rsidR="00430AFF" w:rsidDel="00374F54">
          <w:rPr>
            <w:rFonts w:hint="eastAsia"/>
          </w:rPr>
          <w:delText>沟通</w:delText>
        </w:r>
        <w:r w:rsidR="005A3E7C" w:rsidDel="00374F54">
          <w:rPr>
            <w:rFonts w:hint="eastAsia"/>
          </w:rPr>
          <w:delText>等</w:delText>
        </w:r>
        <w:r w:rsidR="00430AFF" w:rsidDel="00374F54">
          <w:rPr>
            <w:rFonts w:hint="eastAsia"/>
          </w:rPr>
          <w:delText>问题。</w:delText>
        </w:r>
        <w:r w:rsidR="00FD0E79" w:rsidDel="00374F54">
          <w:rPr>
            <w:rFonts w:hint="eastAsia"/>
          </w:rPr>
          <w:delText>你想一想，如果自己开店，都要和哪些人、公司、</w:delText>
        </w:r>
        <w:r w:rsidR="00806D94" w:rsidDel="00374F54">
          <w:rPr>
            <w:rFonts w:hint="eastAsia"/>
          </w:rPr>
          <w:delText>部门</w:delText>
        </w:r>
        <w:r w:rsidR="00FD0E79" w:rsidDel="00374F54">
          <w:rPr>
            <w:rFonts w:hint="eastAsia"/>
          </w:rPr>
          <w:delText>对接</w:delText>
        </w:r>
        <w:r w:rsidR="00551E91" w:rsidDel="00374F54">
          <w:rPr>
            <w:rFonts w:hint="eastAsia"/>
          </w:rPr>
          <w:delText>呢</w:delText>
        </w:r>
        <w:r w:rsidR="00FD0E79" w:rsidDel="00374F54">
          <w:rPr>
            <w:rFonts w:hint="eastAsia"/>
          </w:rPr>
          <w:delText>？</w:delText>
        </w:r>
      </w:del>
    </w:p>
    <w:p w14:paraId="60774A45" w14:textId="31789568" w:rsidR="00FD0E79" w:rsidDel="00374F54" w:rsidRDefault="00FD0E79" w:rsidP="006F243D">
      <w:pPr>
        <w:spacing w:beforeLines="50" w:before="211" w:line="360" w:lineRule="auto"/>
        <w:jc w:val="both"/>
        <w:rPr>
          <w:del w:id="131" w:author="一鸣 李" w:date="2023-12-26T10:35:00Z"/>
        </w:rPr>
        <w:pPrChange w:id="132" w:author="一鸣 李" w:date="2023-12-26T11:19:00Z">
          <w:pPr>
            <w:spacing w:beforeLines="50" w:before="211" w:line="360" w:lineRule="auto"/>
            <w:ind w:firstLine="420"/>
            <w:jc w:val="both"/>
          </w:pPr>
        </w:pPrChange>
      </w:pPr>
      <w:del w:id="133" w:author="一鸣 李" w:date="2023-12-26T10:35:00Z">
        <w:r w:rsidDel="00374F54">
          <w:rPr>
            <w:rFonts w:hint="eastAsia"/>
          </w:rPr>
          <w:delText>兔小白：</w:delText>
        </w:r>
        <w:r w:rsidR="00FC63D6" w:rsidDel="00374F54">
          <w:rPr>
            <w:rFonts w:hint="eastAsia"/>
          </w:rPr>
          <w:delText>我</w:delText>
        </w:r>
        <w:r w:rsidR="002B6956" w:rsidDel="00374F54">
          <w:rPr>
            <w:rFonts w:hint="eastAsia"/>
          </w:rPr>
          <w:delText>挑一些主要步骤说吧。</w:delText>
        </w:r>
      </w:del>
      <w:moveFromRangeStart w:id="134" w:author="shuang zhang" w:date="2023-12-20T15:32:00Z" w:name="move153978762"/>
      <w:moveFrom w:id="135" w:author="shuang zhang" w:date="2023-12-20T15:32:00Z">
        <w:del w:id="136" w:author="一鸣 李" w:date="2023-12-26T10:35:00Z">
          <w:r w:rsidR="002B6956" w:rsidDel="00374F54">
            <w:rPr>
              <w:rFonts w:hint="eastAsia"/>
            </w:rPr>
            <w:delText>首先</w:delText>
          </w:r>
          <w:r w:rsidDel="00374F54">
            <w:rPr>
              <w:rFonts w:hint="eastAsia"/>
            </w:rPr>
            <w:delText>要</w:delText>
          </w:r>
          <w:r w:rsidR="00231298" w:rsidDel="00374F54">
            <w:rPr>
              <w:rFonts w:hint="eastAsia"/>
            </w:rPr>
            <w:delText>找</w:delText>
          </w:r>
          <w:r w:rsidDel="00374F54">
            <w:rPr>
              <w:rFonts w:hint="eastAsia"/>
            </w:rPr>
            <w:delText>中介租房；找装修公司装修店面；</w:delText>
          </w:r>
          <w:r w:rsidR="00A16FEA" w:rsidDel="00374F54">
            <w:rPr>
              <w:rFonts w:hint="eastAsia"/>
            </w:rPr>
            <w:delText>上</w:delText>
          </w:r>
          <w:r w:rsidDel="00374F54">
            <w:rPr>
              <w:rFonts w:hint="eastAsia"/>
            </w:rPr>
            <w:delText>招聘</w:delText>
          </w:r>
          <w:r w:rsidR="00A16FEA" w:rsidDel="00374F54">
            <w:rPr>
              <w:rFonts w:hint="eastAsia"/>
            </w:rPr>
            <w:delText>网站招聘</w:delText>
          </w:r>
          <w:r w:rsidDel="00374F54">
            <w:rPr>
              <w:rFonts w:hint="eastAsia"/>
            </w:rPr>
            <w:delText>厨师和服务员；找相关部门办理证照；去印刷厂制作菜单；找软件公司购买点餐系统；</w:delText>
          </w:r>
          <w:r w:rsidR="00A16FEA" w:rsidDel="00374F54">
            <w:rPr>
              <w:rFonts w:hint="eastAsia"/>
            </w:rPr>
            <w:delText>去蔬菜批发市场采买</w:delText>
          </w:r>
          <w:r w:rsidR="00796E88" w:rsidDel="00374F54">
            <w:rPr>
              <w:rFonts w:hint="eastAsia"/>
            </w:rPr>
            <w:delText>食材</w:delText>
          </w:r>
          <w:r w:rsidR="00A16FEA" w:rsidDel="00374F54">
            <w:rPr>
              <w:rFonts w:hint="eastAsia"/>
            </w:rPr>
            <w:delText>。</w:delText>
          </w:r>
        </w:del>
      </w:moveFrom>
      <w:moveFromRangeEnd w:id="134"/>
    </w:p>
    <w:p w14:paraId="5B693359" w14:textId="21BBC365" w:rsidR="00A16FEA" w:rsidDel="00374F54" w:rsidRDefault="00A16FEA" w:rsidP="006F243D">
      <w:pPr>
        <w:spacing w:beforeLines="50" w:before="211" w:line="360" w:lineRule="auto"/>
        <w:jc w:val="both"/>
        <w:rPr>
          <w:del w:id="137" w:author="一鸣 李" w:date="2023-12-26T10:35:00Z"/>
        </w:rPr>
        <w:pPrChange w:id="138" w:author="一鸣 李" w:date="2023-12-26T11:19:00Z">
          <w:pPr>
            <w:spacing w:beforeLines="50" w:before="211" w:line="360" w:lineRule="auto"/>
            <w:ind w:firstLine="420"/>
            <w:jc w:val="both"/>
          </w:pPr>
        </w:pPrChange>
      </w:pPr>
      <w:del w:id="139" w:author="一鸣 李" w:date="2023-12-26T10:35:00Z">
        <w:r w:rsidDel="00374F54">
          <w:rPr>
            <w:rFonts w:hint="eastAsia"/>
          </w:rPr>
          <w:delText>熊小猫：</w:delText>
        </w:r>
        <w:r w:rsidR="005241F6" w:rsidDel="00374F54">
          <w:rPr>
            <w:rFonts w:hint="eastAsia"/>
          </w:rPr>
          <w:delText>这里面每一个步骤都有很多麻烦事</w:delText>
        </w:r>
        <w:r w:rsidR="0003075F" w:rsidDel="00374F54">
          <w:rPr>
            <w:rFonts w:hint="eastAsia"/>
          </w:rPr>
          <w:delText>。就拿装修来说，首先你得找到</w:delText>
        </w:r>
        <w:r w:rsidR="00FD36AF" w:rsidDel="00374F54">
          <w:rPr>
            <w:rFonts w:hint="eastAsia"/>
          </w:rPr>
          <w:delText>几家</w:delText>
        </w:r>
        <w:r w:rsidR="0003075F" w:rsidDel="00374F54">
          <w:rPr>
            <w:rFonts w:hint="eastAsia"/>
          </w:rPr>
          <w:delText>做商业装修的公司</w:delText>
        </w:r>
        <w:r w:rsidR="00587A30" w:rsidDel="00374F54">
          <w:rPr>
            <w:rFonts w:hint="eastAsia"/>
          </w:rPr>
          <w:delText>。</w:delText>
        </w:r>
        <w:r w:rsidR="0003075F" w:rsidDel="00374F54">
          <w:rPr>
            <w:rFonts w:hint="eastAsia"/>
          </w:rPr>
          <w:delText>然后</w:delText>
        </w:r>
        <w:r w:rsidR="00587A30" w:rsidDel="00374F54">
          <w:rPr>
            <w:rFonts w:hint="eastAsia"/>
          </w:rPr>
          <w:delText>综合</w:delText>
        </w:r>
        <w:r w:rsidR="0003075F" w:rsidDel="00374F54">
          <w:rPr>
            <w:rFonts w:hint="eastAsia"/>
          </w:rPr>
          <w:delText>价位、技术、风格</w:delText>
        </w:r>
        <w:r w:rsidR="00587A30" w:rsidDel="00374F54">
          <w:rPr>
            <w:rFonts w:hint="eastAsia"/>
          </w:rPr>
          <w:delText>，选出</w:delText>
        </w:r>
        <w:r w:rsidR="00A14444" w:rsidDel="00374F54">
          <w:rPr>
            <w:rFonts w:hint="eastAsia"/>
          </w:rPr>
          <w:delText>几家做比较</w:delText>
        </w:r>
        <w:r w:rsidR="004C3581" w:rsidDel="00374F54">
          <w:rPr>
            <w:rFonts w:hint="eastAsia"/>
          </w:rPr>
          <w:delText>。</w:delText>
        </w:r>
        <w:r w:rsidR="00A3612B" w:rsidDel="00374F54">
          <w:rPr>
            <w:rFonts w:hint="eastAsia"/>
          </w:rPr>
          <w:delText>之后要和</w:delText>
        </w:r>
        <w:r w:rsidR="00A14444" w:rsidDel="00374F54">
          <w:rPr>
            <w:rFonts w:hint="eastAsia"/>
          </w:rPr>
          <w:delText>他们</w:delText>
        </w:r>
        <w:r w:rsidR="0003075F" w:rsidDel="00374F54">
          <w:rPr>
            <w:rFonts w:hint="eastAsia"/>
          </w:rPr>
          <w:delText>沟通设计风格、谈价格</w:delText>
        </w:r>
        <w:r w:rsidR="00E13119" w:rsidDel="00374F54">
          <w:rPr>
            <w:rFonts w:hint="eastAsia"/>
          </w:rPr>
          <w:delText>。</w:delText>
        </w:r>
        <w:r w:rsidR="0020276E" w:rsidDel="00374F54">
          <w:rPr>
            <w:rFonts w:hint="eastAsia"/>
          </w:rPr>
          <w:delText>这</w:delText>
        </w:r>
        <w:r w:rsidR="0003075F" w:rsidDel="00374F54">
          <w:rPr>
            <w:rFonts w:hint="eastAsia"/>
          </w:rPr>
          <w:delText>绝对</w:delText>
        </w:r>
        <w:r w:rsidR="00583BE3" w:rsidDel="00374F54">
          <w:rPr>
            <w:rFonts w:hint="eastAsia"/>
          </w:rPr>
          <w:delText>会</w:delText>
        </w:r>
        <w:r w:rsidR="0003075F" w:rsidDel="00374F54">
          <w:rPr>
            <w:rFonts w:hint="eastAsia"/>
          </w:rPr>
          <w:delText>把你搞的身心俱疲</w:delText>
        </w:r>
        <w:r w:rsidR="00A508B8" w:rsidDel="00374F54">
          <w:rPr>
            <w:rFonts w:hint="eastAsia"/>
          </w:rPr>
          <w:delText>。</w:delText>
        </w:r>
      </w:del>
    </w:p>
    <w:p w14:paraId="6DE3C7F4" w14:textId="02F32951" w:rsidR="008E2329" w:rsidDel="00374F54" w:rsidRDefault="006F31EE" w:rsidP="006F243D">
      <w:pPr>
        <w:spacing w:beforeLines="50" w:before="211" w:line="360" w:lineRule="auto"/>
        <w:jc w:val="both"/>
        <w:rPr>
          <w:del w:id="140" w:author="一鸣 李" w:date="2023-12-26T10:35:00Z"/>
        </w:rPr>
        <w:pPrChange w:id="141" w:author="一鸣 李" w:date="2023-12-26T11:19:00Z">
          <w:pPr>
            <w:spacing w:beforeLines="50" w:before="211" w:line="360" w:lineRule="auto"/>
            <w:ind w:firstLine="420"/>
            <w:jc w:val="both"/>
          </w:pPr>
        </w:pPrChange>
      </w:pPr>
      <w:del w:id="142" w:author="一鸣 李" w:date="2023-12-26T10:35:00Z">
        <w:r w:rsidDel="00374F54">
          <w:rPr>
            <w:rFonts w:hint="eastAsia"/>
          </w:rPr>
          <w:delText>但</w:delText>
        </w:r>
        <w:r w:rsidR="00811B66" w:rsidDel="00374F54">
          <w:rPr>
            <w:rFonts w:hint="eastAsia"/>
          </w:rPr>
          <w:delText>如果</w:delText>
        </w:r>
        <w:r w:rsidR="009012B6" w:rsidDel="00374F54">
          <w:rPr>
            <w:rFonts w:hint="eastAsia"/>
          </w:rPr>
          <w:delText>选择加盟一家餐饮品牌，这些</w:delText>
        </w:r>
        <w:r w:rsidR="00BA3C9D" w:rsidDel="00374F54">
          <w:rPr>
            <w:rFonts w:hint="eastAsia"/>
          </w:rPr>
          <w:delText>麻烦事就</w:delText>
        </w:r>
        <w:r w:rsidR="009012B6" w:rsidDel="00374F54">
          <w:rPr>
            <w:rFonts w:hint="eastAsia"/>
          </w:rPr>
          <w:delText>全都没有了！</w:delText>
        </w:r>
        <w:r w:rsidR="00811B66" w:rsidDel="00374F54">
          <w:rPr>
            <w:rFonts w:hint="eastAsia"/>
          </w:rPr>
          <w:delText>品牌方可以帮助你餐厅选址。品牌方有合作的装修公司。品牌方</w:delText>
        </w:r>
        <w:r w:rsidR="006009AD" w:rsidDel="00374F54">
          <w:rPr>
            <w:rFonts w:hint="eastAsia"/>
          </w:rPr>
          <w:delText>甚至</w:delText>
        </w:r>
        <w:r w:rsidR="00811B66" w:rsidDel="00374F54">
          <w:rPr>
            <w:rFonts w:hint="eastAsia"/>
          </w:rPr>
          <w:delText>可以</w:delText>
        </w:r>
        <w:r w:rsidR="0063166E" w:rsidDel="00374F54">
          <w:rPr>
            <w:rFonts w:hint="eastAsia"/>
          </w:rPr>
          <w:delText>直接</w:delText>
        </w:r>
        <w:r w:rsidR="00811B66" w:rsidDel="00374F54">
          <w:rPr>
            <w:rFonts w:hint="eastAsia"/>
          </w:rPr>
          <w:delText>给你派遣</w:delText>
        </w:r>
        <w:r w:rsidR="00C2237D" w:rsidDel="00374F54">
          <w:rPr>
            <w:rFonts w:hint="eastAsia"/>
          </w:rPr>
          <w:delText>厨师和服务员</w:delText>
        </w:r>
        <w:r w:rsidR="00811B66" w:rsidDel="00374F54">
          <w:rPr>
            <w:rFonts w:hint="eastAsia"/>
          </w:rPr>
          <w:delText>。菜单、软件这些</w:delText>
        </w:r>
        <w:r w:rsidR="006009AD" w:rsidDel="00374F54">
          <w:rPr>
            <w:rFonts w:hint="eastAsia"/>
          </w:rPr>
          <w:delText>开店必需品</w:delText>
        </w:r>
        <w:r w:rsidR="00811B66" w:rsidDel="00374F54">
          <w:rPr>
            <w:rFonts w:hint="eastAsia"/>
          </w:rPr>
          <w:delText>，品牌方也都</w:delText>
        </w:r>
        <w:r w:rsidR="00ED4798" w:rsidDel="00374F54">
          <w:rPr>
            <w:rFonts w:hint="eastAsia"/>
          </w:rPr>
          <w:delText>有</w:delText>
        </w:r>
        <w:r w:rsidR="00811B66" w:rsidDel="00374F54">
          <w:rPr>
            <w:rFonts w:hint="eastAsia"/>
          </w:rPr>
          <w:delText>现成的。</w:delText>
        </w:r>
        <w:r w:rsidR="003A4596" w:rsidDel="00374F54">
          <w:rPr>
            <w:rFonts w:hint="eastAsia"/>
          </w:rPr>
          <w:delText>营业执照可以</w:delText>
        </w:r>
        <w:r w:rsidR="00C8245D" w:rsidDel="00374F54">
          <w:rPr>
            <w:rFonts w:hint="eastAsia"/>
          </w:rPr>
          <w:delText>交给品牌方去办理，你只需要提供材料。</w:delText>
        </w:r>
        <w:r w:rsidR="00811B66" w:rsidDel="00374F54">
          <w:rPr>
            <w:rFonts w:hint="eastAsia"/>
          </w:rPr>
          <w:delText>食材的采购就更简单了，直接从品牌方订货。</w:delText>
        </w:r>
        <w:r w:rsidR="008E2329" w:rsidDel="00374F54">
          <w:rPr>
            <w:rFonts w:hint="eastAsia"/>
          </w:rPr>
          <w:delText>几乎开店的所有步骤，你都只</w:delText>
        </w:r>
        <w:r w:rsidR="00944985" w:rsidDel="00374F54">
          <w:rPr>
            <w:rFonts w:hint="eastAsia"/>
          </w:rPr>
          <w:delText>需要和</w:delText>
        </w:r>
        <w:r w:rsidR="008E2329" w:rsidDel="00374F54">
          <w:rPr>
            <w:rFonts w:hint="eastAsia"/>
          </w:rPr>
          <w:delText>品牌方打交道</w:delText>
        </w:r>
        <w:r w:rsidR="00764F98" w:rsidDel="00374F54">
          <w:rPr>
            <w:rFonts w:hint="eastAsia"/>
          </w:rPr>
          <w:delText>，</w:delText>
        </w:r>
        <w:r w:rsidR="0083752D" w:rsidDel="00374F54">
          <w:rPr>
            <w:rFonts w:hint="eastAsia"/>
          </w:rPr>
          <w:delText>免去了和众多形形色色</w:delText>
        </w:r>
        <w:r w:rsidR="00EC22C7" w:rsidDel="00374F54">
          <w:rPr>
            <w:rFonts w:hint="eastAsia"/>
          </w:rPr>
          <w:delText>的</w:delText>
        </w:r>
        <w:r w:rsidR="0083752D" w:rsidDel="00374F54">
          <w:rPr>
            <w:rFonts w:hint="eastAsia"/>
          </w:rPr>
          <w:delText>人沟通的麻烦。</w:delText>
        </w:r>
      </w:del>
    </w:p>
    <w:p w14:paraId="567AC7B0" w14:textId="0D40E017" w:rsidR="003D00D3" w:rsidDel="00374F54" w:rsidRDefault="003E13C9" w:rsidP="006F243D">
      <w:pPr>
        <w:spacing w:beforeLines="50" w:before="211" w:line="360" w:lineRule="auto"/>
        <w:jc w:val="both"/>
        <w:rPr>
          <w:del w:id="143" w:author="一鸣 李" w:date="2023-12-26T10:35:00Z"/>
        </w:rPr>
        <w:pPrChange w:id="144" w:author="一鸣 李" w:date="2023-12-26T11:19:00Z">
          <w:pPr>
            <w:spacing w:beforeLines="50" w:before="211" w:line="360" w:lineRule="auto"/>
            <w:jc w:val="center"/>
          </w:pPr>
        </w:pPrChange>
      </w:pPr>
      <w:del w:id="145" w:author="一鸣 李" w:date="2023-12-26T10:35:00Z">
        <w:r w:rsidDel="00374F54">
          <w:rPr>
            <w:noProof/>
          </w:rPr>
          <w:drawing>
            <wp:inline distT="0" distB="0" distL="0" distR="0" wp14:anchorId="6F56EE90" wp14:editId="750AFD66">
              <wp:extent cx="6184900" cy="3205480"/>
              <wp:effectExtent l="0" t="0" r="0" b="0"/>
              <wp:docPr id="10" name="图片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未命名作品 135.jpg"/>
                      <pic:cNvPicPr/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84900" cy="32054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3F4B8214" w14:textId="6E4D07BB" w:rsidR="006C66D0" w:rsidDel="00374F54" w:rsidRDefault="009B5BA1" w:rsidP="006F243D">
      <w:pPr>
        <w:spacing w:beforeLines="50" w:before="211" w:line="360" w:lineRule="auto"/>
        <w:jc w:val="both"/>
        <w:rPr>
          <w:del w:id="146" w:author="一鸣 李" w:date="2023-12-26T10:35:00Z"/>
        </w:rPr>
        <w:pPrChange w:id="147" w:author="一鸣 李" w:date="2023-12-26T11:19:00Z">
          <w:pPr>
            <w:spacing w:beforeLines="50" w:before="211" w:line="360" w:lineRule="auto"/>
            <w:ind w:firstLine="420"/>
            <w:jc w:val="both"/>
          </w:pPr>
        </w:pPrChange>
      </w:pPr>
      <w:del w:id="148" w:author="一鸣 李" w:date="2023-12-26T10:35:00Z">
        <w:r w:rsidDel="00374F54">
          <w:rPr>
            <w:rFonts w:hint="eastAsia"/>
          </w:rPr>
          <w:delText>兔小白：选择加盟</w:delText>
        </w:r>
        <w:r w:rsidR="00A249B4" w:rsidDel="00374F54">
          <w:rPr>
            <w:rFonts w:hint="eastAsia"/>
          </w:rPr>
          <w:delText>开店</w:delText>
        </w:r>
        <w:r w:rsidDel="00374F54">
          <w:rPr>
            <w:rFonts w:hint="eastAsia"/>
          </w:rPr>
          <w:delText>确实省事！这么说我也可以</w:delText>
        </w:r>
        <w:r w:rsidR="001249C1" w:rsidDel="00374F54">
          <w:rPr>
            <w:rFonts w:hint="eastAsia"/>
          </w:rPr>
          <w:delText>当老板</w:delText>
        </w:r>
        <w:r w:rsidR="00782CC9" w:rsidDel="00374F54">
          <w:rPr>
            <w:rFonts w:hint="eastAsia"/>
          </w:rPr>
          <w:delText>去</w:delText>
        </w:r>
        <w:r w:rsidDel="00374F54">
          <w:rPr>
            <w:rFonts w:hint="eastAsia"/>
          </w:rPr>
          <w:delText>开</w:delText>
        </w:r>
        <w:r w:rsidR="001249C1" w:rsidDel="00374F54">
          <w:rPr>
            <w:rFonts w:hint="eastAsia"/>
          </w:rPr>
          <w:delText>饭</w:delText>
        </w:r>
        <w:r w:rsidR="00DE6325" w:rsidDel="00374F54">
          <w:rPr>
            <w:rFonts w:hint="eastAsia"/>
          </w:rPr>
          <w:delText>店</w:delText>
        </w:r>
        <w:r w:rsidDel="00374F54">
          <w:rPr>
            <w:rFonts w:hint="eastAsia"/>
          </w:rPr>
          <w:delText>了？</w:delText>
        </w:r>
      </w:del>
    </w:p>
    <w:p w14:paraId="4ECA1C9F" w14:textId="7710A633" w:rsidR="00893082" w:rsidDel="00374F54" w:rsidRDefault="009B5BA1" w:rsidP="006F243D">
      <w:pPr>
        <w:spacing w:beforeLines="50" w:before="211" w:line="360" w:lineRule="auto"/>
        <w:jc w:val="both"/>
        <w:rPr>
          <w:del w:id="149" w:author="一鸣 李" w:date="2023-12-26T10:35:00Z"/>
        </w:rPr>
        <w:pPrChange w:id="150" w:author="一鸣 李" w:date="2023-12-26T11:19:00Z">
          <w:pPr>
            <w:spacing w:beforeLines="50" w:before="211" w:line="360" w:lineRule="auto"/>
            <w:ind w:firstLine="420"/>
            <w:jc w:val="both"/>
          </w:pPr>
        </w:pPrChange>
      </w:pPr>
      <w:del w:id="151" w:author="一鸣 李" w:date="2023-12-26T10:35:00Z">
        <w:r w:rsidDel="00374F54">
          <w:rPr>
            <w:rFonts w:hint="eastAsia"/>
          </w:rPr>
          <w:delText>熊小猫：</w:delText>
        </w:r>
        <w:r w:rsidR="00002047" w:rsidDel="00374F54">
          <w:rPr>
            <w:rFonts w:hint="eastAsia"/>
          </w:rPr>
          <w:delText>加盟</w:delText>
        </w:r>
        <w:r w:rsidR="00D2532B" w:rsidDel="00374F54">
          <w:rPr>
            <w:rFonts w:hint="eastAsia"/>
          </w:rPr>
          <w:delText>能让</w:delText>
        </w:r>
        <w:r w:rsidR="00B943B8" w:rsidDel="00374F54">
          <w:rPr>
            <w:rFonts w:hint="eastAsia"/>
          </w:rPr>
          <w:delText>餐饮</w:delText>
        </w:r>
        <w:r w:rsidR="00D2532B" w:rsidDel="00374F54">
          <w:rPr>
            <w:rFonts w:hint="eastAsia"/>
          </w:rPr>
          <w:delText>品牌快速扩张的原因是</w:delText>
        </w:r>
        <w:r w:rsidR="00B943B8" w:rsidDel="00374F54">
          <w:rPr>
            <w:rFonts w:hint="eastAsia"/>
          </w:rPr>
          <w:delText>，</w:delText>
        </w:r>
        <w:r w:rsidDel="00374F54">
          <w:rPr>
            <w:rFonts w:hint="eastAsia"/>
          </w:rPr>
          <w:delText>老板只需要和品牌方打交道，不需要和那么多</w:delText>
        </w:r>
        <w:r w:rsidR="000E6D1D" w:rsidDel="00374F54">
          <w:rPr>
            <w:rFonts w:hint="eastAsia"/>
          </w:rPr>
          <w:delText>的</w:delText>
        </w:r>
        <w:r w:rsidDel="00374F54">
          <w:rPr>
            <w:rFonts w:hint="eastAsia"/>
          </w:rPr>
          <w:delText>对接方直接对接</w:delText>
        </w:r>
        <w:r w:rsidR="001B6126" w:rsidDel="00374F54">
          <w:rPr>
            <w:rFonts w:hint="eastAsia"/>
          </w:rPr>
          <w:delText>，从而吸引更多的</w:delText>
        </w:r>
        <w:r w:rsidR="007F149B" w:rsidDel="00374F54">
          <w:rPr>
            <w:rFonts w:hint="eastAsia"/>
          </w:rPr>
          <w:delText>人</w:delText>
        </w:r>
        <w:r w:rsidR="001B6126" w:rsidDel="00374F54">
          <w:rPr>
            <w:rFonts w:hint="eastAsia"/>
          </w:rPr>
          <w:delText>加盟</w:delText>
        </w:r>
        <w:r w:rsidR="00D05F48" w:rsidDel="00374F54">
          <w:rPr>
            <w:rFonts w:hint="eastAsia"/>
          </w:rPr>
          <w:delText>开店</w:delText>
        </w:r>
        <w:r w:rsidR="001F2334" w:rsidDel="00374F54">
          <w:rPr>
            <w:rFonts w:hint="eastAsia"/>
          </w:rPr>
          <w:delText>。</w:delText>
        </w:r>
        <w:r w:rsidR="004853A6" w:rsidDel="00374F54">
          <w:rPr>
            <w:rFonts w:hint="eastAsia"/>
          </w:rPr>
          <w:delText>不过</w:delText>
        </w:r>
        <w:r w:rsidR="0035770F" w:rsidDel="00374F54">
          <w:rPr>
            <w:rFonts w:hint="eastAsia"/>
          </w:rPr>
          <w:delText>加盟模式</w:delText>
        </w:r>
        <w:r w:rsidR="00681FA7" w:rsidDel="00374F54">
          <w:rPr>
            <w:rFonts w:hint="eastAsia"/>
          </w:rPr>
          <w:delText>虽然</w:delText>
        </w:r>
        <w:r w:rsidR="0035770F" w:rsidDel="00374F54">
          <w:rPr>
            <w:rFonts w:hint="eastAsia"/>
          </w:rPr>
          <w:delText>降低了开店门槛，</w:delText>
        </w:r>
        <w:r w:rsidR="00500DD4" w:rsidDel="00374F54">
          <w:rPr>
            <w:rFonts w:hint="eastAsia"/>
          </w:rPr>
          <w:delText>但</w:delText>
        </w:r>
        <w:r w:rsidR="00676102" w:rsidDel="00374F54">
          <w:rPr>
            <w:rFonts w:hint="eastAsia"/>
          </w:rPr>
          <w:delText>不能保证赚钱</w:delText>
        </w:r>
        <w:r w:rsidR="000B0750" w:rsidDel="00374F54">
          <w:rPr>
            <w:rFonts w:hint="eastAsia"/>
          </w:rPr>
          <w:delText>，所以还是谨慎为妙</w:delText>
        </w:r>
        <w:r w:rsidR="00676102" w:rsidDel="00374F54">
          <w:rPr>
            <w:rFonts w:hint="eastAsia"/>
          </w:rPr>
          <w:delText>。</w:delText>
        </w:r>
      </w:del>
    </w:p>
    <w:p w14:paraId="3AB8D40F" w14:textId="2B8A834E" w:rsidR="009B5BA1" w:rsidDel="006F243D" w:rsidRDefault="00AC1921" w:rsidP="006F243D">
      <w:pPr>
        <w:spacing w:beforeLines="50" w:before="211" w:line="360" w:lineRule="auto"/>
        <w:jc w:val="both"/>
        <w:rPr>
          <w:del w:id="152" w:author="一鸣 李" w:date="2023-12-26T11:20:00Z"/>
        </w:rPr>
        <w:pPrChange w:id="153" w:author="一鸣 李" w:date="2023-12-26T11:19:00Z">
          <w:pPr>
            <w:spacing w:beforeLines="50" w:before="211" w:line="360" w:lineRule="auto"/>
            <w:ind w:firstLine="420"/>
            <w:jc w:val="both"/>
          </w:pPr>
        </w:pPrChange>
      </w:pPr>
      <w:del w:id="154" w:author="一鸣 李" w:date="2023-12-26T10:35:00Z">
        <w:r w:rsidDel="00374F54">
          <w:rPr>
            <w:rFonts w:hint="eastAsia"/>
          </w:rPr>
          <w:delText>加盟</w:delText>
        </w:r>
        <w:r w:rsidR="009103CC" w:rsidDel="00374F54">
          <w:rPr>
            <w:rFonts w:hint="eastAsia"/>
          </w:rPr>
          <w:delText>降低开店门槛的</w:delText>
        </w:r>
        <w:r w:rsidDel="00374F54">
          <w:rPr>
            <w:rFonts w:hint="eastAsia"/>
          </w:rPr>
          <w:delText>思想</w:delText>
        </w:r>
        <w:r w:rsidR="001C607E" w:rsidDel="00374F54">
          <w:rPr>
            <w:rFonts w:hint="eastAsia"/>
          </w:rPr>
          <w:delText>，</w:delText>
        </w:r>
        <w:r w:rsidDel="00374F54">
          <w:rPr>
            <w:rFonts w:hint="eastAsia"/>
          </w:rPr>
          <w:delText>在软件设计中也有运用</w:delText>
        </w:r>
        <w:r w:rsidR="00CF5717" w:rsidDel="00374F54">
          <w:rPr>
            <w:rFonts w:hint="eastAsia"/>
          </w:rPr>
          <w:delText>。</w:delText>
        </w:r>
        <w:r w:rsidR="00893082" w:rsidDel="00374F54">
          <w:rPr>
            <w:rFonts w:hint="eastAsia"/>
          </w:rPr>
          <w:delText>有一种</w:delText>
        </w:r>
        <w:r w:rsidR="00F4502C" w:rsidDel="00374F54">
          <w:rPr>
            <w:rFonts w:hint="eastAsia"/>
          </w:rPr>
          <w:delText>叫做</w:delText>
        </w:r>
        <w:r w:rsidDel="00374F54">
          <w:rPr>
            <w:rFonts w:hint="eastAsia"/>
          </w:rPr>
          <w:delText>外观模式</w:delText>
        </w:r>
        <w:r w:rsidR="00893082" w:rsidDel="00374F54">
          <w:rPr>
            <w:rFonts w:hint="eastAsia"/>
          </w:rPr>
          <w:delText>的设计模式</w:delText>
        </w:r>
        <w:r w:rsidDel="00374F54">
          <w:rPr>
            <w:rFonts w:hint="eastAsia"/>
          </w:rPr>
          <w:delText>。</w:delText>
        </w:r>
        <w:r w:rsidR="005A47C8" w:rsidDel="00374F54">
          <w:rPr>
            <w:rFonts w:hint="eastAsia"/>
          </w:rPr>
          <w:delText>你要真想</w:delText>
        </w:r>
        <w:r w:rsidR="00DE6065" w:rsidDel="00374F54">
          <w:rPr>
            <w:rFonts w:hint="eastAsia"/>
          </w:rPr>
          <w:delText>以后</w:delText>
        </w:r>
        <w:r w:rsidR="005A47C8" w:rsidDel="00374F54">
          <w:rPr>
            <w:rFonts w:hint="eastAsia"/>
          </w:rPr>
          <w:delText>开饭店，咱们可以先在程序中过过瘾，</w:delText>
        </w:r>
        <w:r w:rsidR="00481566" w:rsidDel="00374F54">
          <w:rPr>
            <w:rFonts w:hint="eastAsia"/>
          </w:rPr>
          <w:delText>来</w:delText>
        </w:r>
        <w:r w:rsidR="005A47C8" w:rsidDel="00374F54">
          <w:rPr>
            <w:rFonts w:hint="eastAsia"/>
          </w:rPr>
          <w:delText>学习</w:delText>
        </w:r>
        <w:r w:rsidR="00C0111E" w:rsidDel="00374F54">
          <w:rPr>
            <w:rFonts w:hint="eastAsia"/>
          </w:rPr>
          <w:delText>外观模式！</w:delText>
        </w:r>
      </w:del>
    </w:p>
    <w:p w14:paraId="5FAC0430" w14:textId="6C640C12" w:rsidR="00C0111E" w:rsidDel="00D82972" w:rsidRDefault="00C0111E" w:rsidP="006F243D">
      <w:pPr>
        <w:pStyle w:val="2"/>
        <w:topLinePunct/>
        <w:adjustRightInd w:val="0"/>
        <w:spacing w:beforeLines="50" w:before="211" w:line="360" w:lineRule="auto"/>
        <w:ind w:right="113"/>
        <w:textAlignment w:val="baseline"/>
        <w:rPr>
          <w:del w:id="155" w:author="一鸣 李" w:date="2023-12-26T11:00:00Z"/>
          <w:rFonts w:ascii="Impact" w:eastAsia="方正大黑简体" w:hAnsi="Impact" w:cs="Times New Roman"/>
          <w:b w:val="0"/>
          <w:bCs w:val="0"/>
          <w:noProof/>
          <w:szCs w:val="21"/>
        </w:rPr>
        <w:pPrChange w:id="156" w:author="一鸣 李" w:date="2023-12-26T11:20:00Z">
          <w:pPr>
            <w:pStyle w:val="2"/>
            <w:topLinePunct/>
            <w:adjustRightInd w:val="0"/>
            <w:spacing w:beforeLines="50" w:before="211" w:line="360" w:lineRule="auto"/>
            <w:ind w:left="210" w:right="113"/>
            <w:textAlignment w:val="baseline"/>
          </w:pPr>
        </w:pPrChange>
      </w:pPr>
      <w:del w:id="157" w:author="一鸣 李" w:date="2023-12-26T11:20:00Z">
        <w:r w:rsidDel="006F243D">
          <w:rPr>
            <w:rFonts w:ascii="Impact" w:eastAsia="方正大黑简体" w:hAnsi="Impact" w:cs="Times New Roman"/>
            <w:b w:val="0"/>
            <w:bCs w:val="0"/>
            <w:noProof/>
            <w:szCs w:val="21"/>
          </w:rPr>
          <w:delText>1</w:delText>
        </w:r>
        <w:r w:rsidR="00825674" w:rsidDel="006F243D">
          <w:rPr>
            <w:rFonts w:ascii="Impact" w:eastAsia="方正大黑简体" w:hAnsi="Impact" w:cs="Times New Roman"/>
            <w:b w:val="0"/>
            <w:bCs w:val="0"/>
            <w:noProof/>
            <w:szCs w:val="21"/>
          </w:rPr>
          <w:delText>3</w:delText>
        </w:r>
        <w:r w:rsidDel="006F243D">
          <w:rPr>
            <w:rFonts w:ascii="Impact" w:eastAsia="方正大黑简体" w:hAnsi="Impact" w:cs="Times New Roman"/>
            <w:b w:val="0"/>
            <w:bCs w:val="0"/>
            <w:noProof/>
            <w:szCs w:val="21"/>
          </w:rPr>
          <w:delText>.2</w:delText>
        </w:r>
        <w:r w:rsidDel="006F243D">
          <w:rPr>
            <w:rFonts w:ascii="Impact" w:eastAsia="方正大黑简体" w:hAnsi="Impact" w:cs="Times New Roman" w:hint="eastAsia"/>
            <w:b w:val="0"/>
            <w:bCs w:val="0"/>
            <w:noProof/>
            <w:szCs w:val="21"/>
          </w:rPr>
          <w:delText xml:space="preserve"> </w:delText>
        </w:r>
      </w:del>
      <w:ins w:id="158" w:author="shuang zhang" w:date="2023-12-20T15:55:00Z">
        <w:del w:id="159" w:author="一鸣 李" w:date="2023-12-26T11:13:00Z">
          <w:r w:rsidR="00E124B1" w:rsidDel="00173CEE">
            <w:rPr>
              <w:rFonts w:ascii="Impact" w:eastAsia="方正大黑简体" w:hAnsi="Impact" w:cs="Times New Roman"/>
              <w:b w:val="0"/>
              <w:bCs w:val="0"/>
              <w:noProof/>
              <w:szCs w:val="21"/>
            </w:rPr>
            <w:delText>1</w:delText>
          </w:r>
          <w:r w:rsidR="00E124B1" w:rsidDel="00173CEE">
            <w:rPr>
              <w:rFonts w:ascii="Impact" w:eastAsia="方正大黑简体" w:hAnsi="Impact" w:cs="Times New Roman" w:hint="eastAsia"/>
              <w:b w:val="0"/>
              <w:bCs w:val="0"/>
              <w:noProof/>
              <w:szCs w:val="21"/>
            </w:rPr>
            <w:delText xml:space="preserve"> </w:delText>
          </w:r>
        </w:del>
      </w:ins>
      <w:del w:id="160" w:author="一鸣 李" w:date="2023-12-26T11:20:00Z">
        <w:r w:rsidDel="006F243D">
          <w:rPr>
            <w:rFonts w:ascii="Impact" w:eastAsia="方正大黑简体" w:hAnsi="Impact" w:cs="Times New Roman" w:hint="eastAsia"/>
            <w:b w:val="0"/>
            <w:bCs w:val="0"/>
            <w:noProof/>
            <w:szCs w:val="21"/>
          </w:rPr>
          <w:delText>拒绝加盟，我要独立开饭</w:delText>
        </w:r>
        <w:r w:rsidR="00DC47FC" w:rsidDel="006F243D">
          <w:rPr>
            <w:rFonts w:ascii="Impact" w:eastAsia="方正大黑简体" w:hAnsi="Impact" w:cs="Times New Roman" w:hint="eastAsia"/>
            <w:b w:val="0"/>
            <w:bCs w:val="0"/>
            <w:noProof/>
            <w:szCs w:val="21"/>
          </w:rPr>
          <w:delText>店</w:delText>
        </w:r>
        <w:r w:rsidR="00E124B1" w:rsidDel="006F243D">
          <w:rPr>
            <w:rFonts w:ascii="Impact" w:eastAsia="方正大黑简体" w:hAnsi="Impact" w:cs="Times New Roman" w:hint="eastAsia"/>
            <w:b w:val="0"/>
            <w:bCs w:val="0"/>
            <w:noProof/>
            <w:szCs w:val="21"/>
          </w:rPr>
          <w:delText>独立开店，</w:delText>
        </w:r>
        <w:r w:rsidR="000059D4" w:rsidDel="006F243D">
          <w:rPr>
            <w:rFonts w:ascii="Impact" w:eastAsia="方正大黑简体" w:hAnsi="Impact" w:cs="Times New Roman" w:hint="eastAsia"/>
            <w:b w:val="0"/>
            <w:bCs w:val="0"/>
            <w:noProof/>
            <w:szCs w:val="21"/>
          </w:rPr>
          <w:delText>我的店面我做主</w:delText>
        </w:r>
      </w:del>
    </w:p>
    <w:p w14:paraId="65297CE0" w14:textId="49AFE63B" w:rsidR="008D3551" w:rsidRDefault="005A156C" w:rsidP="006F243D">
      <w:pPr>
        <w:spacing w:beforeLines="50" w:before="211" w:line="360" w:lineRule="auto"/>
        <w:ind w:firstLineChars="200" w:firstLine="480"/>
        <w:jc w:val="both"/>
        <w:pPrChange w:id="161" w:author="一鸣 李" w:date="2023-12-26T11:20:00Z">
          <w:pPr>
            <w:spacing w:beforeLines="50" w:before="211" w:line="360" w:lineRule="auto"/>
            <w:ind w:firstLine="420"/>
            <w:jc w:val="both"/>
          </w:pPr>
        </w:pPrChange>
      </w:pPr>
      <w:r>
        <w:rPr>
          <w:rFonts w:hint="eastAsia"/>
        </w:rPr>
        <w:t>熊小猫：</w:t>
      </w:r>
      <w:ins w:id="162" w:author="一鸣 李" w:date="2023-12-26T10:09:00Z">
        <w:r w:rsidR="002D20CC">
          <w:rPr>
            <w:rFonts w:hint="eastAsia"/>
          </w:rPr>
          <w:t>咱们今天的练习就来写开饭</w:t>
        </w:r>
        <w:r w:rsidR="00D127DE">
          <w:rPr>
            <w:rFonts w:hint="eastAsia"/>
          </w:rPr>
          <w:t>店</w:t>
        </w:r>
        <w:r w:rsidR="002D20CC">
          <w:rPr>
            <w:rFonts w:hint="eastAsia"/>
          </w:rPr>
          <w:t>程序，让你提前过过开饭店的瘾。</w:t>
        </w:r>
      </w:ins>
      <w:del w:id="163" w:author="一鸣 李" w:date="2023-12-26T10:09:00Z">
        <w:r w:rsidR="00CF49B5" w:rsidDel="002D20CC">
          <w:rPr>
            <w:rFonts w:hint="eastAsia"/>
          </w:rPr>
          <w:delText>咱们先不</w:delText>
        </w:r>
        <w:r w:rsidR="00FF6349" w:rsidDel="002D20CC">
          <w:rPr>
            <w:rFonts w:hint="eastAsia"/>
          </w:rPr>
          <w:delText>用</w:delText>
        </w:r>
        <w:r w:rsidR="00CF49B5" w:rsidDel="002D20CC">
          <w:rPr>
            <w:rFonts w:hint="eastAsia"/>
          </w:rPr>
          <w:delText>加盟</w:delText>
        </w:r>
        <w:r w:rsidR="00FF6349" w:rsidDel="002D20CC">
          <w:rPr>
            <w:rFonts w:hint="eastAsia"/>
          </w:rPr>
          <w:delText>的方式</w:delText>
        </w:r>
        <w:r w:rsidR="00FA12CB" w:rsidDel="002D20CC">
          <w:rPr>
            <w:rFonts w:hint="eastAsia"/>
          </w:rPr>
          <w:delText>来</w:delText>
        </w:r>
        <w:r w:rsidDel="002D20CC">
          <w:rPr>
            <w:rFonts w:hint="eastAsia"/>
          </w:rPr>
          <w:delText>实现开饭</w:delText>
        </w:r>
        <w:r w:rsidR="00CF5370" w:rsidDel="002D20CC">
          <w:rPr>
            <w:rFonts w:hint="eastAsia"/>
          </w:rPr>
          <w:delText>店</w:delText>
        </w:r>
        <w:r w:rsidDel="002D20CC">
          <w:rPr>
            <w:rFonts w:hint="eastAsia"/>
          </w:rPr>
          <w:delText>程序</w:delText>
        </w:r>
        <w:r w:rsidR="009D70FC" w:rsidDel="002D20CC">
          <w:rPr>
            <w:rFonts w:hint="eastAsia"/>
          </w:rPr>
          <w:delText>，让你过足开饭店的瘾。</w:delText>
        </w:r>
      </w:del>
      <w:r w:rsidR="005B2907">
        <w:rPr>
          <w:rFonts w:hint="eastAsia"/>
        </w:rPr>
        <w:t>我把</w:t>
      </w:r>
      <w:r w:rsidR="00677379">
        <w:rPr>
          <w:rFonts w:hint="eastAsia"/>
        </w:rPr>
        <w:t>需求</w:t>
      </w:r>
      <w:r w:rsidR="00187408">
        <w:rPr>
          <w:rFonts w:hint="eastAsia"/>
        </w:rPr>
        <w:t>精简一下</w:t>
      </w:r>
      <w:r w:rsidR="00677379">
        <w:rPr>
          <w:rFonts w:hint="eastAsia"/>
        </w:rPr>
        <w:t>，</w:t>
      </w:r>
      <w:r>
        <w:rPr>
          <w:rFonts w:hint="eastAsia"/>
        </w:rPr>
        <w:t>假设老板自己有店面，开店仅需要</w:t>
      </w:r>
      <w:r w:rsidR="00893F14">
        <w:rPr>
          <w:rFonts w:hint="eastAsia"/>
        </w:rPr>
        <w:t>几个主要</w:t>
      </w:r>
      <w:r>
        <w:rPr>
          <w:rFonts w:hint="eastAsia"/>
        </w:rPr>
        <w:t>步骤——装修、办</w:t>
      </w:r>
      <w:r w:rsidR="005C5BDE">
        <w:rPr>
          <w:rFonts w:hint="eastAsia"/>
        </w:rPr>
        <w:t>营业</w:t>
      </w:r>
      <w:r>
        <w:rPr>
          <w:rFonts w:hint="eastAsia"/>
        </w:rPr>
        <w:t>执照、招聘员工和</w:t>
      </w:r>
      <w:r w:rsidR="00A32F34">
        <w:rPr>
          <w:rFonts w:hint="eastAsia"/>
        </w:rPr>
        <w:t>订购</w:t>
      </w:r>
      <w:r>
        <w:rPr>
          <w:rFonts w:hint="eastAsia"/>
        </w:rPr>
        <w:t>食材。</w:t>
      </w:r>
      <w:r w:rsidR="002F7A6F">
        <w:rPr>
          <w:rFonts w:hint="eastAsia"/>
        </w:rPr>
        <w:t>你来写代码实现吧！</w:t>
      </w:r>
    </w:p>
    <w:p w14:paraId="03A89C9B" w14:textId="77777777" w:rsidR="00C63488" w:rsidRDefault="00C63488" w:rsidP="00C63488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兔小白</w:t>
      </w:r>
      <w:r w:rsidR="001D1B6C">
        <w:rPr>
          <w:rFonts w:hint="eastAsia"/>
        </w:rPr>
        <w:t>：</w:t>
      </w:r>
      <w:r w:rsidR="00530FBB">
        <w:rPr>
          <w:rFonts w:hint="eastAsia"/>
        </w:rPr>
        <w:t>这</w:t>
      </w:r>
      <w:r w:rsidR="005F777C">
        <w:rPr>
          <w:rFonts w:hint="eastAsia"/>
        </w:rPr>
        <w:t>可</w:t>
      </w:r>
      <w:r w:rsidR="00530FBB">
        <w:rPr>
          <w:rFonts w:hint="eastAsia"/>
        </w:rPr>
        <w:t>比真正开饭</w:t>
      </w:r>
      <w:r w:rsidR="00DC47FC">
        <w:rPr>
          <w:rFonts w:hint="eastAsia"/>
        </w:rPr>
        <w:t>店</w:t>
      </w:r>
      <w:r w:rsidR="00530FBB">
        <w:rPr>
          <w:rFonts w:hint="eastAsia"/>
        </w:rPr>
        <w:t>简单多了，很快</w:t>
      </w:r>
      <w:r w:rsidR="003440FD">
        <w:rPr>
          <w:rFonts w:hint="eastAsia"/>
        </w:rPr>
        <w:t>搞定</w:t>
      </w:r>
      <w:r w:rsidR="00530FBB">
        <w:rPr>
          <w:rFonts w:hint="eastAsia"/>
        </w:rPr>
        <w:t>！</w:t>
      </w:r>
    </w:p>
    <w:p w14:paraId="768CAA1E" w14:textId="77777777" w:rsidR="00530FBB" w:rsidRDefault="00530FBB" w:rsidP="00C63488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分钟后，兔小白完成了没有加盟商的开</w:t>
      </w:r>
      <w:r w:rsidR="0091765A">
        <w:rPr>
          <w:rFonts w:hint="eastAsia"/>
        </w:rPr>
        <w:t>饭店</w:t>
      </w:r>
      <w:r>
        <w:rPr>
          <w:rFonts w:hint="eastAsia"/>
        </w:rPr>
        <w:t>程序。</w:t>
      </w:r>
    </w:p>
    <w:p w14:paraId="0D672980" w14:textId="77777777" w:rsidR="003300A0" w:rsidRDefault="00530FBB" w:rsidP="003300A0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兔小白：程序涉及到对象比较多。有装修公司、政府部门、招聘网站、供应商</w:t>
      </w:r>
      <w:r w:rsidR="00CF016E">
        <w:rPr>
          <w:rFonts w:hint="eastAsia"/>
        </w:rPr>
        <w:t>，还有开饭</w:t>
      </w:r>
      <w:r w:rsidR="005B36FC">
        <w:rPr>
          <w:rFonts w:hint="eastAsia"/>
        </w:rPr>
        <w:t>店</w:t>
      </w:r>
      <w:r w:rsidR="00CF016E">
        <w:rPr>
          <w:rFonts w:hint="eastAsia"/>
        </w:rPr>
        <w:t>的人</w:t>
      </w:r>
      <w:r>
        <w:rPr>
          <w:rFonts w:hint="eastAsia"/>
        </w:rPr>
        <w:t>。</w:t>
      </w:r>
      <w:r w:rsidR="00D0021E">
        <w:rPr>
          <w:rFonts w:hint="eastAsia"/>
        </w:rPr>
        <w:t>但</w:t>
      </w:r>
      <w:r w:rsidR="00B63AEE">
        <w:rPr>
          <w:rFonts w:hint="eastAsia"/>
        </w:rPr>
        <w:t>是</w:t>
      </w:r>
      <w:r>
        <w:rPr>
          <w:rFonts w:hint="eastAsia"/>
        </w:rPr>
        <w:t>都不复杂，</w:t>
      </w:r>
      <w:r w:rsidR="00D0021E">
        <w:rPr>
          <w:rFonts w:hint="eastAsia"/>
        </w:rPr>
        <w:t>咱们</w:t>
      </w:r>
      <w:r>
        <w:rPr>
          <w:rFonts w:hint="eastAsia"/>
        </w:rPr>
        <w:t>逐一看</w:t>
      </w:r>
      <w:r w:rsidR="00B27647">
        <w:rPr>
          <w:rFonts w:hint="eastAsia"/>
        </w:rPr>
        <w:t>一下</w:t>
      </w:r>
      <w:r>
        <w:rPr>
          <w:rFonts w:hint="eastAsia"/>
        </w:rPr>
        <w:t>代码。</w:t>
      </w:r>
    </w:p>
    <w:p w14:paraId="49AFDCDB" w14:textId="77777777" w:rsidR="003300A0" w:rsidRPr="003300A0" w:rsidRDefault="003300A0" w:rsidP="003300A0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装修公司类</w:t>
      </w:r>
      <w:proofErr w:type="spellStart"/>
      <w:r w:rsidRPr="003300A0">
        <w:t>DecorationCompany</w:t>
      </w:r>
      <w:proofErr w:type="spellEnd"/>
      <w:r w:rsidR="00B51BB5">
        <w:rPr>
          <w:rFonts w:hint="eastAsia"/>
        </w:rPr>
        <w:t>，负责装修工作。</w:t>
      </w:r>
    </w:p>
    <w:p w14:paraId="7AB890BA" w14:textId="77777777" w:rsidR="003300A0" w:rsidRPr="003300A0" w:rsidRDefault="003300A0" w:rsidP="003300A0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def"/>
          <w:rFonts w:ascii="Consolas" w:hAnsi="Consolas" w:cs="Consolas"/>
          <w:color w:val="0000FF"/>
          <w:sz w:val="22"/>
          <w:szCs w:val="22"/>
        </w:rPr>
        <w:t>DecorationCompany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decorate</w:t>
      </w:r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装修店面</w:t>
      </w:r>
      <w:r w:rsidR="0016021D">
        <w:rPr>
          <w:rStyle w:val="cm-string"/>
          <w:rFonts w:ascii="Consolas" w:hAnsi="Consolas" w:cs="Consolas" w:hint="eastAsia"/>
          <w:color w:val="AA1111"/>
          <w:sz w:val="22"/>
          <w:szCs w:val="22"/>
        </w:rPr>
        <w:t>完成。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14:paraId="1595213D" w14:textId="77777777" w:rsidR="00B51BB5" w:rsidRDefault="00B51BB5" w:rsidP="00B51BB5">
      <w:pPr>
        <w:pStyle w:val="a4"/>
        <w:shd w:val="clear" w:color="auto" w:fill="FFFFFF"/>
        <w:spacing w:before="450" w:beforeAutospacing="0" w:after="192" w:afterAutospacing="0"/>
        <w:rPr>
          <w:rFonts w:ascii="Helvetica Neue" w:hAnsi="Helvetica Neue"/>
          <w:color w:val="333333"/>
        </w:rPr>
      </w:pPr>
      <w:r>
        <w:rPr>
          <w:rStyle w:val="md-expand"/>
          <w:rFonts w:ascii="Helvetica Neue" w:hAnsi="Helvetica Neue"/>
          <w:color w:val="333333"/>
        </w:rPr>
        <w:t xml:space="preserve">    </w:t>
      </w:r>
      <w:r>
        <w:rPr>
          <w:rStyle w:val="md-expand"/>
          <w:rFonts w:ascii="Helvetica Neue" w:hAnsi="Helvetica Neue" w:hint="eastAsia"/>
          <w:color w:val="333333"/>
        </w:rPr>
        <w:t>招聘网站类</w:t>
      </w:r>
      <w:proofErr w:type="spellStart"/>
      <w:r w:rsidRPr="00B51BB5">
        <w:rPr>
          <w:rStyle w:val="md-expand"/>
          <w:rFonts w:ascii="Helvetica Neue" w:hAnsi="Helvetica Neue"/>
          <w:color w:val="333333"/>
        </w:rPr>
        <w:t>RecruitingWebsite</w:t>
      </w:r>
      <w:proofErr w:type="spellEnd"/>
      <w:r>
        <w:rPr>
          <w:rStyle w:val="md-expand"/>
          <w:rFonts w:ascii="Helvetica Neue" w:hAnsi="Helvetica Neue" w:hint="eastAsia"/>
          <w:color w:val="333333"/>
        </w:rPr>
        <w:t>。招聘的</w:t>
      </w:r>
      <w:r w:rsidR="005664AB">
        <w:rPr>
          <w:rStyle w:val="md-expand"/>
          <w:rFonts w:ascii="Helvetica Neue" w:hAnsi="Helvetica Neue" w:hint="eastAsia"/>
          <w:color w:val="333333"/>
        </w:rPr>
        <w:t>工作</w:t>
      </w:r>
      <w:r>
        <w:rPr>
          <w:rStyle w:val="md-expand"/>
          <w:rFonts w:ascii="Helvetica Neue" w:hAnsi="Helvetica Neue" w:hint="eastAsia"/>
          <w:color w:val="333333"/>
        </w:rPr>
        <w:t>要找它。</w:t>
      </w:r>
    </w:p>
    <w:p w14:paraId="1528E9C5" w14:textId="77777777" w:rsidR="00B51BB5" w:rsidRDefault="00B51BB5" w:rsidP="00B51BB5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def"/>
          <w:rFonts w:ascii="Consolas" w:hAnsi="Consolas" w:cs="Consolas"/>
          <w:color w:val="0000FF"/>
          <w:sz w:val="22"/>
          <w:szCs w:val="22"/>
        </w:rPr>
        <w:t>RecruitingWebsite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hireTalent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雇佣员工</w:t>
      </w:r>
      <w:r w:rsidR="0016021D">
        <w:rPr>
          <w:rStyle w:val="cm-string"/>
          <w:rFonts w:ascii="Consolas" w:hAnsi="Consolas" w:cs="Consolas" w:hint="eastAsia"/>
          <w:color w:val="AA1111"/>
          <w:sz w:val="22"/>
          <w:szCs w:val="22"/>
        </w:rPr>
        <w:t>完成。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Fonts w:ascii="Consolas" w:hAnsi="Consolas" w:cs="Consolas"/>
          <w:color w:val="333333"/>
          <w:sz w:val="22"/>
          <w:szCs w:val="22"/>
        </w:rPr>
        <w:lastRenderedPageBreak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14:paraId="5D9CDE6A" w14:textId="77777777" w:rsidR="00025345" w:rsidRPr="00025345" w:rsidRDefault="00DA6D43" w:rsidP="00025345">
      <w:pPr>
        <w:pStyle w:val="a4"/>
        <w:spacing w:before="192" w:after="192"/>
      </w:pPr>
      <w:r>
        <w:rPr>
          <w:rStyle w:val="md-line"/>
          <w:rFonts w:ascii="Helvetica Neue" w:hAnsi="Helvetica Neue"/>
          <w:color w:val="333333"/>
        </w:rPr>
        <w:t xml:space="preserve">   </w:t>
      </w:r>
      <w:r>
        <w:rPr>
          <w:rStyle w:val="md-line"/>
          <w:rFonts w:ascii="Helvetica Neue" w:hAnsi="Helvetica Neue" w:hint="eastAsia"/>
          <w:color w:val="333333"/>
        </w:rPr>
        <w:t>政府机关类</w:t>
      </w:r>
      <w:proofErr w:type="spellStart"/>
      <w:r w:rsidRPr="00DA6D43">
        <w:rPr>
          <w:rStyle w:val="md-expand"/>
          <w:rFonts w:hint="eastAsia"/>
        </w:rPr>
        <w:t>G</w:t>
      </w:r>
      <w:r w:rsidRPr="00DA6D43">
        <w:rPr>
          <w:rStyle w:val="md-expand"/>
        </w:rPr>
        <w:t>overnmentOffice</w:t>
      </w:r>
      <w:proofErr w:type="spellEnd"/>
      <w:r w:rsidR="00700C60">
        <w:rPr>
          <w:rStyle w:val="md-expand"/>
          <w:rFonts w:hint="eastAsia"/>
        </w:rPr>
        <w:t>，处理</w:t>
      </w:r>
      <w:r>
        <w:rPr>
          <w:rStyle w:val="md-expand"/>
          <w:rFonts w:hint="eastAsia"/>
        </w:rPr>
        <w:t>营业执照</w:t>
      </w:r>
      <w:r w:rsidR="00700C60">
        <w:rPr>
          <w:rStyle w:val="md-expand"/>
          <w:rFonts w:hint="eastAsia"/>
        </w:rPr>
        <w:t>申请</w:t>
      </w:r>
      <w:r>
        <w:rPr>
          <w:rStyle w:val="md-expand"/>
          <w:rFonts w:hint="eastAsia"/>
        </w:rPr>
        <w:t>。</w:t>
      </w:r>
    </w:p>
    <w:p w14:paraId="660D7D05" w14:textId="77777777" w:rsidR="00025345" w:rsidRPr="00CD4905" w:rsidRDefault="00025345" w:rsidP="00CD4905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Style w:val="md-expand"/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def"/>
          <w:rFonts w:ascii="Consolas" w:hAnsi="Consolas" w:cs="Consolas"/>
          <w:color w:val="0000FF"/>
          <w:sz w:val="22"/>
          <w:szCs w:val="22"/>
        </w:rPr>
        <w:t>GovernmentOffice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applyBusinessLicense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申请营业执照</w:t>
      </w:r>
      <w:r w:rsidR="0016021D">
        <w:rPr>
          <w:rStyle w:val="cm-string"/>
          <w:rFonts w:ascii="Consolas" w:hAnsi="Consolas" w:cs="Consolas" w:hint="eastAsia"/>
          <w:color w:val="AA1111"/>
          <w:sz w:val="22"/>
          <w:szCs w:val="22"/>
        </w:rPr>
        <w:t>完成。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14:paraId="2E8213F7" w14:textId="77777777" w:rsidR="00027B49" w:rsidRDefault="00CD4905" w:rsidP="00027B49">
      <w:pPr>
        <w:pStyle w:val="HTML"/>
        <w:shd w:val="clear" w:color="auto" w:fill="FFFFFF"/>
        <w:ind w:firstLine="480"/>
        <w:rPr>
          <w:rFonts w:ascii="Helvetica Neue" w:hAnsi="Helvetica Neue"/>
          <w:color w:val="333333"/>
        </w:rPr>
      </w:pPr>
      <w:r>
        <w:rPr>
          <w:rFonts w:ascii="Helvetica Neue" w:hAnsi="Helvetica Neue" w:hint="eastAsia"/>
          <w:color w:val="333333"/>
        </w:rPr>
        <w:t>最后是食材供应商类</w:t>
      </w:r>
      <w:r w:rsidRPr="00CD4905">
        <w:rPr>
          <w:rFonts w:ascii="Helvetica Neue" w:hAnsi="Helvetica Neue"/>
          <w:color w:val="333333"/>
        </w:rPr>
        <w:t>Supplier</w:t>
      </w:r>
      <w:r w:rsidR="000774EA">
        <w:rPr>
          <w:rFonts w:ascii="Helvetica Neue" w:hAnsi="Helvetica Neue" w:hint="eastAsia"/>
          <w:color w:val="333333"/>
        </w:rPr>
        <w:t>。</w:t>
      </w:r>
      <w:r>
        <w:rPr>
          <w:rFonts w:ascii="Helvetica Neue" w:hAnsi="Helvetica Neue" w:hint="eastAsia"/>
          <w:color w:val="333333"/>
        </w:rPr>
        <w:t>可以</w:t>
      </w:r>
      <w:r w:rsidR="00027B49">
        <w:rPr>
          <w:rFonts w:ascii="Helvetica Neue" w:hAnsi="Helvetica Neue" w:hint="eastAsia"/>
          <w:color w:val="333333"/>
        </w:rPr>
        <w:t>在</w:t>
      </w:r>
      <w:r>
        <w:rPr>
          <w:rFonts w:ascii="Helvetica Neue" w:hAnsi="Helvetica Neue" w:hint="eastAsia"/>
          <w:color w:val="333333"/>
        </w:rPr>
        <w:t>它这里订购蔬菜和肉类。</w:t>
      </w:r>
    </w:p>
    <w:p w14:paraId="4F44BAD4" w14:textId="77777777" w:rsidR="00C452DE" w:rsidRPr="00027B49" w:rsidRDefault="00027B49" w:rsidP="00027B49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Supplier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orderVegetables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订购蔬菜</w:t>
      </w:r>
      <w:r w:rsidR="0016021D">
        <w:rPr>
          <w:rStyle w:val="cm-string"/>
          <w:rFonts w:ascii="Consolas" w:hAnsi="Consolas" w:cs="Consolas" w:hint="eastAsia"/>
          <w:color w:val="AA1111"/>
          <w:sz w:val="22"/>
          <w:szCs w:val="22"/>
        </w:rPr>
        <w:t>完成。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orderMe</w:t>
      </w:r>
      <w:r w:rsidR="00E307AA">
        <w:rPr>
          <w:rStyle w:val="cm-variable"/>
          <w:rFonts w:ascii="Consolas" w:hAnsi="Consolas" w:cs="Consolas" w:hint="eastAsia"/>
          <w:color w:val="000000"/>
          <w:sz w:val="22"/>
          <w:szCs w:val="22"/>
        </w:rPr>
        <w:t>a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订购肉类</w:t>
      </w:r>
      <w:r w:rsidR="0016021D">
        <w:rPr>
          <w:rStyle w:val="cm-string"/>
          <w:rFonts w:ascii="Consolas" w:hAnsi="Consolas" w:cs="Consolas" w:hint="eastAsia"/>
          <w:color w:val="AA1111"/>
          <w:sz w:val="22"/>
          <w:szCs w:val="22"/>
        </w:rPr>
        <w:t>完成。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14:paraId="1AC03787" w14:textId="77777777" w:rsidR="00027B49" w:rsidRPr="00027B49" w:rsidRDefault="00027B49" w:rsidP="00027B49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由于</w:t>
      </w:r>
      <w:r w:rsidR="00CF016E">
        <w:rPr>
          <w:rFonts w:hint="eastAsia"/>
        </w:rPr>
        <w:t>没有</w:t>
      </w:r>
      <w:r w:rsidR="00AD3F27">
        <w:rPr>
          <w:rFonts w:hint="eastAsia"/>
        </w:rPr>
        <w:t>加盟商，所以开饭</w:t>
      </w:r>
      <w:r w:rsidR="00D93500">
        <w:rPr>
          <w:rFonts w:hint="eastAsia"/>
        </w:rPr>
        <w:t>店</w:t>
      </w:r>
      <w:r w:rsidR="00AD3F27">
        <w:rPr>
          <w:rFonts w:hint="eastAsia"/>
        </w:rPr>
        <w:t>的人</w:t>
      </w:r>
      <w:r w:rsidR="003E7A90">
        <w:rPr>
          <w:rFonts w:hint="eastAsia"/>
        </w:rPr>
        <w:t>就得</w:t>
      </w:r>
      <w:r w:rsidR="00AD3F27">
        <w:rPr>
          <w:rFonts w:hint="eastAsia"/>
        </w:rPr>
        <w:t>麻烦一点，需要分别和以上几个对象打交道，完成开饭</w:t>
      </w:r>
      <w:r w:rsidR="00D93500">
        <w:rPr>
          <w:rFonts w:hint="eastAsia"/>
        </w:rPr>
        <w:t>店</w:t>
      </w:r>
      <w:r w:rsidR="00AD3F27">
        <w:rPr>
          <w:rFonts w:hint="eastAsia"/>
        </w:rPr>
        <w:t>的步骤。</w:t>
      </w:r>
    </w:p>
    <w:p w14:paraId="5B1EE7B8" w14:textId="77777777" w:rsidR="000E5CEC" w:rsidRPr="00027B49" w:rsidRDefault="00027B49" w:rsidP="00027B49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People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openRestaurant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DecorationCompany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decorationCompany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DecorationCompany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GovernmentOffice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governmentOffice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GovernmentOffice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RecruitingWebsite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recruitingWebsite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RecruitingWebsite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Supplier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supplier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Supplier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Fonts w:ascii="Consolas" w:hAnsi="Consolas" w:cs="Consolas"/>
          <w:color w:val="333333"/>
          <w:sz w:val="22"/>
          <w:szCs w:val="22"/>
        </w:rPr>
        <w:lastRenderedPageBreak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decorationCompany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decorate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governmentOffice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applyBusinessLicense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recruitingWebsite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hireTalent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supplier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orderMe</w:t>
      </w:r>
      <w:r w:rsidR="00F54E63">
        <w:rPr>
          <w:rStyle w:val="cm-variable"/>
          <w:rFonts w:ascii="Consolas" w:hAnsi="Consolas" w:cs="Consolas" w:hint="eastAsia"/>
          <w:color w:val="000000"/>
          <w:sz w:val="22"/>
          <w:szCs w:val="22"/>
        </w:rPr>
        <w:t>a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supplier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orderVegetables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饭店成功开业！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14:paraId="4BAC6817" w14:textId="77777777" w:rsidR="00560CBF" w:rsidRPr="00560CBF" w:rsidRDefault="000E5CEC" w:rsidP="00560CBF">
      <w:pPr>
        <w:spacing w:beforeLines="50" w:before="211"/>
        <w:ind w:firstLine="420"/>
        <w:jc w:val="both"/>
      </w:pPr>
      <w:r>
        <w:rPr>
          <w:rFonts w:hint="eastAsia"/>
        </w:rPr>
        <w:t>客户端代码非常简单，调用People对象的</w:t>
      </w:r>
      <w:proofErr w:type="spellStart"/>
      <w:r>
        <w:rPr>
          <w:rFonts w:hint="eastAsia"/>
        </w:rPr>
        <w:t>openRestaurant</w:t>
      </w:r>
      <w:proofErr w:type="spellEnd"/>
      <w:r>
        <w:rPr>
          <w:rFonts w:hint="eastAsia"/>
        </w:rPr>
        <w:t>方法。</w:t>
      </w:r>
    </w:p>
    <w:p w14:paraId="302229ED" w14:textId="77777777" w:rsidR="00560CBF" w:rsidRPr="00560CBF" w:rsidRDefault="00560CBF" w:rsidP="00560CBF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variable"/>
          <w:rFonts w:ascii="Consolas" w:hAnsi="Consolas" w:cs="Consolas"/>
          <w:color w:val="000000"/>
          <w:sz w:val="22"/>
          <w:szCs w:val="22"/>
        </w:rPr>
        <w:t>People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people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People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people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openRestaurant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</w:p>
    <w:p w14:paraId="29AF2E55" w14:textId="77777777" w:rsidR="0016021D" w:rsidRPr="0016021D" w:rsidRDefault="000E5CEC" w:rsidP="0016021D">
      <w:pPr>
        <w:spacing w:beforeLines="50" w:before="211" w:line="360" w:lineRule="auto"/>
        <w:ind w:firstLine="420"/>
        <w:jc w:val="both"/>
        <w:rPr>
          <w:rFonts w:ascii="Consolas" w:hAnsi="Consolas" w:cs="Consolas"/>
          <w:color w:val="000000"/>
          <w:sz w:val="22"/>
          <w:szCs w:val="22"/>
        </w:rPr>
      </w:pPr>
      <w:r>
        <w:rPr>
          <w:rFonts w:hint="eastAsia"/>
        </w:rPr>
        <w:t>执行结果如下，饭</w:t>
      </w:r>
      <w:r w:rsidR="00D91365">
        <w:rPr>
          <w:rFonts w:hint="eastAsia"/>
        </w:rPr>
        <w:t>店</w:t>
      </w:r>
      <w:r w:rsidR="00674F32">
        <w:rPr>
          <w:rFonts w:hint="eastAsia"/>
        </w:rPr>
        <w:t>这</w:t>
      </w:r>
      <w:r>
        <w:rPr>
          <w:rFonts w:hint="eastAsia"/>
        </w:rPr>
        <w:t>就开起来啦！</w:t>
      </w:r>
    </w:p>
    <w:p w14:paraId="4091466D" w14:textId="77777777" w:rsidR="0016021D" w:rsidRPr="0016021D" w:rsidRDefault="0016021D" w:rsidP="0016021D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variable"/>
          <w:rFonts w:ascii="Consolas" w:hAnsi="Consolas" w:cs="Consolas"/>
          <w:color w:val="000000"/>
          <w:sz w:val="22"/>
          <w:szCs w:val="22"/>
        </w:rPr>
        <w:t>装修店面完成。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申请营业执照完成。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雇佣员工完成。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订购肉类完成。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订购蔬菜完成。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饭店成功开业！</w:t>
      </w:r>
    </w:p>
    <w:p w14:paraId="63912A29" w14:textId="74826109" w:rsidR="00B64EA4" w:rsidRDefault="00D52202" w:rsidP="00492733">
      <w:pPr>
        <w:spacing w:beforeLines="50" w:before="211" w:line="360" w:lineRule="auto"/>
        <w:ind w:firstLine="420"/>
        <w:jc w:val="both"/>
      </w:pPr>
      <w:commentRangeStart w:id="164"/>
      <w:r>
        <w:rPr>
          <w:rFonts w:hint="eastAsia"/>
        </w:rPr>
        <w:t>熊小猫：这个例子</w:t>
      </w:r>
      <w:r w:rsidR="00E124B1">
        <w:rPr>
          <w:rFonts w:hint="eastAsia"/>
        </w:rPr>
        <w:t>看起来似乎很简单</w:t>
      </w:r>
      <w:r w:rsidR="00DD11BD">
        <w:rPr>
          <w:rFonts w:hint="eastAsia"/>
        </w:rPr>
        <w:t>，</w:t>
      </w:r>
      <w:commentRangeEnd w:id="164"/>
      <w:r w:rsidR="00E124B1">
        <w:rPr>
          <w:rStyle w:val="ae"/>
        </w:rPr>
        <w:commentReference w:id="164"/>
      </w:r>
      <w:r>
        <w:rPr>
          <w:rFonts w:hint="eastAsia"/>
        </w:rPr>
        <w:t>真实情况要复杂的多。</w:t>
      </w:r>
      <w:r w:rsidR="00F94CD9">
        <w:rPr>
          <w:rFonts w:hint="eastAsia"/>
        </w:rPr>
        <w:t>我们把</w:t>
      </w:r>
      <w:r w:rsidR="00E45CC0">
        <w:rPr>
          <w:rFonts w:hint="eastAsia"/>
        </w:rPr>
        <w:t>开饭店所</w:t>
      </w:r>
      <w:r w:rsidR="00031014">
        <w:rPr>
          <w:rFonts w:hint="eastAsia"/>
        </w:rPr>
        <w:t>用到</w:t>
      </w:r>
      <w:r w:rsidR="00E45CC0">
        <w:rPr>
          <w:rFonts w:hint="eastAsia"/>
        </w:rPr>
        <w:t>的这些类</w:t>
      </w:r>
      <w:r w:rsidR="00865CC2">
        <w:rPr>
          <w:rFonts w:hint="eastAsia"/>
        </w:rPr>
        <w:t>集合在一起，</w:t>
      </w:r>
      <w:r w:rsidR="00EA3C04">
        <w:rPr>
          <w:rFonts w:hint="eastAsia"/>
        </w:rPr>
        <w:t>他们构成了一个</w:t>
      </w:r>
      <w:r w:rsidR="005827BC">
        <w:rPr>
          <w:rFonts w:hint="eastAsia"/>
        </w:rPr>
        <w:t>“</w:t>
      </w:r>
      <w:r w:rsidR="00987E37">
        <w:rPr>
          <w:rFonts w:hint="eastAsia"/>
        </w:rPr>
        <w:t>开</w:t>
      </w:r>
      <w:r w:rsidR="00916582">
        <w:rPr>
          <w:rFonts w:hint="eastAsia"/>
        </w:rPr>
        <w:t>饭店</w:t>
      </w:r>
      <w:r w:rsidR="00E45CC0">
        <w:rPr>
          <w:rFonts w:hint="eastAsia"/>
        </w:rPr>
        <w:t>子系统</w:t>
      </w:r>
      <w:r w:rsidR="005827BC">
        <w:rPr>
          <w:rFonts w:hint="eastAsia"/>
        </w:rPr>
        <w:t>”</w:t>
      </w:r>
      <w:r w:rsidR="00E45CC0">
        <w:rPr>
          <w:rFonts w:hint="eastAsia"/>
        </w:rPr>
        <w:t>，对外提供</w:t>
      </w:r>
      <w:r w:rsidR="00DC53BD">
        <w:rPr>
          <w:rFonts w:hint="eastAsia"/>
        </w:rPr>
        <w:t>开饭店所需要的</w:t>
      </w:r>
      <w:r w:rsidR="00E45CC0">
        <w:rPr>
          <w:rFonts w:hint="eastAsia"/>
        </w:rPr>
        <w:t>服务</w:t>
      </w:r>
      <w:r w:rsidR="00AD1A72">
        <w:rPr>
          <w:rFonts w:hint="eastAsia"/>
        </w:rPr>
        <w:t>。</w:t>
      </w:r>
    </w:p>
    <w:p w14:paraId="530B4DEC" w14:textId="44436652" w:rsidR="00F94CD9" w:rsidRDefault="00AD1A72" w:rsidP="00492733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现在</w:t>
      </w:r>
      <w:r w:rsidR="00DC53BD">
        <w:rPr>
          <w:rFonts w:hint="eastAsia"/>
        </w:rPr>
        <w:t>这个子系统并不复杂</w:t>
      </w:r>
      <w:r>
        <w:rPr>
          <w:rFonts w:hint="eastAsia"/>
        </w:rPr>
        <w:t>，但是</w:t>
      </w:r>
      <w:r w:rsidR="00E45CC0">
        <w:rPr>
          <w:rFonts w:hint="eastAsia"/>
        </w:rPr>
        <w:t>真实的子系统随着多年的</w:t>
      </w:r>
      <w:r w:rsidR="00511460">
        <w:rPr>
          <w:rFonts w:hint="eastAsia"/>
        </w:rPr>
        <w:t>系统演进，</w:t>
      </w:r>
      <w:r w:rsidR="00E45CC0">
        <w:rPr>
          <w:rFonts w:hint="eastAsia"/>
        </w:rPr>
        <w:t>会变得越来庞大，类的数量会越来越多。</w:t>
      </w:r>
      <w:r>
        <w:rPr>
          <w:rFonts w:hint="eastAsia"/>
        </w:rPr>
        <w:t>此时，你如果再想使用</w:t>
      </w:r>
      <w:r w:rsidR="00180305">
        <w:rPr>
          <w:rFonts w:hint="eastAsia"/>
        </w:rPr>
        <w:t>这个</w:t>
      </w:r>
      <w:r>
        <w:rPr>
          <w:rFonts w:hint="eastAsia"/>
        </w:rPr>
        <w:t>子系统，需要</w:t>
      </w:r>
      <w:r w:rsidR="00A60664">
        <w:rPr>
          <w:rFonts w:hint="eastAsia"/>
        </w:rPr>
        <w:t>花大量时间</w:t>
      </w:r>
      <w:r>
        <w:rPr>
          <w:rFonts w:hint="eastAsia"/>
        </w:rPr>
        <w:t>了解</w:t>
      </w:r>
      <w:del w:id="165" w:author="一鸣 李" w:date="2023-12-26T10:42:00Z">
        <w:r w:rsidDel="00532C6A">
          <w:rPr>
            <w:rFonts w:hint="eastAsia"/>
          </w:rPr>
          <w:delText>子系统</w:delText>
        </w:r>
      </w:del>
      <w:ins w:id="166" w:author="一鸣 李" w:date="2023-12-26T10:42:00Z">
        <w:r w:rsidR="00532C6A">
          <w:rPr>
            <w:rFonts w:hint="eastAsia"/>
          </w:rPr>
          <w:t>它的</w:t>
        </w:r>
      </w:ins>
      <w:r>
        <w:rPr>
          <w:rFonts w:hint="eastAsia"/>
        </w:rPr>
        <w:t>内部</w:t>
      </w:r>
      <w:del w:id="167" w:author="一鸣 李" w:date="2023-12-26T10:42:00Z">
        <w:r w:rsidDel="002555FB">
          <w:rPr>
            <w:rFonts w:hint="eastAsia"/>
          </w:rPr>
          <w:delText>的</w:delText>
        </w:r>
      </w:del>
      <w:r>
        <w:rPr>
          <w:rFonts w:hint="eastAsia"/>
        </w:rPr>
        <w:t>实现，</w:t>
      </w:r>
      <w:r>
        <w:rPr>
          <w:rFonts w:hint="eastAsia"/>
        </w:rPr>
        <w:lastRenderedPageBreak/>
        <w:t>每个类</w:t>
      </w:r>
      <w:r w:rsidR="000E421D">
        <w:rPr>
          <w:rFonts w:hint="eastAsia"/>
        </w:rPr>
        <w:t>的职责是什么、有哪些接口可以用</w:t>
      </w:r>
      <w:r>
        <w:rPr>
          <w:rFonts w:hint="eastAsia"/>
        </w:rPr>
        <w:t>。</w:t>
      </w:r>
      <w:r w:rsidR="00016B8C">
        <w:rPr>
          <w:rFonts w:hint="eastAsia"/>
        </w:rPr>
        <w:t>这</w:t>
      </w:r>
      <w:r w:rsidR="00A60664">
        <w:rPr>
          <w:rFonts w:hint="eastAsia"/>
        </w:rPr>
        <w:t>就</w:t>
      </w:r>
      <w:r w:rsidR="00CB0CD8">
        <w:rPr>
          <w:rFonts w:hint="eastAsia"/>
        </w:rPr>
        <w:t>好比</w:t>
      </w:r>
      <w:r w:rsidR="00A60664">
        <w:rPr>
          <w:rFonts w:hint="eastAsia"/>
        </w:rPr>
        <w:t>你自己开饭店，</w:t>
      </w:r>
      <w:r w:rsidR="000774EA">
        <w:rPr>
          <w:rFonts w:hint="eastAsia"/>
        </w:rPr>
        <w:t>一开始</w:t>
      </w:r>
      <w:r w:rsidR="0045758D">
        <w:rPr>
          <w:rFonts w:hint="eastAsia"/>
        </w:rPr>
        <w:t>什么都不知道，</w:t>
      </w:r>
      <w:r w:rsidR="00E124B1">
        <w:rPr>
          <w:rFonts w:hint="eastAsia"/>
        </w:rPr>
        <w:t>只能从零学起</w:t>
      </w:r>
      <w:r w:rsidR="00A60664">
        <w:rPr>
          <w:rFonts w:hint="eastAsia"/>
        </w:rPr>
        <w:t>。</w:t>
      </w:r>
    </w:p>
    <w:p w14:paraId="73B92734" w14:textId="632F6868" w:rsidR="006E3245" w:rsidRDefault="006E3245" w:rsidP="00F96CB9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兔小白：</w:t>
      </w:r>
      <w:del w:id="168" w:author="一鸣 李" w:date="2023-12-26T10:07:00Z">
        <w:r w:rsidR="00492733" w:rsidDel="00D422B9">
          <w:rPr>
            <w:rFonts w:hint="eastAsia"/>
          </w:rPr>
          <w:delText>哎，我把问题想简单了。</w:delText>
        </w:r>
      </w:del>
      <w:r w:rsidR="00492733">
        <w:rPr>
          <w:rFonts w:hint="eastAsia"/>
        </w:rPr>
        <w:t>你说的这种情况确实普遍存在</w:t>
      </w:r>
      <w:ins w:id="169" w:author="一鸣 李" w:date="2023-12-26T10:08:00Z">
        <w:r w:rsidR="003C269E">
          <w:rPr>
            <w:rFonts w:hint="eastAsia"/>
          </w:rPr>
          <w:t>，真实的软件系统</w:t>
        </w:r>
      </w:ins>
      <w:ins w:id="170" w:author="一鸣 李" w:date="2023-12-26T10:43:00Z">
        <w:r w:rsidR="00FB53F2">
          <w:rPr>
            <w:rFonts w:hint="eastAsia"/>
          </w:rPr>
          <w:t>极其</w:t>
        </w:r>
      </w:ins>
      <w:ins w:id="171" w:author="一鸣 李" w:date="2023-12-26T10:08:00Z">
        <w:r w:rsidR="003C269E">
          <w:rPr>
            <w:rFonts w:hint="eastAsia"/>
          </w:rPr>
          <w:t>复杂。</w:t>
        </w:r>
      </w:ins>
      <w:del w:id="172" w:author="一鸣 李" w:date="2023-12-26T10:08:00Z">
        <w:r w:rsidR="00492733" w:rsidDel="003C269E">
          <w:rPr>
            <w:rFonts w:hint="eastAsia"/>
          </w:rPr>
          <w:delText>。</w:delText>
        </w:r>
      </w:del>
    </w:p>
    <w:p w14:paraId="2121F93E" w14:textId="77777777" w:rsidR="00930CDD" w:rsidRDefault="00492733" w:rsidP="00CC6AF4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熊小猫：更严重的问题是，</w:t>
      </w:r>
      <w:r w:rsidR="00CA4CC8">
        <w:rPr>
          <w:rFonts w:hint="eastAsia"/>
        </w:rPr>
        <w:t>当</w:t>
      </w:r>
      <w:r>
        <w:rPr>
          <w:rFonts w:hint="eastAsia"/>
        </w:rPr>
        <w:t>你把子系统</w:t>
      </w:r>
      <w:r w:rsidR="00F96CB9">
        <w:rPr>
          <w:rFonts w:hint="eastAsia"/>
        </w:rPr>
        <w:t>内部</w:t>
      </w:r>
      <w:r w:rsidR="0045287C">
        <w:rPr>
          <w:rFonts w:hint="eastAsia"/>
        </w:rPr>
        <w:t>的</w:t>
      </w:r>
      <w:r w:rsidR="00F96CB9">
        <w:rPr>
          <w:rFonts w:hint="eastAsia"/>
        </w:rPr>
        <w:t>实现</w:t>
      </w:r>
      <w:r>
        <w:rPr>
          <w:rFonts w:hint="eastAsia"/>
        </w:rPr>
        <w:t>搞明白，</w:t>
      </w:r>
      <w:r w:rsidR="00F96CB9">
        <w:rPr>
          <w:rFonts w:hint="eastAsia"/>
        </w:rPr>
        <w:t>写完</w:t>
      </w:r>
      <w:r>
        <w:rPr>
          <w:rFonts w:hint="eastAsia"/>
        </w:rPr>
        <w:t>程序</w:t>
      </w:r>
      <w:r w:rsidR="00B31A90">
        <w:rPr>
          <w:rFonts w:hint="eastAsia"/>
        </w:rPr>
        <w:t>没多久，</w:t>
      </w:r>
      <w:r>
        <w:rPr>
          <w:rFonts w:hint="eastAsia"/>
        </w:rPr>
        <w:t>另外</w:t>
      </w:r>
      <w:r w:rsidR="00B31A90">
        <w:rPr>
          <w:rFonts w:hint="eastAsia"/>
        </w:rPr>
        <w:t>一位程序员又要用</w:t>
      </w:r>
      <w:r w:rsidR="00151292">
        <w:rPr>
          <w:rFonts w:hint="eastAsia"/>
        </w:rPr>
        <w:t>到这个</w:t>
      </w:r>
      <w:r w:rsidR="00B31A90">
        <w:rPr>
          <w:rFonts w:hint="eastAsia"/>
        </w:rPr>
        <w:t>子系统</w:t>
      </w:r>
      <w:r w:rsidR="007446BA">
        <w:rPr>
          <w:rFonts w:hint="eastAsia"/>
        </w:rPr>
        <w:t>进行开发</w:t>
      </w:r>
      <w:r w:rsidR="009B21CD">
        <w:rPr>
          <w:rFonts w:hint="eastAsia"/>
        </w:rPr>
        <w:t>。</w:t>
      </w:r>
      <w:r w:rsidR="00B31A90">
        <w:rPr>
          <w:rFonts w:hint="eastAsia"/>
        </w:rPr>
        <w:t>他又要把你走</w:t>
      </w:r>
      <w:r w:rsidR="009B21CD">
        <w:rPr>
          <w:rFonts w:hint="eastAsia"/>
        </w:rPr>
        <w:t>过</w:t>
      </w:r>
      <w:r w:rsidR="00B31A90">
        <w:rPr>
          <w:rFonts w:hint="eastAsia"/>
        </w:rPr>
        <w:t>的路全部走一遍</w:t>
      </w:r>
      <w:r w:rsidR="003C09BB">
        <w:rPr>
          <w:rFonts w:hint="eastAsia"/>
        </w:rPr>
        <w:t>。这时候我们就</w:t>
      </w:r>
      <w:r w:rsidR="00556845">
        <w:rPr>
          <w:rFonts w:hint="eastAsia"/>
        </w:rPr>
        <w:t>需要</w:t>
      </w:r>
      <w:r w:rsidR="003C09BB">
        <w:rPr>
          <w:rFonts w:hint="eastAsia"/>
        </w:rPr>
        <w:t>思考</w:t>
      </w:r>
      <w:r w:rsidR="00C001DE">
        <w:rPr>
          <w:rFonts w:hint="eastAsia"/>
        </w:rPr>
        <w:t>，</w:t>
      </w:r>
      <w:r w:rsidR="003C09BB">
        <w:rPr>
          <w:rFonts w:hint="eastAsia"/>
        </w:rPr>
        <w:t>如何让这条路变得好走一点。</w:t>
      </w:r>
    </w:p>
    <w:p w14:paraId="2F638309" w14:textId="77777777" w:rsidR="00262E78" w:rsidRDefault="003442C2" w:rsidP="00CC6AF4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从程序结构来</w:t>
      </w:r>
      <w:r w:rsidR="0062663E">
        <w:rPr>
          <w:rFonts w:hint="eastAsia"/>
        </w:rPr>
        <w:t>看</w:t>
      </w:r>
      <w:r>
        <w:rPr>
          <w:rFonts w:hint="eastAsia"/>
        </w:rPr>
        <w:t>，</w:t>
      </w:r>
      <w:r w:rsidR="00BE492C">
        <w:rPr>
          <w:rFonts w:hint="eastAsia"/>
        </w:rPr>
        <w:t>P</w:t>
      </w:r>
      <w:r w:rsidR="003267E3">
        <w:rPr>
          <w:rFonts w:hint="eastAsia"/>
        </w:rPr>
        <w:t>eople类依赖了太多子系统</w:t>
      </w:r>
      <w:r w:rsidR="00A11911">
        <w:rPr>
          <w:rFonts w:hint="eastAsia"/>
        </w:rPr>
        <w:t>的内部</w:t>
      </w:r>
      <w:r w:rsidR="003267E3">
        <w:rPr>
          <w:rFonts w:hint="eastAsia"/>
        </w:rPr>
        <w:t>类</w:t>
      </w:r>
      <w:r w:rsidR="005C76FE">
        <w:rPr>
          <w:rFonts w:hint="eastAsia"/>
        </w:rPr>
        <w:t>，</w:t>
      </w:r>
      <w:r w:rsidR="00262E78">
        <w:rPr>
          <w:rFonts w:hint="eastAsia"/>
        </w:rPr>
        <w:t>导致People类使用子系统过于复杂。而且他们之间过于紧密的耦合，会让子系统</w:t>
      </w:r>
      <w:r w:rsidR="008C5BFD">
        <w:rPr>
          <w:rFonts w:hint="eastAsia"/>
        </w:rPr>
        <w:t>内部类</w:t>
      </w:r>
      <w:r w:rsidR="00262E78">
        <w:rPr>
          <w:rFonts w:hint="eastAsia"/>
        </w:rPr>
        <w:t>的变化，直接影响到People类</w:t>
      </w:r>
      <w:r w:rsidR="005C76FE">
        <w:rPr>
          <w:rFonts w:hint="eastAsia"/>
        </w:rPr>
        <w:t>。</w:t>
      </w:r>
    </w:p>
    <w:p w14:paraId="17A6BD00" w14:textId="179B6633" w:rsidR="00FC7C49" w:rsidDel="00EF3C21" w:rsidRDefault="002E5E5E" w:rsidP="00CC6AF4">
      <w:pPr>
        <w:spacing w:beforeLines="50" w:before="211" w:line="360" w:lineRule="auto"/>
        <w:ind w:firstLine="420"/>
        <w:jc w:val="both"/>
        <w:rPr>
          <w:del w:id="173" w:author="一鸣 李" w:date="2023-12-26T10:16:00Z"/>
        </w:rPr>
      </w:pPr>
      <w:del w:id="174" w:author="一鸣 李" w:date="2023-12-26T10:16:00Z">
        <w:r w:rsidDel="00EF3C21">
          <w:rPr>
            <w:rFonts w:hint="eastAsia"/>
          </w:rPr>
          <w:delText>不要觉得连锁加盟意义不大，一个好的品牌方能带来很多收益。</w:delText>
        </w:r>
        <w:r w:rsidR="007E0E1E" w:rsidDel="00EF3C21">
          <w:rPr>
            <w:rFonts w:hint="eastAsia"/>
          </w:rPr>
          <w:delText>要不你再</w:delText>
        </w:r>
        <w:r w:rsidR="00EC273D" w:rsidDel="00EF3C21">
          <w:rPr>
            <w:rFonts w:hint="eastAsia"/>
          </w:rPr>
          <w:delText>考虑考虑</w:delText>
        </w:r>
        <w:r w:rsidR="00C02615" w:rsidDel="00EF3C21">
          <w:rPr>
            <w:rFonts w:hint="eastAsia"/>
          </w:rPr>
          <w:delText>以</w:delText>
        </w:r>
        <w:r w:rsidR="007E0E1E" w:rsidDel="00EF3C21">
          <w:rPr>
            <w:rFonts w:hint="eastAsia"/>
          </w:rPr>
          <w:delText>加盟的方式开店？</w:delText>
        </w:r>
      </w:del>
    </w:p>
    <w:p w14:paraId="72AD5C79" w14:textId="7A99121E" w:rsidR="00BB0967" w:rsidRDefault="00BB0967" w:rsidP="00CC6AF4">
      <w:pPr>
        <w:spacing w:beforeLines="50" w:before="211" w:line="360" w:lineRule="auto"/>
        <w:ind w:firstLine="420"/>
        <w:jc w:val="both"/>
        <w:rPr>
          <w:ins w:id="175" w:author="一鸣 李" w:date="2023-12-26T10:17:00Z"/>
        </w:rPr>
      </w:pPr>
      <w:r>
        <w:rPr>
          <w:rFonts w:hint="eastAsia"/>
        </w:rPr>
        <w:t>兔小白：</w:t>
      </w:r>
      <w:ins w:id="176" w:author="shuang zhang" w:date="2023-12-20T16:00:00Z">
        <w:del w:id="177" w:author="一鸣 李" w:date="2023-12-26T10:14:00Z">
          <w:r w:rsidR="00E124B1" w:rsidDel="00D127DE">
            <w:rPr>
              <w:rFonts w:hint="eastAsia"/>
            </w:rPr>
            <w:delText>好的，我试试</w:delText>
          </w:r>
        </w:del>
      </w:ins>
      <w:del w:id="178" w:author="一鸣 李" w:date="2023-12-26T10:14:00Z">
        <w:r w:rsidDel="00D127DE">
          <w:rPr>
            <w:rFonts w:hint="eastAsia"/>
          </w:rPr>
          <w:delText>我已经意识到</w:delText>
        </w:r>
        <w:r w:rsidR="005C76FE" w:rsidDel="00D127DE">
          <w:rPr>
            <w:rFonts w:hint="eastAsia"/>
          </w:rPr>
          <w:delText>了</w:delText>
        </w:r>
        <w:r w:rsidDel="00D127DE">
          <w:rPr>
            <w:rFonts w:hint="eastAsia"/>
          </w:rPr>
          <w:delText>问题的严重性</w:delText>
        </w:r>
        <w:r w:rsidR="00D37EED" w:rsidDel="00D127DE">
          <w:rPr>
            <w:rFonts w:hint="eastAsia"/>
          </w:rPr>
          <w:delText>。我</w:delText>
        </w:r>
        <w:r w:rsidDel="00D127DE">
          <w:rPr>
            <w:rFonts w:hint="eastAsia"/>
          </w:rPr>
          <w:delText>这就去改代码，把加盟的品牌方</w:delText>
        </w:r>
        <w:r w:rsidR="001915D2" w:rsidDel="00D127DE">
          <w:rPr>
            <w:rFonts w:hint="eastAsia"/>
          </w:rPr>
          <w:delText>添加</w:delText>
        </w:r>
        <w:r w:rsidDel="00D127DE">
          <w:rPr>
            <w:rFonts w:hint="eastAsia"/>
          </w:rPr>
          <w:delText>进来</w:delText>
        </w:r>
      </w:del>
      <w:ins w:id="179" w:author="一鸣 李" w:date="2023-12-26T10:45:00Z">
        <w:r w:rsidR="00427550">
          <w:rPr>
            <w:rFonts w:hint="eastAsia"/>
          </w:rPr>
          <w:t>听你分析完</w:t>
        </w:r>
      </w:ins>
      <w:ins w:id="180" w:author="一鸣 李" w:date="2023-12-26T10:14:00Z">
        <w:r w:rsidR="00D127DE">
          <w:rPr>
            <w:rFonts w:hint="eastAsia"/>
          </w:rPr>
          <w:t>，我更</w:t>
        </w:r>
      </w:ins>
      <w:ins w:id="181" w:author="一鸣 李" w:date="2023-12-26T10:16:00Z">
        <w:r w:rsidR="00D127DE">
          <w:rPr>
            <w:rFonts w:hint="eastAsia"/>
          </w:rPr>
          <w:t>加</w:t>
        </w:r>
      </w:ins>
      <w:ins w:id="182" w:author="一鸣 李" w:date="2023-12-26T10:14:00Z">
        <w:r w:rsidR="00D127DE">
          <w:rPr>
            <w:rFonts w:hint="eastAsia"/>
          </w:rPr>
          <w:t>意识到开</w:t>
        </w:r>
      </w:ins>
      <w:ins w:id="183" w:author="一鸣 李" w:date="2023-12-26T10:15:00Z">
        <w:r w:rsidR="00D127DE">
          <w:rPr>
            <w:rFonts w:hint="eastAsia"/>
          </w:rPr>
          <w:t>饭店没那么容易</w:t>
        </w:r>
      </w:ins>
      <w:r>
        <w:rPr>
          <w:rFonts w:hint="eastAsia"/>
        </w:rPr>
        <w:t>。</w:t>
      </w:r>
      <w:ins w:id="184" w:author="一鸣 李" w:date="2023-12-26T10:15:00Z">
        <w:r w:rsidR="00D127DE">
          <w:rPr>
            <w:rFonts w:hint="eastAsia"/>
          </w:rPr>
          <w:t>讲讲你说的外观模式</w:t>
        </w:r>
      </w:ins>
      <w:ins w:id="185" w:author="一鸣 李" w:date="2023-12-26T10:45:00Z">
        <w:r w:rsidR="00526856">
          <w:rPr>
            <w:rFonts w:hint="eastAsia"/>
          </w:rPr>
          <w:t>吧</w:t>
        </w:r>
      </w:ins>
      <w:ins w:id="186" w:author="一鸣 李" w:date="2023-12-26T10:15:00Z">
        <w:r w:rsidR="00D127DE">
          <w:rPr>
            <w:rFonts w:hint="eastAsia"/>
          </w:rPr>
          <w:t>，怎么</w:t>
        </w:r>
      </w:ins>
      <w:ins w:id="187" w:author="一鸣 李" w:date="2023-12-26T10:16:00Z">
        <w:r w:rsidR="00EF3C21">
          <w:rPr>
            <w:rFonts w:hint="eastAsia"/>
          </w:rPr>
          <w:t>来</w:t>
        </w:r>
      </w:ins>
      <w:ins w:id="188" w:author="一鸣 李" w:date="2023-12-26T10:15:00Z">
        <w:r w:rsidR="00D127DE">
          <w:rPr>
            <w:rFonts w:hint="eastAsia"/>
          </w:rPr>
          <w:t>简化开饭店呢？</w:t>
        </w:r>
      </w:ins>
    </w:p>
    <w:p w14:paraId="2CFA7DF9" w14:textId="2CE4429E" w:rsidR="00EF3C21" w:rsidRPr="00EF3C21" w:rsidRDefault="00EF3C21" w:rsidP="00D140DB">
      <w:pPr>
        <w:spacing w:beforeLines="50" w:before="211" w:line="360" w:lineRule="auto"/>
        <w:ind w:firstLine="420"/>
        <w:jc w:val="both"/>
        <w:rPr>
          <w:rFonts w:hint="eastAsia"/>
        </w:rPr>
      </w:pPr>
      <w:ins w:id="189" w:author="一鸣 李" w:date="2023-12-26T10:17:00Z">
        <w:r>
          <w:rPr>
            <w:rFonts w:hint="eastAsia"/>
          </w:rPr>
          <w:t>熊小猫：不着急说外观模式。</w:t>
        </w:r>
      </w:ins>
      <w:ins w:id="190" w:author="一鸣 李" w:date="2023-12-26T10:18:00Z">
        <w:r>
          <w:rPr>
            <w:rFonts w:hint="eastAsia"/>
          </w:rPr>
          <w:t>我</w:t>
        </w:r>
        <w:r w:rsidR="00D140DB">
          <w:rPr>
            <w:rFonts w:hint="eastAsia"/>
          </w:rPr>
          <w:t>先</w:t>
        </w:r>
        <w:r>
          <w:rPr>
            <w:rFonts w:hint="eastAsia"/>
          </w:rPr>
          <w:t>和你聊聊</w:t>
        </w:r>
        <w:r w:rsidR="00D140DB">
          <w:rPr>
            <w:rFonts w:hint="eastAsia"/>
          </w:rPr>
          <w:t>餐饮连锁加盟。</w:t>
        </w:r>
      </w:ins>
    </w:p>
    <w:p w14:paraId="7FC185FD" w14:textId="77777777" w:rsidR="00BB0967" w:rsidRDefault="00BB0967" w:rsidP="00BB0967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1</w:t>
      </w:r>
      <w:r w:rsidR="00825674">
        <w:rPr>
          <w:rFonts w:ascii="Impact" w:eastAsia="方正大黑简体" w:hAnsi="Impact" w:cs="Times New Roman"/>
          <w:b w:val="0"/>
          <w:bCs w:val="0"/>
          <w:noProof/>
          <w:szCs w:val="21"/>
        </w:rPr>
        <w:t>3</w:t>
      </w: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.</w:t>
      </w:r>
      <w:r w:rsidR="00E521E7">
        <w:rPr>
          <w:rFonts w:ascii="Impact" w:eastAsia="方正大黑简体" w:hAnsi="Impact" w:cs="Times New Roman"/>
          <w:b w:val="0"/>
          <w:bCs w:val="0"/>
          <w:noProof/>
          <w:szCs w:val="21"/>
        </w:rPr>
        <w:t>3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 xml:space="preserve"> 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加盟开店，</w:t>
      </w:r>
      <w:r w:rsidR="00EA0F14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受益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颇丰</w:t>
      </w:r>
    </w:p>
    <w:p w14:paraId="3D413419" w14:textId="01DB5A33" w:rsidR="00670206" w:rsidRDefault="00D140DB" w:rsidP="00D140DB">
      <w:pPr>
        <w:spacing w:beforeLines="50" w:before="211" w:line="360" w:lineRule="auto"/>
        <w:ind w:firstLine="420"/>
        <w:jc w:val="both"/>
        <w:rPr>
          <w:ins w:id="191" w:author="一鸣 李" w:date="2023-12-26T10:46:00Z"/>
        </w:rPr>
      </w:pPr>
      <w:ins w:id="192" w:author="一鸣 李" w:date="2023-12-26T10:19:00Z">
        <w:r>
          <w:rPr>
            <w:rFonts w:hint="eastAsia"/>
          </w:rPr>
          <w:t>熊小猫：</w:t>
        </w:r>
      </w:ins>
      <w:ins w:id="193" w:author="一鸣 李" w:date="2023-12-26T10:45:00Z">
        <w:r w:rsidR="00990FE4">
          <w:rPr>
            <w:rFonts w:hint="eastAsia"/>
          </w:rPr>
          <w:t>独立</w:t>
        </w:r>
      </w:ins>
      <w:ins w:id="194" w:author="一鸣 李" w:date="2023-12-26T10:19:00Z">
        <w:r>
          <w:rPr>
            <w:rFonts w:hint="eastAsia"/>
          </w:rPr>
          <w:t>开饭店，</w:t>
        </w:r>
      </w:ins>
      <w:ins w:id="195" w:author="一鸣 李" w:date="2023-12-26T10:21:00Z">
        <w:r>
          <w:rPr>
            <w:rFonts w:hint="eastAsia"/>
          </w:rPr>
          <w:t>要和形形色色的</w:t>
        </w:r>
      </w:ins>
      <w:ins w:id="196" w:author="一鸣 李" w:date="2023-12-26T10:45:00Z">
        <w:r w:rsidR="00837878">
          <w:rPr>
            <w:rFonts w:hint="eastAsia"/>
          </w:rPr>
          <w:t>各路</w:t>
        </w:r>
      </w:ins>
      <w:ins w:id="197" w:author="一鸣 李" w:date="2023-12-26T10:46:00Z">
        <w:r w:rsidR="00EB5D45">
          <w:rPr>
            <w:rFonts w:hint="eastAsia"/>
          </w:rPr>
          <w:t>对接方</w:t>
        </w:r>
      </w:ins>
      <w:ins w:id="198" w:author="一鸣 李" w:date="2023-12-26T10:21:00Z">
        <w:r>
          <w:rPr>
            <w:rFonts w:hint="eastAsia"/>
          </w:rPr>
          <w:t>打交道。</w:t>
        </w:r>
      </w:ins>
      <w:ins w:id="199" w:author="一鸣 李" w:date="2023-12-26T10:23:00Z">
        <w:r>
          <w:rPr>
            <w:rFonts w:hint="eastAsia"/>
          </w:rPr>
          <w:t>但选择加盟一家餐饮品牌，这些麻烦事就全都没有了！</w:t>
        </w:r>
      </w:ins>
    </w:p>
    <w:p w14:paraId="66CB1BDC" w14:textId="4CA3A6C2" w:rsidR="00D140DB" w:rsidRDefault="00D140DB" w:rsidP="00D140DB">
      <w:pPr>
        <w:spacing w:beforeLines="50" w:before="211" w:line="360" w:lineRule="auto"/>
        <w:ind w:firstLine="420"/>
        <w:jc w:val="both"/>
        <w:rPr>
          <w:ins w:id="200" w:author="一鸣 李" w:date="2023-12-26T10:23:00Z"/>
        </w:rPr>
      </w:pPr>
      <w:ins w:id="201" w:author="一鸣 李" w:date="2023-12-26T10:23:00Z">
        <w:r>
          <w:rPr>
            <w:rFonts w:hint="eastAsia"/>
          </w:rPr>
          <w:t>品牌方可以帮助你餐厅选址。品牌方有合作的装修公司。品牌方甚至可以直接给你派遣厨师和服务员。菜单、软件这些开店必需品，品牌方也都有现成的。营业执照可以交给品牌方去办理，你只需要提供材料。食材的采购就更简单了，直接从品牌方订货。几乎开店的所有步骤，你都只需要和品牌方打交道。</w:t>
        </w:r>
      </w:ins>
    </w:p>
    <w:p w14:paraId="6431A005" w14:textId="2968432C" w:rsidR="00D140DB" w:rsidRPr="00D140DB" w:rsidRDefault="00C93B81" w:rsidP="00692A35">
      <w:pPr>
        <w:spacing w:beforeLines="50" w:before="211" w:line="360" w:lineRule="auto"/>
        <w:ind w:firstLine="420"/>
        <w:jc w:val="both"/>
        <w:rPr>
          <w:ins w:id="202" w:author="一鸣 李" w:date="2023-12-26T10:19:00Z"/>
          <w:rFonts w:hint="eastAsia"/>
        </w:rPr>
      </w:pPr>
      <w:ins w:id="203" w:author="一鸣 李" w:date="2023-12-26T10:25:00Z">
        <w:r>
          <w:rPr>
            <w:noProof/>
          </w:rPr>
          <w:lastRenderedPageBreak/>
          <w:drawing>
            <wp:inline distT="0" distB="0" distL="0" distR="0" wp14:anchorId="1FE5BEB6" wp14:editId="6BC89525">
              <wp:extent cx="6184900" cy="3205480"/>
              <wp:effectExtent l="0" t="0" r="0" b="0"/>
              <wp:docPr id="1" name="图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未命名作品 135.jpg"/>
                      <pic:cNvPicPr/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84900" cy="32054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9D144D2" w14:textId="787726F2" w:rsidR="00C93B81" w:rsidRDefault="00C93B81" w:rsidP="00692A35">
      <w:pPr>
        <w:spacing w:beforeLines="50" w:before="211" w:line="360" w:lineRule="auto"/>
        <w:ind w:firstLine="420"/>
        <w:jc w:val="both"/>
        <w:rPr>
          <w:ins w:id="204" w:author="一鸣 李" w:date="2023-12-26T10:26:00Z"/>
        </w:rPr>
      </w:pPr>
      <w:ins w:id="205" w:author="一鸣 李" w:date="2023-12-26T10:25:00Z">
        <w:r>
          <w:rPr>
            <w:rFonts w:hint="eastAsia"/>
          </w:rPr>
          <w:t>兔小白：加盟开店确实省事</w:t>
        </w:r>
      </w:ins>
      <w:ins w:id="206" w:author="一鸣 李" w:date="2023-12-26T10:48:00Z">
        <w:r w:rsidR="00670206">
          <w:rPr>
            <w:rFonts w:hint="eastAsia"/>
          </w:rPr>
          <w:t>呀！</w:t>
        </w:r>
      </w:ins>
      <w:ins w:id="207" w:author="一鸣 李" w:date="2023-12-26T10:26:00Z">
        <w:r>
          <w:rPr>
            <w:rFonts w:hint="eastAsia"/>
          </w:rPr>
          <w:t>又燃起了</w:t>
        </w:r>
      </w:ins>
      <w:ins w:id="208" w:author="一鸣 李" w:date="2023-12-26T10:48:00Z">
        <w:r w:rsidR="00670206">
          <w:rPr>
            <w:rFonts w:hint="eastAsia"/>
          </w:rPr>
          <w:t>我</w:t>
        </w:r>
      </w:ins>
      <w:ins w:id="209" w:author="一鸣 李" w:date="2023-12-26T10:26:00Z">
        <w:r>
          <w:rPr>
            <w:rFonts w:hint="eastAsia"/>
          </w:rPr>
          <w:t>开饭店的梦想</w:t>
        </w:r>
      </w:ins>
      <w:ins w:id="210" w:author="一鸣 李" w:date="2023-12-26T10:27:00Z">
        <w:r w:rsidR="00D46D63">
          <w:rPr>
            <w:rFonts w:hint="eastAsia"/>
          </w:rPr>
          <w:t>！</w:t>
        </w:r>
      </w:ins>
    </w:p>
    <w:p w14:paraId="746FF142" w14:textId="6CADCF7A" w:rsidR="00C93B81" w:rsidRDefault="00C93B81" w:rsidP="00692A35">
      <w:pPr>
        <w:spacing w:beforeLines="50" w:before="211" w:line="360" w:lineRule="auto"/>
        <w:ind w:firstLine="420"/>
        <w:jc w:val="both"/>
        <w:rPr>
          <w:ins w:id="211" w:author="一鸣 李" w:date="2023-12-26T10:28:00Z"/>
        </w:rPr>
      </w:pPr>
      <w:ins w:id="212" w:author="一鸣 李" w:date="2023-12-26T10:26:00Z">
        <w:r>
          <w:rPr>
            <w:rFonts w:hint="eastAsia"/>
          </w:rPr>
          <w:t>熊小猫：</w:t>
        </w:r>
      </w:ins>
      <w:ins w:id="213" w:author="一鸣 李" w:date="2023-12-26T10:50:00Z">
        <w:r w:rsidR="00CB33B8">
          <w:rPr>
            <w:rFonts w:hint="eastAsia"/>
          </w:rPr>
          <w:t>品牌方为加盟方</w:t>
        </w:r>
      </w:ins>
      <w:ins w:id="214" w:author="一鸣 李" w:date="2023-12-26T10:49:00Z">
        <w:r w:rsidR="00FC2471">
          <w:rPr>
            <w:rFonts w:hint="eastAsia"/>
          </w:rPr>
          <w:t>屏蔽</w:t>
        </w:r>
        <w:r w:rsidR="00D15197">
          <w:rPr>
            <w:rFonts w:hint="eastAsia"/>
          </w:rPr>
          <w:t>了</w:t>
        </w:r>
        <w:r w:rsidR="00FC2471">
          <w:rPr>
            <w:rFonts w:hint="eastAsia"/>
          </w:rPr>
          <w:t>开饭店</w:t>
        </w:r>
      </w:ins>
      <w:ins w:id="215" w:author="一鸣 李" w:date="2023-12-26T10:50:00Z">
        <w:r w:rsidR="00CB33B8">
          <w:rPr>
            <w:rFonts w:hint="eastAsia"/>
          </w:rPr>
          <w:t>所</w:t>
        </w:r>
      </w:ins>
      <w:ins w:id="216" w:author="一鸣 李" w:date="2023-12-26T10:49:00Z">
        <w:r w:rsidR="00FC2471">
          <w:rPr>
            <w:rFonts w:hint="eastAsia"/>
          </w:rPr>
          <w:t>需要的各类对接方</w:t>
        </w:r>
      </w:ins>
      <w:ins w:id="217" w:author="一鸣 李" w:date="2023-12-26T11:33:00Z">
        <w:r w:rsidR="00852B45">
          <w:rPr>
            <w:rFonts w:hint="eastAsia"/>
          </w:rPr>
          <w:t>，使得</w:t>
        </w:r>
        <w:r w:rsidR="00151478">
          <w:rPr>
            <w:rFonts w:hint="eastAsia"/>
          </w:rPr>
          <w:t>开饭店门槛降低</w:t>
        </w:r>
      </w:ins>
      <w:ins w:id="218" w:author="一鸣 李" w:date="2023-12-26T11:34:00Z">
        <w:r w:rsidR="00151478">
          <w:rPr>
            <w:rFonts w:hint="eastAsia"/>
          </w:rPr>
          <w:t>，餐饮连锁加盟店越来越多。</w:t>
        </w:r>
      </w:ins>
      <w:bookmarkStart w:id="219" w:name="_GoBack"/>
      <w:bookmarkEnd w:id="219"/>
      <w:ins w:id="220" w:author="一鸣 李" w:date="2023-12-26T10:28:00Z">
        <w:r w:rsidR="00D46D63">
          <w:rPr>
            <w:rFonts w:hint="eastAsia"/>
          </w:rPr>
          <w:t>这种思想</w:t>
        </w:r>
      </w:ins>
      <w:ins w:id="221" w:author="一鸣 李" w:date="2023-12-26T10:27:00Z">
        <w:r>
          <w:rPr>
            <w:rFonts w:hint="eastAsia"/>
          </w:rPr>
          <w:t>在软件设计中也有运用</w:t>
        </w:r>
      </w:ins>
      <w:ins w:id="222" w:author="一鸣 李" w:date="2023-12-26T10:28:00Z">
        <w:r w:rsidR="00A27116">
          <w:rPr>
            <w:rFonts w:hint="eastAsia"/>
          </w:rPr>
          <w:t>，就是我</w:t>
        </w:r>
      </w:ins>
      <w:ins w:id="223" w:author="一鸣 李" w:date="2023-12-26T10:51:00Z">
        <w:r w:rsidR="00C43D8F">
          <w:rPr>
            <w:rFonts w:hint="eastAsia"/>
          </w:rPr>
          <w:t>要</w:t>
        </w:r>
      </w:ins>
      <w:ins w:id="224" w:author="一鸣 李" w:date="2023-12-26T10:28:00Z">
        <w:r w:rsidR="00A27116">
          <w:rPr>
            <w:rFonts w:hint="eastAsia"/>
          </w:rPr>
          <w:t>讲的外观模式</w:t>
        </w:r>
      </w:ins>
      <w:ins w:id="225" w:author="一鸣 李" w:date="2023-12-26T10:27:00Z">
        <w:r>
          <w:rPr>
            <w:rFonts w:hint="eastAsia"/>
          </w:rPr>
          <w:t>。</w:t>
        </w:r>
      </w:ins>
    </w:p>
    <w:p w14:paraId="5FB67FB3" w14:textId="3692290B" w:rsidR="008E2185" w:rsidRDefault="0072623D" w:rsidP="00692A35">
      <w:pPr>
        <w:spacing w:beforeLines="50" w:before="211" w:line="360" w:lineRule="auto"/>
        <w:ind w:firstLine="420"/>
        <w:jc w:val="both"/>
        <w:rPr>
          <w:ins w:id="226" w:author="一鸣 李" w:date="2023-12-26T10:33:00Z"/>
        </w:rPr>
      </w:pPr>
      <w:ins w:id="227" w:author="一鸣 李" w:date="2023-12-26T11:06:00Z">
        <w:r>
          <w:rPr>
            <w:rFonts w:hint="eastAsia"/>
          </w:rPr>
          <w:t>你的程序中也可以加入品牌方类，让它</w:t>
        </w:r>
      </w:ins>
      <w:ins w:id="228" w:author="一鸣 李" w:date="2023-12-26T10:31:00Z">
        <w:r w:rsidR="001604A0">
          <w:rPr>
            <w:rFonts w:hint="eastAsia"/>
          </w:rPr>
          <w:t>作为开</w:t>
        </w:r>
      </w:ins>
      <w:ins w:id="229" w:author="一鸣 李" w:date="2023-12-26T10:52:00Z">
        <w:r w:rsidR="00DB1F1E">
          <w:rPr>
            <w:rFonts w:hint="eastAsia"/>
          </w:rPr>
          <w:t>饭</w:t>
        </w:r>
      </w:ins>
      <w:ins w:id="230" w:author="一鸣 李" w:date="2023-12-26T10:31:00Z">
        <w:r w:rsidR="001604A0">
          <w:rPr>
            <w:rFonts w:hint="eastAsia"/>
          </w:rPr>
          <w:t>店子系统对外提供服务的窗口</w:t>
        </w:r>
      </w:ins>
      <w:ins w:id="231" w:author="一鸣 李" w:date="2023-12-26T11:06:00Z">
        <w:r w:rsidR="00C17D4B">
          <w:rPr>
            <w:rFonts w:hint="eastAsia"/>
          </w:rPr>
          <w:t>。</w:t>
        </w:r>
      </w:ins>
      <w:ins w:id="232" w:author="一鸣 李" w:date="2023-12-26T11:07:00Z">
        <w:r w:rsidR="00C17D4B">
          <w:rPr>
            <w:rFonts w:hint="eastAsia"/>
          </w:rPr>
          <w:t>这样</w:t>
        </w:r>
      </w:ins>
      <w:ins w:id="233" w:author="一鸣 李" w:date="2023-12-26T10:32:00Z">
        <w:r w:rsidR="001604A0">
          <w:rPr>
            <w:rFonts w:hint="eastAsia"/>
          </w:rPr>
          <w:t>People类就只需要依赖</w:t>
        </w:r>
      </w:ins>
      <w:ins w:id="234" w:author="一鸣 李" w:date="2023-12-26T10:52:00Z">
        <w:r w:rsidR="00DB1F1E">
          <w:rPr>
            <w:rFonts w:hint="eastAsia"/>
          </w:rPr>
          <w:t>品牌方</w:t>
        </w:r>
      </w:ins>
      <w:ins w:id="235" w:author="一鸣 李" w:date="2023-12-26T10:32:00Z">
        <w:r w:rsidR="001604A0">
          <w:rPr>
            <w:rFonts w:hint="eastAsia"/>
          </w:rPr>
          <w:t>类。</w:t>
        </w:r>
      </w:ins>
    </w:p>
    <w:p w14:paraId="56AB02AA" w14:textId="3207EA07" w:rsidR="004A312F" w:rsidRDefault="004A312F" w:rsidP="00692A35">
      <w:pPr>
        <w:spacing w:beforeLines="50" w:before="211" w:line="360" w:lineRule="auto"/>
        <w:ind w:firstLine="420"/>
        <w:jc w:val="both"/>
        <w:rPr>
          <w:ins w:id="236" w:author="一鸣 李" w:date="2023-12-26T10:34:00Z"/>
        </w:rPr>
      </w:pPr>
      <w:ins w:id="237" w:author="一鸣 李" w:date="2023-12-26T10:33:00Z">
        <w:r>
          <w:rPr>
            <w:rFonts w:hint="eastAsia"/>
          </w:rPr>
          <w:t>兔小白：这个办法好</w:t>
        </w:r>
      </w:ins>
      <w:ins w:id="238" w:author="一鸣 李" w:date="2023-12-26T10:53:00Z">
        <w:r w:rsidR="00CA7F23">
          <w:rPr>
            <w:rFonts w:hint="eastAsia"/>
          </w:rPr>
          <w:t>，</w:t>
        </w:r>
      </w:ins>
      <w:ins w:id="239" w:author="一鸣 李" w:date="2023-12-26T10:34:00Z">
        <w:r>
          <w:rPr>
            <w:rFonts w:hint="eastAsia"/>
          </w:rPr>
          <w:t>我这就把</w:t>
        </w:r>
      </w:ins>
      <w:ins w:id="240" w:author="一鸣 李" w:date="2023-12-26T10:52:00Z">
        <w:r w:rsidR="001E3CC8">
          <w:rPr>
            <w:rFonts w:hint="eastAsia"/>
          </w:rPr>
          <w:t>品牌方</w:t>
        </w:r>
      </w:ins>
      <w:ins w:id="241" w:author="一鸣 李" w:date="2023-12-26T10:34:00Z">
        <w:r>
          <w:rPr>
            <w:rFonts w:hint="eastAsia"/>
          </w:rPr>
          <w:t>加进来。</w:t>
        </w:r>
      </w:ins>
    </w:p>
    <w:p w14:paraId="57A0137C" w14:textId="297271C8" w:rsidR="00793AD9" w:rsidRDefault="00793AD9" w:rsidP="00692A35">
      <w:pPr>
        <w:spacing w:beforeLines="50" w:before="211" w:line="360" w:lineRule="auto"/>
        <w:ind w:firstLine="420"/>
        <w:jc w:val="both"/>
        <w:rPr>
          <w:ins w:id="242" w:author="一鸣 李" w:date="2023-12-26T10:25:00Z"/>
          <w:rFonts w:hint="eastAsia"/>
        </w:rPr>
      </w:pPr>
      <w:ins w:id="243" w:author="一鸣 李" w:date="2023-12-26T10:34:00Z">
        <w:r>
          <w:rPr>
            <w:rFonts w:hint="eastAsia"/>
          </w:rPr>
          <w:t>1</w:t>
        </w:r>
        <w:r>
          <w:t>5</w:t>
        </w:r>
        <w:r>
          <w:rPr>
            <w:rFonts w:hint="eastAsia"/>
          </w:rPr>
          <w:t>分钟后，兔小白完成了程序修改。</w:t>
        </w:r>
      </w:ins>
    </w:p>
    <w:p w14:paraId="3E3E3AD0" w14:textId="2C1B9935" w:rsidR="00692A35" w:rsidRPr="00692A35" w:rsidRDefault="00EA0F14" w:rsidP="00692A35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兔小白：</w:t>
      </w:r>
      <w:r w:rsidR="001007E9">
        <w:rPr>
          <w:rFonts w:hint="eastAsia"/>
        </w:rPr>
        <w:t>我在程序中增加了品牌方类</w:t>
      </w:r>
      <w:proofErr w:type="spellStart"/>
      <w:r w:rsidR="00A23F51" w:rsidRPr="00A23F51">
        <w:t>BrandSideCompany</w:t>
      </w:r>
      <w:proofErr w:type="spellEnd"/>
      <w:r w:rsidR="00913C59">
        <w:rPr>
          <w:rFonts w:hint="eastAsia"/>
        </w:rPr>
        <w:t>，</w:t>
      </w:r>
      <w:r w:rsidR="00481BAE">
        <w:rPr>
          <w:rFonts w:hint="eastAsia"/>
        </w:rPr>
        <w:t>它</w:t>
      </w:r>
      <w:r w:rsidR="00692A35">
        <w:rPr>
          <w:rFonts w:hint="eastAsia"/>
        </w:rPr>
        <w:t>整合</w:t>
      </w:r>
      <w:r w:rsidR="00481BAE">
        <w:rPr>
          <w:rFonts w:hint="eastAsia"/>
        </w:rPr>
        <w:t>了开店所有对接方的行为，只不过行为实现</w:t>
      </w:r>
      <w:r w:rsidR="00913C59">
        <w:rPr>
          <w:rFonts w:hint="eastAsia"/>
        </w:rPr>
        <w:t>都是调用相应的对接方来实现。</w:t>
      </w:r>
    </w:p>
    <w:p w14:paraId="746319CC" w14:textId="77777777" w:rsidR="00692A35" w:rsidRPr="00780871" w:rsidRDefault="00692A35" w:rsidP="00780871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def"/>
          <w:rFonts w:ascii="Consolas" w:hAnsi="Consolas" w:cs="Consolas"/>
          <w:color w:val="0000FF"/>
          <w:sz w:val="22"/>
          <w:szCs w:val="22"/>
        </w:rPr>
        <w:t>BrandSideCompany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DecorationCompany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decorationCompany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DecorationCompany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Fonts w:ascii="Consolas" w:hAnsi="Consolas" w:cs="Consolas"/>
          <w:color w:val="333333"/>
          <w:sz w:val="22"/>
          <w:szCs w:val="22"/>
        </w:rPr>
        <w:lastRenderedPageBreak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GovernmentOffice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governmentOffice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GovernmentOffice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RecruitingWebsite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recruitingWebsite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RecruitingWebsite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Supplier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supplier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Supplier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decorate</w:t>
      </w:r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decorationCompany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decorate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applyBusinessLicense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governmentOffice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applyBusinessLicense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hireTalent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recruitingWebsite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hireTalent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orderMe</w:t>
      </w:r>
      <w:r w:rsidR="00783E51">
        <w:rPr>
          <w:rStyle w:val="cm-variable"/>
          <w:rFonts w:ascii="Consolas" w:hAnsi="Consolas" w:cs="Consolas" w:hint="eastAsia"/>
          <w:color w:val="000000"/>
          <w:sz w:val="22"/>
          <w:szCs w:val="22"/>
        </w:rPr>
        <w:t>a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supplier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orderMe</w:t>
      </w:r>
      <w:r w:rsidR="00783E51">
        <w:rPr>
          <w:rStyle w:val="cm-variable"/>
          <w:rFonts w:ascii="Consolas" w:hAnsi="Consolas" w:cs="Consolas" w:hint="eastAsia"/>
          <w:color w:val="000000"/>
          <w:sz w:val="22"/>
          <w:szCs w:val="22"/>
        </w:rPr>
        <w:t>a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orderVegetables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supplier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orderVegetables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14:paraId="18E197F4" w14:textId="6E209C67" w:rsidR="00780871" w:rsidRPr="00780871" w:rsidRDefault="00EA0F14" w:rsidP="00780871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品牌方就像一个代理，他负责对接所有开</w:t>
      </w:r>
      <w:ins w:id="244" w:author="一鸣 李" w:date="2023-12-26T10:53:00Z">
        <w:r w:rsidR="006A7B34">
          <w:rPr>
            <w:rFonts w:hint="eastAsia"/>
          </w:rPr>
          <w:t>饭</w:t>
        </w:r>
      </w:ins>
      <w:r>
        <w:rPr>
          <w:rFonts w:hint="eastAsia"/>
        </w:rPr>
        <w:t>店需要的对接方。想要开店的人只</w:t>
      </w:r>
      <w:r w:rsidR="00885DB4">
        <w:rPr>
          <w:rFonts w:hint="eastAsia"/>
        </w:rPr>
        <w:t>需</w:t>
      </w:r>
      <w:r>
        <w:rPr>
          <w:rFonts w:hint="eastAsia"/>
        </w:rPr>
        <w:t>对接品牌方。</w:t>
      </w:r>
      <w:r w:rsidR="00DD775F">
        <w:rPr>
          <w:rFonts w:hint="eastAsia"/>
        </w:rPr>
        <w:t>People类现在只依赖</w:t>
      </w:r>
      <w:proofErr w:type="spellStart"/>
      <w:r w:rsidR="00DD775F" w:rsidRPr="00A23F51">
        <w:t>BrandSideCompany</w:t>
      </w:r>
      <w:proofErr w:type="spellEnd"/>
      <w:r w:rsidR="00DD775F">
        <w:rPr>
          <w:rFonts w:hint="eastAsia"/>
        </w:rPr>
        <w:t>一个类，依赖关系简单多了。</w:t>
      </w:r>
    </w:p>
    <w:p w14:paraId="218F3466" w14:textId="77777777" w:rsidR="00780871" w:rsidRPr="00780871" w:rsidRDefault="00780871" w:rsidP="00780871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People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openRestaurant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Fonts w:ascii="Consolas" w:hAnsi="Consolas" w:cs="Consolas"/>
          <w:color w:val="333333"/>
          <w:sz w:val="22"/>
          <w:szCs w:val="22"/>
        </w:rPr>
        <w:lastRenderedPageBreak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decorate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applyBusinessLicense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hireTalent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orderMe</w:t>
      </w:r>
      <w:r w:rsidR="00B31D42">
        <w:rPr>
          <w:rStyle w:val="cm-variable"/>
          <w:rFonts w:ascii="Consolas" w:hAnsi="Consolas" w:cs="Consolas" w:hint="eastAsia"/>
          <w:color w:val="000000"/>
          <w:sz w:val="22"/>
          <w:szCs w:val="22"/>
        </w:rPr>
        <w:t>a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orderVegetables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饭店成功开业！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14:paraId="0DD9EED8" w14:textId="77777777" w:rsidR="00EA0F14" w:rsidRDefault="00DD775F" w:rsidP="00DD775F">
      <w:pPr>
        <w:spacing w:beforeLines="50" w:before="211" w:line="360" w:lineRule="auto"/>
        <w:ind w:firstLine="420"/>
        <w:jc w:val="both"/>
      </w:pPr>
      <w:r>
        <w:rPr>
          <w:rFonts w:hint="eastAsia"/>
        </w:rPr>
        <w:t xml:space="preserve">嗯 </w:t>
      </w:r>
      <w:r>
        <w:t>......</w:t>
      </w:r>
      <w:r>
        <w:rPr>
          <w:rFonts w:hint="eastAsia"/>
        </w:rPr>
        <w:t>不过我发现一个问题，虽然People类的依赖关系简单了，</w:t>
      </w:r>
      <w:r w:rsidR="00E925F4">
        <w:rPr>
          <w:rFonts w:hint="eastAsia"/>
        </w:rPr>
        <w:t>但</w:t>
      </w:r>
      <w:proofErr w:type="spellStart"/>
      <w:r w:rsidRPr="00A23F51">
        <w:rPr>
          <w:rFonts w:hint="eastAsia"/>
        </w:rPr>
        <w:t>B</w:t>
      </w:r>
      <w:r w:rsidRPr="00A23F51">
        <w:t>randSideCompany</w:t>
      </w:r>
      <w:proofErr w:type="spellEnd"/>
      <w:r>
        <w:rPr>
          <w:rFonts w:hint="eastAsia"/>
        </w:rPr>
        <w:t>承接了</w:t>
      </w:r>
      <w:r w:rsidR="00BC7CC8">
        <w:rPr>
          <w:rFonts w:hint="eastAsia"/>
        </w:rPr>
        <w:t>原来</w:t>
      </w:r>
      <w:r w:rsidR="001F11EB">
        <w:rPr>
          <w:rFonts w:hint="eastAsia"/>
        </w:rPr>
        <w:t>People类</w:t>
      </w:r>
      <w:r>
        <w:rPr>
          <w:rFonts w:hint="eastAsia"/>
        </w:rPr>
        <w:t>的</w:t>
      </w:r>
      <w:r w:rsidR="00173D5A">
        <w:rPr>
          <w:rFonts w:hint="eastAsia"/>
        </w:rPr>
        <w:t>所有</w:t>
      </w:r>
      <w:r>
        <w:rPr>
          <w:rFonts w:hint="eastAsia"/>
        </w:rPr>
        <w:t>依赖。</w:t>
      </w:r>
      <w:r w:rsidR="00040046">
        <w:rPr>
          <w:rFonts w:hint="eastAsia"/>
        </w:rPr>
        <w:t>程序</w:t>
      </w:r>
      <w:r w:rsidR="00866CFE">
        <w:rPr>
          <w:rFonts w:hint="eastAsia"/>
        </w:rPr>
        <w:t>整体的</w:t>
      </w:r>
      <w:r>
        <w:rPr>
          <w:rFonts w:hint="eastAsia"/>
        </w:rPr>
        <w:t>依赖关系并没有减少啊？</w:t>
      </w:r>
    </w:p>
    <w:p w14:paraId="7CAC9A60" w14:textId="77777777" w:rsidR="00DD775F" w:rsidRDefault="00DD775F" w:rsidP="00DD775F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熊小猫：</w:t>
      </w:r>
      <w:r w:rsidR="00450922">
        <w:rPr>
          <w:rFonts w:hint="eastAsia"/>
        </w:rPr>
        <w:t>这是因为还没有开发新需求</w:t>
      </w:r>
      <w:r w:rsidR="00DF26C3">
        <w:rPr>
          <w:rFonts w:hint="eastAsia"/>
        </w:rPr>
        <w:t>。</w:t>
      </w:r>
      <w:r>
        <w:rPr>
          <w:rFonts w:hint="eastAsia"/>
        </w:rPr>
        <w:t>如果黄小汪要开发一个投资公司</w:t>
      </w:r>
      <w:r w:rsidR="0060170C">
        <w:rPr>
          <w:rFonts w:hint="eastAsia"/>
        </w:rPr>
        <w:t>Company</w:t>
      </w:r>
      <w:r w:rsidR="003C0874">
        <w:rPr>
          <w:rFonts w:hint="eastAsia"/>
        </w:rPr>
        <w:t>类</w:t>
      </w:r>
      <w:r>
        <w:rPr>
          <w:rFonts w:hint="eastAsia"/>
        </w:rPr>
        <w:t>，也要实现开饭店</w:t>
      </w:r>
      <w:r w:rsidR="0060170C">
        <w:rPr>
          <w:rFonts w:hint="eastAsia"/>
        </w:rPr>
        <w:t>的功能。</w:t>
      </w:r>
      <w:r w:rsidR="00262818">
        <w:rPr>
          <w:rFonts w:hint="eastAsia"/>
        </w:rPr>
        <w:t>当</w:t>
      </w:r>
      <w:r w:rsidR="0060170C">
        <w:rPr>
          <w:rFonts w:hint="eastAsia"/>
        </w:rPr>
        <w:t>没有品牌方</w:t>
      </w:r>
      <w:proofErr w:type="spellStart"/>
      <w:r w:rsidR="0060170C" w:rsidRPr="00A23F51">
        <w:t>BrandSideCompany</w:t>
      </w:r>
      <w:proofErr w:type="spellEnd"/>
      <w:r w:rsidR="0060170C">
        <w:rPr>
          <w:rFonts w:hint="eastAsia"/>
        </w:rPr>
        <w:t>类</w:t>
      </w:r>
      <w:r w:rsidR="00262818">
        <w:rPr>
          <w:rFonts w:hint="eastAsia"/>
        </w:rPr>
        <w:t>时</w:t>
      </w:r>
      <w:r w:rsidR="0060170C">
        <w:rPr>
          <w:rFonts w:hint="eastAsia"/>
        </w:rPr>
        <w:t>，你</w:t>
      </w:r>
      <w:r w:rsidR="007E4EB1">
        <w:rPr>
          <w:rFonts w:hint="eastAsia"/>
        </w:rPr>
        <w:t>需要</w:t>
      </w:r>
      <w:r w:rsidR="0060170C">
        <w:rPr>
          <w:rFonts w:hint="eastAsia"/>
        </w:rPr>
        <w:t>怎样写代码？</w:t>
      </w:r>
    </w:p>
    <w:p w14:paraId="04AB40C7" w14:textId="77777777" w:rsidR="0060170C" w:rsidRDefault="0060170C" w:rsidP="00DD775F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兔小白：</w:t>
      </w:r>
      <w:r w:rsidR="00E925F4">
        <w:rPr>
          <w:rFonts w:hint="eastAsia"/>
        </w:rPr>
        <w:t>Company类</w:t>
      </w:r>
      <w:r w:rsidR="007E4EB1">
        <w:rPr>
          <w:rFonts w:hint="eastAsia"/>
        </w:rPr>
        <w:t>需要按照上一版People类的</w:t>
      </w:r>
      <w:r w:rsidR="00C51F1A">
        <w:rPr>
          <w:rFonts w:hint="eastAsia"/>
        </w:rPr>
        <w:t>实现</w:t>
      </w:r>
      <w:r w:rsidR="007E4EB1">
        <w:rPr>
          <w:rFonts w:hint="eastAsia"/>
        </w:rPr>
        <w:t>方式，依次调用各个对接方的方法。</w:t>
      </w:r>
    </w:p>
    <w:p w14:paraId="38E0B4FC" w14:textId="77777777" w:rsidR="00640C26" w:rsidRPr="00640C26" w:rsidRDefault="007E4EB1" w:rsidP="00640C26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熊小猫：你看，这个时候就能凸显</w:t>
      </w:r>
      <w:r w:rsidR="00013446">
        <w:rPr>
          <w:rFonts w:hint="eastAsia"/>
        </w:rPr>
        <w:t>品牌方</w:t>
      </w:r>
      <w:r>
        <w:rPr>
          <w:rFonts w:hint="eastAsia"/>
        </w:rPr>
        <w:t>的作用了。</w:t>
      </w:r>
      <w:r w:rsidR="00660AB8">
        <w:rPr>
          <w:rFonts w:hint="eastAsia"/>
        </w:rPr>
        <w:t>引入品牌方</w:t>
      </w:r>
      <w:proofErr w:type="spellStart"/>
      <w:r w:rsidR="00660AB8" w:rsidRPr="00A23F51">
        <w:t>BrandSideCompany</w:t>
      </w:r>
      <w:proofErr w:type="spellEnd"/>
      <w:r w:rsidR="00660AB8">
        <w:rPr>
          <w:rFonts w:hint="eastAsia"/>
        </w:rPr>
        <w:t>类后</w:t>
      </w:r>
      <w:r>
        <w:rPr>
          <w:rFonts w:hint="eastAsia"/>
        </w:rPr>
        <w:t>，Company类也只需要依赖</w:t>
      </w:r>
      <w:proofErr w:type="spellStart"/>
      <w:r w:rsidRPr="00A23F51">
        <w:t>BrandSideCompany</w:t>
      </w:r>
      <w:proofErr w:type="spellEnd"/>
      <w:r>
        <w:rPr>
          <w:rFonts w:hint="eastAsia"/>
        </w:rPr>
        <w:t>类，</w:t>
      </w:r>
      <w:r w:rsidR="00F7011D">
        <w:rPr>
          <w:rFonts w:hint="eastAsia"/>
        </w:rPr>
        <w:t>就可以</w:t>
      </w:r>
      <w:r>
        <w:rPr>
          <w:rFonts w:hint="eastAsia"/>
        </w:rPr>
        <w:t>实现开饭店。</w:t>
      </w:r>
    </w:p>
    <w:p w14:paraId="1F8C0536" w14:textId="77777777" w:rsidR="00640C26" w:rsidRPr="00640C26" w:rsidRDefault="00640C26" w:rsidP="00640C26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Company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openRestaurant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decorate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applyBusinessLicense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hireTalent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orderMeet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orderVegetables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Fonts w:ascii="Consolas" w:hAnsi="Consolas" w:cs="Consolas"/>
          <w:color w:val="333333"/>
          <w:sz w:val="22"/>
          <w:szCs w:val="22"/>
        </w:rPr>
        <w:lastRenderedPageBreak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饭店成功开业！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14:paraId="59B09E0A" w14:textId="0724ABE9" w:rsidR="00831D8F" w:rsidRDefault="00831D8F" w:rsidP="00082C03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兔小白</w:t>
      </w:r>
      <w:r w:rsidR="00170812">
        <w:rPr>
          <w:rFonts w:hint="eastAsia"/>
        </w:rPr>
        <w:t>：</w:t>
      </w:r>
      <w:r w:rsidR="00096E97">
        <w:rPr>
          <w:rFonts w:hint="eastAsia"/>
        </w:rPr>
        <w:t>有道理</w:t>
      </w:r>
      <w:r w:rsidR="00CF2FD7">
        <w:rPr>
          <w:rFonts w:hint="eastAsia"/>
        </w:rPr>
        <w:t>，</w:t>
      </w:r>
      <w:r w:rsidR="00D971F8">
        <w:rPr>
          <w:rFonts w:hint="eastAsia"/>
        </w:rPr>
        <w:t>既然作为子系统，</w:t>
      </w:r>
      <w:r w:rsidR="00E718A5">
        <w:rPr>
          <w:rFonts w:hint="eastAsia"/>
        </w:rPr>
        <w:t>使用它的</w:t>
      </w:r>
      <w:r w:rsidR="00D971F8">
        <w:rPr>
          <w:rFonts w:hint="eastAsia"/>
        </w:rPr>
        <w:t>客户</w:t>
      </w:r>
      <w:r w:rsidR="00E718A5">
        <w:rPr>
          <w:rFonts w:hint="eastAsia"/>
        </w:rPr>
        <w:t>类肯定不会</w:t>
      </w:r>
      <w:ins w:id="245" w:author="一鸣 李" w:date="2023-12-26T10:54:00Z">
        <w:r w:rsidR="00AF5DF9">
          <w:rPr>
            <w:rFonts w:hint="eastAsia"/>
          </w:rPr>
          <w:t>只有</w:t>
        </w:r>
      </w:ins>
      <w:del w:id="246" w:author="一鸣 李" w:date="2023-12-26T10:54:00Z">
        <w:r w:rsidR="00E718A5" w:rsidDel="00AF5DF9">
          <w:rPr>
            <w:rFonts w:hint="eastAsia"/>
          </w:rPr>
          <w:delText>是</w:delText>
        </w:r>
      </w:del>
      <w:r w:rsidR="00E718A5">
        <w:rPr>
          <w:rFonts w:hint="eastAsia"/>
        </w:rPr>
        <w:t>一个</w:t>
      </w:r>
      <w:r w:rsidR="00D971F8">
        <w:rPr>
          <w:rFonts w:hint="eastAsia"/>
        </w:rPr>
        <w:t>。</w:t>
      </w:r>
    </w:p>
    <w:p w14:paraId="67ABD307" w14:textId="77777777" w:rsidR="00BF23FB" w:rsidRDefault="0054170F" w:rsidP="00082C03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熊小猫：</w:t>
      </w:r>
      <w:proofErr w:type="spellStart"/>
      <w:r w:rsidRPr="00A23F51">
        <w:t>BrandSideCompany</w:t>
      </w:r>
      <w:proofErr w:type="spellEnd"/>
      <w:r>
        <w:rPr>
          <w:rFonts w:hint="eastAsia"/>
        </w:rPr>
        <w:t>类</w:t>
      </w:r>
      <w:r w:rsidR="00A71EF3">
        <w:rPr>
          <w:rFonts w:hint="eastAsia"/>
        </w:rPr>
        <w:t>属于子系统，所以他依赖子系统内部类是合理的</w:t>
      </w:r>
      <w:r w:rsidR="000972AE">
        <w:rPr>
          <w:rFonts w:hint="eastAsia"/>
        </w:rPr>
        <w:t>，</w:t>
      </w:r>
      <w:r w:rsidR="002E10DE">
        <w:rPr>
          <w:rFonts w:hint="eastAsia"/>
        </w:rPr>
        <w:t>这</w:t>
      </w:r>
      <w:r w:rsidR="00E20C9F">
        <w:rPr>
          <w:rFonts w:hint="eastAsia"/>
        </w:rPr>
        <w:t>是</w:t>
      </w:r>
      <w:r w:rsidR="000972AE">
        <w:rPr>
          <w:rFonts w:hint="eastAsia"/>
        </w:rPr>
        <w:t>子系统类之间的依赖</w:t>
      </w:r>
      <w:r w:rsidR="00A71EF3">
        <w:rPr>
          <w:rFonts w:hint="eastAsia"/>
        </w:rPr>
        <w:t>。它</w:t>
      </w:r>
      <w:r w:rsidR="0051714B">
        <w:rPr>
          <w:rFonts w:hint="eastAsia"/>
        </w:rPr>
        <w:t>将</w:t>
      </w:r>
      <w:r>
        <w:rPr>
          <w:rFonts w:hint="eastAsia"/>
        </w:rPr>
        <w:t>子系统和客户</w:t>
      </w:r>
      <w:r w:rsidR="0051714B">
        <w:rPr>
          <w:rFonts w:hint="eastAsia"/>
        </w:rPr>
        <w:t>类</w:t>
      </w:r>
      <w:r>
        <w:rPr>
          <w:rFonts w:hint="eastAsia"/>
        </w:rPr>
        <w:t>隔离开</w:t>
      </w:r>
      <w:r w:rsidR="00861C0C">
        <w:rPr>
          <w:rFonts w:hint="eastAsia"/>
        </w:rPr>
        <w:t>，</w:t>
      </w:r>
      <w:r>
        <w:rPr>
          <w:rFonts w:hint="eastAsia"/>
        </w:rPr>
        <w:t>子系统变化</w:t>
      </w:r>
      <w:r w:rsidR="001811D5">
        <w:rPr>
          <w:rFonts w:hint="eastAsia"/>
        </w:rPr>
        <w:t>的</w:t>
      </w:r>
      <w:r>
        <w:rPr>
          <w:rFonts w:hint="eastAsia"/>
        </w:rPr>
        <w:t>影响被局限在</w:t>
      </w:r>
      <w:r w:rsidR="00B136AB">
        <w:rPr>
          <w:rFonts w:hint="eastAsia"/>
        </w:rPr>
        <w:t>其</w:t>
      </w:r>
      <w:r>
        <w:rPr>
          <w:rFonts w:hint="eastAsia"/>
        </w:rPr>
        <w:t>内部</w:t>
      </w:r>
      <w:r w:rsidR="00B136AB">
        <w:rPr>
          <w:rFonts w:hint="eastAsia"/>
        </w:rPr>
        <w:t>。</w:t>
      </w:r>
    </w:p>
    <w:p w14:paraId="45CB94E0" w14:textId="77777777" w:rsidR="003D00D3" w:rsidRDefault="006C49BA" w:rsidP="006C49BA">
      <w:pPr>
        <w:spacing w:beforeLines="50" w:before="211" w:line="360" w:lineRule="auto"/>
        <w:jc w:val="center"/>
      </w:pPr>
      <w:r>
        <w:rPr>
          <w:noProof/>
        </w:rPr>
        <w:drawing>
          <wp:inline distT="0" distB="0" distL="0" distR="0" wp14:anchorId="41A83242" wp14:editId="6C9CDFB9">
            <wp:extent cx="6184900" cy="309499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对比 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2D58" w14:textId="77777777" w:rsidR="00B136AB" w:rsidRDefault="00B136AB" w:rsidP="00082C03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外观模式在开发中经常会被用到，我们来看看外观模式适合的</w:t>
      </w:r>
      <w:commentRangeStart w:id="247"/>
      <w:r>
        <w:rPr>
          <w:rFonts w:hint="eastAsia"/>
        </w:rPr>
        <w:t>场景。</w:t>
      </w:r>
      <w:commentRangeEnd w:id="247"/>
      <w:r w:rsidR="007472FB">
        <w:rPr>
          <w:rStyle w:val="ae"/>
        </w:rPr>
        <w:commentReference w:id="247"/>
      </w:r>
    </w:p>
    <w:p w14:paraId="63A745E2" w14:textId="77777777" w:rsidR="00270900" w:rsidRDefault="00270900" w:rsidP="00270900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1</w:t>
      </w:r>
      <w:r w:rsidR="00825674">
        <w:rPr>
          <w:rFonts w:ascii="Impact" w:eastAsia="方正大黑简体" w:hAnsi="Impact" w:cs="Times New Roman"/>
          <w:b w:val="0"/>
          <w:bCs w:val="0"/>
          <w:noProof/>
          <w:szCs w:val="21"/>
        </w:rPr>
        <w:t>3</w:t>
      </w: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.4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 xml:space="preserve"> 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外观模式适合的场景</w:t>
      </w:r>
    </w:p>
    <w:p w14:paraId="2330E2CB" w14:textId="77777777" w:rsidR="00270900" w:rsidRDefault="00E521E7" w:rsidP="00082C03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熊小猫：</w:t>
      </w:r>
      <w:r w:rsidR="003D00D3">
        <w:rPr>
          <w:rFonts w:hint="eastAsia"/>
        </w:rPr>
        <w:t>下面是</w:t>
      </w:r>
      <w:r w:rsidR="00985E3F">
        <w:rPr>
          <w:rFonts w:hint="eastAsia"/>
        </w:rPr>
        <w:t>外观模式的结构图。</w:t>
      </w:r>
    </w:p>
    <w:p w14:paraId="25794A9B" w14:textId="77777777" w:rsidR="00082C03" w:rsidRDefault="006C49BA" w:rsidP="008B026F">
      <w:pPr>
        <w:spacing w:beforeLines="50" w:before="211" w:line="360" w:lineRule="auto"/>
        <w:ind w:firstLine="42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93F9C90" wp14:editId="786630ED">
            <wp:extent cx="4802212" cy="3397541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外观模式 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111" cy="339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F360" w14:textId="77777777" w:rsidR="00247426" w:rsidRPr="00EF7720" w:rsidRDefault="005F0CEE" w:rsidP="00E61A71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外观类</w:t>
      </w:r>
      <w:r w:rsidR="00D259AB">
        <w:rPr>
          <w:rFonts w:hint="eastAsia"/>
        </w:rPr>
        <w:t>Facade</w:t>
      </w:r>
      <w:r>
        <w:rPr>
          <w:rFonts w:hint="eastAsia"/>
        </w:rPr>
        <w:t>是子系统的外观</w:t>
      </w:r>
      <w:r w:rsidR="001D0D79">
        <w:rPr>
          <w:rFonts w:hint="eastAsia"/>
        </w:rPr>
        <w:t>。</w:t>
      </w:r>
      <w:r w:rsidR="003D1E8B">
        <w:rPr>
          <w:rFonts w:hint="eastAsia"/>
        </w:rPr>
        <w:t>所谓外观，其实就</w:t>
      </w:r>
      <w:r w:rsidR="000151B7">
        <w:rPr>
          <w:rFonts w:hint="eastAsia"/>
        </w:rPr>
        <w:t>是</w:t>
      </w:r>
      <w:r w:rsidR="00CA2A45">
        <w:rPr>
          <w:rFonts w:hint="eastAsia"/>
        </w:rPr>
        <w:t>子系统想呈现给客户</w:t>
      </w:r>
      <w:r w:rsidR="003C5BA2">
        <w:rPr>
          <w:rFonts w:hint="eastAsia"/>
        </w:rPr>
        <w:t>类</w:t>
      </w:r>
      <w:r w:rsidR="00CA2A45">
        <w:rPr>
          <w:rFonts w:hint="eastAsia"/>
        </w:rPr>
        <w:t>的样子</w:t>
      </w:r>
      <w:r w:rsidR="000006CA">
        <w:rPr>
          <w:rFonts w:hint="eastAsia"/>
        </w:rPr>
        <w:t>。换句话说，外观类</w:t>
      </w:r>
      <w:r w:rsidR="005C3D83">
        <w:rPr>
          <w:rFonts w:hint="eastAsia"/>
        </w:rPr>
        <w:t>是子系统</w:t>
      </w:r>
      <w:r w:rsidR="003D1E8B">
        <w:rPr>
          <w:rFonts w:hint="eastAsia"/>
        </w:rPr>
        <w:t>对外暴露的接口</w:t>
      </w:r>
      <w:r w:rsidR="00B226E1">
        <w:rPr>
          <w:rFonts w:hint="eastAsia"/>
        </w:rPr>
        <w:t>集合</w:t>
      </w:r>
      <w:r>
        <w:rPr>
          <w:rFonts w:hint="eastAsia"/>
        </w:rPr>
        <w:t>。</w:t>
      </w:r>
      <w:r w:rsidR="00985E3F">
        <w:rPr>
          <w:rFonts w:hint="eastAsia"/>
        </w:rPr>
        <w:t>外观模式通过外观类，将子系统</w:t>
      </w:r>
      <w:r>
        <w:rPr>
          <w:rFonts w:hint="eastAsia"/>
        </w:rPr>
        <w:t>内部</w:t>
      </w:r>
      <w:r w:rsidR="00985E3F">
        <w:rPr>
          <w:rFonts w:hint="eastAsia"/>
        </w:rPr>
        <w:t>与</w:t>
      </w:r>
      <w:r w:rsidR="005837CB">
        <w:rPr>
          <w:rFonts w:hint="eastAsia"/>
        </w:rPr>
        <w:t>客户</w:t>
      </w:r>
      <w:r w:rsidR="00145178">
        <w:rPr>
          <w:rFonts w:hint="eastAsia"/>
        </w:rPr>
        <w:t>类</w:t>
      </w:r>
      <w:r w:rsidR="00985E3F">
        <w:rPr>
          <w:rFonts w:hint="eastAsia"/>
        </w:rPr>
        <w:t>隔离开。客户</w:t>
      </w:r>
      <w:r w:rsidR="00A85E72">
        <w:rPr>
          <w:rFonts w:hint="eastAsia"/>
        </w:rPr>
        <w:t>类</w:t>
      </w:r>
      <w:r w:rsidR="00985E3F">
        <w:rPr>
          <w:rFonts w:hint="eastAsia"/>
        </w:rPr>
        <w:t>只</w:t>
      </w:r>
      <w:r w:rsidR="009E6255">
        <w:rPr>
          <w:rFonts w:hint="eastAsia"/>
        </w:rPr>
        <w:t>需要和</w:t>
      </w:r>
      <w:r w:rsidR="00985E3F">
        <w:rPr>
          <w:rFonts w:hint="eastAsia"/>
        </w:rPr>
        <w:t>外观类打交道。原则上外观类不做任何业务操作</w:t>
      </w:r>
      <w:r w:rsidR="00162DBB">
        <w:rPr>
          <w:rFonts w:hint="eastAsia"/>
        </w:rPr>
        <w:t>。</w:t>
      </w:r>
      <w:r w:rsidR="001563C1" w:rsidRPr="00664BCA">
        <w:rPr>
          <w:rFonts w:hint="eastAsia"/>
          <w:b/>
        </w:rPr>
        <w:t>外观类提供的核心价值是</w:t>
      </w:r>
      <w:r w:rsidR="002F5CE6" w:rsidRPr="00664BCA">
        <w:rPr>
          <w:rFonts w:hint="eastAsia"/>
          <w:b/>
        </w:rPr>
        <w:t>对客户</w:t>
      </w:r>
      <w:r w:rsidR="001277C9">
        <w:rPr>
          <w:rFonts w:hint="eastAsia"/>
          <w:b/>
        </w:rPr>
        <w:t>类</w:t>
      </w:r>
      <w:r w:rsidR="002F5CE6" w:rsidRPr="00664BCA">
        <w:rPr>
          <w:rFonts w:hint="eastAsia"/>
          <w:b/>
        </w:rPr>
        <w:t>屏蔽子系统</w:t>
      </w:r>
      <w:r w:rsidR="00A4705F">
        <w:rPr>
          <w:rFonts w:hint="eastAsia"/>
          <w:b/>
        </w:rPr>
        <w:t>内部</w:t>
      </w:r>
      <w:r w:rsidR="002F5CE6" w:rsidRPr="00664BCA">
        <w:rPr>
          <w:rFonts w:hint="eastAsia"/>
          <w:b/>
        </w:rPr>
        <w:t>，将</w:t>
      </w:r>
      <w:r w:rsidR="00972E61">
        <w:rPr>
          <w:rFonts w:hint="eastAsia"/>
          <w:b/>
        </w:rPr>
        <w:t>子系统内部服务封装成统一的接口</w:t>
      </w:r>
      <w:r w:rsidR="002F5CE6" w:rsidRPr="00664BCA">
        <w:rPr>
          <w:rFonts w:hint="eastAsia"/>
          <w:b/>
        </w:rPr>
        <w:t>，对外提供服务。</w:t>
      </w:r>
      <w:r w:rsidR="00EF7720" w:rsidRPr="00EF7720">
        <w:rPr>
          <w:rFonts w:hint="eastAsia"/>
        </w:rPr>
        <w:t>它和</w:t>
      </w:r>
      <w:r w:rsidR="00F2181C">
        <w:rPr>
          <w:rFonts w:hint="eastAsia"/>
        </w:rPr>
        <w:t>例子中</w:t>
      </w:r>
      <w:r w:rsidR="00D46FBB">
        <w:rPr>
          <w:rFonts w:hint="eastAsia"/>
        </w:rPr>
        <w:t>的</w:t>
      </w:r>
      <w:r w:rsidR="00EF7720" w:rsidRPr="00EF7720">
        <w:rPr>
          <w:rFonts w:hint="eastAsia"/>
        </w:rPr>
        <w:t>连锁加盟品牌方作用</w:t>
      </w:r>
      <w:r w:rsidR="00B267FE">
        <w:rPr>
          <w:rFonts w:hint="eastAsia"/>
        </w:rPr>
        <w:t>类似</w:t>
      </w:r>
      <w:r w:rsidR="00D6063F">
        <w:rPr>
          <w:rFonts w:hint="eastAsia"/>
        </w:rPr>
        <w:t>。</w:t>
      </w:r>
    </w:p>
    <w:p w14:paraId="7F988642" w14:textId="77777777" w:rsidR="00082C03" w:rsidRDefault="002C7284" w:rsidP="00082C03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外观模式有着如下优点。</w:t>
      </w:r>
    </w:p>
    <w:p w14:paraId="196390C2" w14:textId="77777777" w:rsidR="002C7284" w:rsidRDefault="00FC68F6" w:rsidP="003D10B8">
      <w:pPr>
        <w:pStyle w:val="a3"/>
        <w:numPr>
          <w:ilvl w:val="0"/>
          <w:numId w:val="47"/>
        </w:numPr>
        <w:spacing w:beforeLines="50" w:before="211" w:line="360" w:lineRule="auto"/>
        <w:ind w:left="900" w:firstLineChars="0" w:hanging="420"/>
        <w:jc w:val="both"/>
      </w:pPr>
      <w:r>
        <w:rPr>
          <w:rFonts w:hint="eastAsia"/>
        </w:rPr>
        <w:t>降低</w:t>
      </w:r>
      <w:r w:rsidR="00CB13CB">
        <w:rPr>
          <w:rFonts w:hint="eastAsia"/>
        </w:rPr>
        <w:t>客户类和子系统</w:t>
      </w:r>
      <w:r w:rsidR="003111B5">
        <w:rPr>
          <w:rFonts w:hint="eastAsia"/>
        </w:rPr>
        <w:t>内部</w:t>
      </w:r>
      <w:r w:rsidR="00CB13CB">
        <w:rPr>
          <w:rFonts w:hint="eastAsia"/>
        </w:rPr>
        <w:t>类的耦合度</w:t>
      </w:r>
      <w:r>
        <w:rPr>
          <w:rFonts w:hint="eastAsia"/>
        </w:rPr>
        <w:t>。</w:t>
      </w:r>
      <w:r w:rsidR="002C7284">
        <w:rPr>
          <w:rFonts w:hint="eastAsia"/>
        </w:rPr>
        <w:t>通过</w:t>
      </w:r>
      <w:r w:rsidR="001C0503">
        <w:rPr>
          <w:rFonts w:hint="eastAsia"/>
        </w:rPr>
        <w:t>外观</w:t>
      </w:r>
      <w:r>
        <w:rPr>
          <w:rFonts w:hint="eastAsia"/>
        </w:rPr>
        <w:t>类</w:t>
      </w:r>
      <w:r w:rsidR="002C7284">
        <w:rPr>
          <w:rFonts w:hint="eastAsia"/>
        </w:rPr>
        <w:t>，隔离子系统</w:t>
      </w:r>
      <w:r w:rsidR="00D65997">
        <w:rPr>
          <w:rFonts w:hint="eastAsia"/>
        </w:rPr>
        <w:t>内部类</w:t>
      </w:r>
      <w:r w:rsidR="002C7284">
        <w:rPr>
          <w:rFonts w:hint="eastAsia"/>
        </w:rPr>
        <w:t>和客户</w:t>
      </w:r>
      <w:r w:rsidR="0074568C">
        <w:rPr>
          <w:rFonts w:hint="eastAsia"/>
        </w:rPr>
        <w:t>类</w:t>
      </w:r>
      <w:r w:rsidR="002C7284">
        <w:rPr>
          <w:rFonts w:hint="eastAsia"/>
        </w:rPr>
        <w:t>。</w:t>
      </w:r>
      <w:r>
        <w:rPr>
          <w:rFonts w:hint="eastAsia"/>
        </w:rPr>
        <w:t>子系统</w:t>
      </w:r>
      <w:r w:rsidR="003057E5">
        <w:rPr>
          <w:rFonts w:hint="eastAsia"/>
        </w:rPr>
        <w:t>内部</w:t>
      </w:r>
      <w:r w:rsidR="0074568C">
        <w:rPr>
          <w:rFonts w:hint="eastAsia"/>
        </w:rPr>
        <w:t>类</w:t>
      </w:r>
      <w:r w:rsidR="003057E5">
        <w:rPr>
          <w:rFonts w:hint="eastAsia"/>
        </w:rPr>
        <w:t>和客户类都只依赖外观类。</w:t>
      </w:r>
    </w:p>
    <w:p w14:paraId="1BB522D8" w14:textId="77777777" w:rsidR="00082C03" w:rsidRDefault="004A05DA" w:rsidP="003D10B8">
      <w:pPr>
        <w:pStyle w:val="a3"/>
        <w:numPr>
          <w:ilvl w:val="0"/>
          <w:numId w:val="47"/>
        </w:numPr>
        <w:spacing w:beforeLines="50" w:before="211" w:line="360" w:lineRule="auto"/>
        <w:ind w:left="900" w:firstLineChars="0" w:hanging="420"/>
        <w:jc w:val="both"/>
      </w:pPr>
      <w:r>
        <w:rPr>
          <w:rFonts w:hint="eastAsia"/>
        </w:rPr>
        <w:t>降低</w:t>
      </w:r>
      <w:r w:rsidR="0037412D">
        <w:rPr>
          <w:rFonts w:hint="eastAsia"/>
        </w:rPr>
        <w:t>客户</w:t>
      </w:r>
      <w:r w:rsidR="00665A1C">
        <w:rPr>
          <w:rFonts w:hint="eastAsia"/>
        </w:rPr>
        <w:t>类</w:t>
      </w:r>
      <w:r>
        <w:rPr>
          <w:rFonts w:hint="eastAsia"/>
        </w:rPr>
        <w:t>开发难度。</w:t>
      </w:r>
      <w:r w:rsidR="0057197B">
        <w:rPr>
          <w:rFonts w:hint="eastAsia"/>
        </w:rPr>
        <w:t>由于</w:t>
      </w:r>
      <w:r w:rsidR="008F0224">
        <w:rPr>
          <w:rFonts w:hint="eastAsia"/>
        </w:rPr>
        <w:t>外观</w:t>
      </w:r>
      <w:r>
        <w:rPr>
          <w:rFonts w:hint="eastAsia"/>
        </w:rPr>
        <w:t>类对子系统</w:t>
      </w:r>
      <w:r w:rsidR="008F0224">
        <w:rPr>
          <w:rFonts w:hint="eastAsia"/>
        </w:rPr>
        <w:t>内部</w:t>
      </w:r>
      <w:r>
        <w:rPr>
          <w:rFonts w:hint="eastAsia"/>
        </w:rPr>
        <w:t>进行了封装</w:t>
      </w:r>
      <w:r w:rsidR="00A21914">
        <w:rPr>
          <w:rFonts w:hint="eastAsia"/>
        </w:rPr>
        <w:t>，</w:t>
      </w:r>
      <w:r w:rsidR="00082673">
        <w:rPr>
          <w:rFonts w:hint="eastAsia"/>
        </w:rPr>
        <w:t>所以</w:t>
      </w:r>
      <w:r w:rsidR="00D147D9">
        <w:rPr>
          <w:rFonts w:hint="eastAsia"/>
        </w:rPr>
        <w:t>当你</w:t>
      </w:r>
      <w:r w:rsidR="00BF2811">
        <w:rPr>
          <w:rFonts w:hint="eastAsia"/>
        </w:rPr>
        <w:t>需要</w:t>
      </w:r>
      <w:r w:rsidR="00A21914">
        <w:rPr>
          <w:rFonts w:hint="eastAsia"/>
        </w:rPr>
        <w:t>对接子系统时</w:t>
      </w:r>
      <w:r>
        <w:rPr>
          <w:rFonts w:hint="eastAsia"/>
        </w:rPr>
        <w:t>，</w:t>
      </w:r>
      <w:r w:rsidR="00D147D9">
        <w:rPr>
          <w:rFonts w:hint="eastAsia"/>
        </w:rPr>
        <w:t>可以</w:t>
      </w:r>
      <w:r>
        <w:rPr>
          <w:rFonts w:hint="eastAsia"/>
        </w:rPr>
        <w:t>先去</w:t>
      </w:r>
      <w:r w:rsidR="00D147D9">
        <w:rPr>
          <w:rFonts w:hint="eastAsia"/>
        </w:rPr>
        <w:t>了解外观</w:t>
      </w:r>
      <w:r>
        <w:rPr>
          <w:rFonts w:hint="eastAsia"/>
        </w:rPr>
        <w:t>类</w:t>
      </w:r>
      <w:r w:rsidR="00D147D9">
        <w:rPr>
          <w:rFonts w:hint="eastAsia"/>
        </w:rPr>
        <w:t>，</w:t>
      </w:r>
      <w:r w:rsidR="007D7D0E">
        <w:rPr>
          <w:rFonts w:hint="eastAsia"/>
        </w:rPr>
        <w:t>而不需要了解子系统</w:t>
      </w:r>
      <w:r w:rsidR="000D7D87">
        <w:rPr>
          <w:rFonts w:hint="eastAsia"/>
        </w:rPr>
        <w:t>内部所有</w:t>
      </w:r>
      <w:r w:rsidR="00D147D9">
        <w:rPr>
          <w:rFonts w:hint="eastAsia"/>
        </w:rPr>
        <w:t>的</w:t>
      </w:r>
      <w:r w:rsidR="000D7D87">
        <w:rPr>
          <w:rFonts w:hint="eastAsia"/>
        </w:rPr>
        <w:t>类</w:t>
      </w:r>
      <w:r w:rsidR="00664BCA">
        <w:rPr>
          <w:rFonts w:hint="eastAsia"/>
        </w:rPr>
        <w:t>。</w:t>
      </w:r>
      <w:r w:rsidR="009677FF">
        <w:rPr>
          <w:rFonts w:hint="eastAsia"/>
        </w:rPr>
        <w:t>另外，</w:t>
      </w:r>
      <w:r w:rsidR="00771C1D">
        <w:rPr>
          <w:rFonts w:hint="eastAsia"/>
        </w:rPr>
        <w:t>外观</w:t>
      </w:r>
      <w:r>
        <w:rPr>
          <w:rFonts w:hint="eastAsia"/>
        </w:rPr>
        <w:t>类统一</w:t>
      </w:r>
      <w:r w:rsidR="00E57662">
        <w:rPr>
          <w:rFonts w:hint="eastAsia"/>
        </w:rPr>
        <w:t>子系统对外</w:t>
      </w:r>
      <w:r>
        <w:rPr>
          <w:rFonts w:hint="eastAsia"/>
        </w:rPr>
        <w:t>的</w:t>
      </w:r>
      <w:r w:rsidR="00E57662">
        <w:rPr>
          <w:rFonts w:hint="eastAsia"/>
        </w:rPr>
        <w:t>接口</w:t>
      </w:r>
      <w:r>
        <w:rPr>
          <w:rFonts w:hint="eastAsia"/>
        </w:rPr>
        <w:t>标准</w:t>
      </w:r>
      <w:r w:rsidR="002A2D67">
        <w:rPr>
          <w:rFonts w:hint="eastAsia"/>
        </w:rPr>
        <w:t>，让开发者</w:t>
      </w:r>
      <w:r w:rsidR="003C72C8">
        <w:rPr>
          <w:rFonts w:hint="eastAsia"/>
        </w:rPr>
        <w:t>不再</w:t>
      </w:r>
      <w:r w:rsidR="00336028">
        <w:rPr>
          <w:rFonts w:hint="eastAsia"/>
        </w:rPr>
        <w:t>由于</w:t>
      </w:r>
      <w:r w:rsidR="002A2D67">
        <w:rPr>
          <w:rFonts w:hint="eastAsia"/>
        </w:rPr>
        <w:t>子系统</w:t>
      </w:r>
      <w:r w:rsidR="00086676">
        <w:rPr>
          <w:rFonts w:hint="eastAsia"/>
        </w:rPr>
        <w:t>类</w:t>
      </w:r>
      <w:r w:rsidR="00336028">
        <w:rPr>
          <w:rFonts w:hint="eastAsia"/>
        </w:rPr>
        <w:t>的差异而</w:t>
      </w:r>
      <w:r w:rsidR="00B93C19">
        <w:rPr>
          <w:rFonts w:hint="eastAsia"/>
        </w:rPr>
        <w:t>感到</w:t>
      </w:r>
      <w:r w:rsidR="00336028">
        <w:rPr>
          <w:rFonts w:hint="eastAsia"/>
        </w:rPr>
        <w:t>困惑</w:t>
      </w:r>
      <w:r w:rsidR="002A2D67">
        <w:rPr>
          <w:rFonts w:hint="eastAsia"/>
        </w:rPr>
        <w:t>。</w:t>
      </w:r>
      <w:r w:rsidR="008A7566">
        <w:rPr>
          <w:rFonts w:hint="eastAsia"/>
        </w:rPr>
        <w:t>加盟开饭店</w:t>
      </w:r>
      <w:r w:rsidR="00334EAB">
        <w:rPr>
          <w:rFonts w:hint="eastAsia"/>
        </w:rPr>
        <w:t>的例子</w:t>
      </w:r>
      <w:r w:rsidR="00033195">
        <w:rPr>
          <w:rFonts w:hint="eastAsia"/>
        </w:rPr>
        <w:t>中</w:t>
      </w:r>
      <w:r w:rsidR="00334EAB">
        <w:rPr>
          <w:rFonts w:hint="eastAsia"/>
        </w:rPr>
        <w:t>，</w:t>
      </w:r>
      <w:r w:rsidR="008A7566">
        <w:rPr>
          <w:rFonts w:hint="eastAsia"/>
        </w:rPr>
        <w:t>品牌方使得加盟商</w:t>
      </w:r>
      <w:r w:rsidR="00334EAB">
        <w:rPr>
          <w:rFonts w:hint="eastAsia"/>
        </w:rPr>
        <w:t>开店难度大大下降。</w:t>
      </w:r>
    </w:p>
    <w:p w14:paraId="0F066D12" w14:textId="77777777" w:rsidR="00EE783A" w:rsidRDefault="006A3D06" w:rsidP="00082C03">
      <w:pPr>
        <w:spacing w:beforeLines="50" w:before="211" w:line="360" w:lineRule="auto"/>
        <w:ind w:firstLine="420"/>
        <w:jc w:val="both"/>
      </w:pPr>
      <w:r>
        <w:rPr>
          <w:rFonts w:hint="eastAsia"/>
        </w:rPr>
        <w:lastRenderedPageBreak/>
        <w:t>外观</w:t>
      </w:r>
      <w:r w:rsidR="00EE783A">
        <w:rPr>
          <w:rFonts w:hint="eastAsia"/>
        </w:rPr>
        <w:t>模式</w:t>
      </w:r>
      <w:r w:rsidR="003E1432">
        <w:rPr>
          <w:rFonts w:hint="eastAsia"/>
        </w:rPr>
        <w:t>能够</w:t>
      </w:r>
      <w:r w:rsidR="00EE783A">
        <w:rPr>
          <w:rFonts w:hint="eastAsia"/>
        </w:rPr>
        <w:t>降低</w:t>
      </w:r>
      <w:r w:rsidR="00A94C17">
        <w:rPr>
          <w:rFonts w:hint="eastAsia"/>
        </w:rPr>
        <w:t>程序</w:t>
      </w:r>
      <w:r w:rsidR="00EE783A">
        <w:rPr>
          <w:rFonts w:hint="eastAsia"/>
        </w:rPr>
        <w:t>复杂度</w:t>
      </w:r>
      <w:r w:rsidR="00ED1356">
        <w:rPr>
          <w:rFonts w:hint="eastAsia"/>
        </w:rPr>
        <w:t>。</w:t>
      </w:r>
      <w:r w:rsidR="00EE783A">
        <w:rPr>
          <w:rFonts w:hint="eastAsia"/>
        </w:rPr>
        <w:t>那</w:t>
      </w:r>
      <w:r w:rsidR="00ED1356">
        <w:rPr>
          <w:rFonts w:hint="eastAsia"/>
        </w:rPr>
        <w:t>么，程序</w:t>
      </w:r>
      <w:r w:rsidR="004D6DFA">
        <w:rPr>
          <w:rFonts w:hint="eastAsia"/>
        </w:rPr>
        <w:t>首先</w:t>
      </w:r>
      <w:r w:rsidR="00755A91">
        <w:rPr>
          <w:rFonts w:hint="eastAsia"/>
        </w:rPr>
        <w:t>需要</w:t>
      </w:r>
      <w:r w:rsidR="00CC67E8">
        <w:rPr>
          <w:rFonts w:hint="eastAsia"/>
        </w:rPr>
        <w:t>具备一定的</w:t>
      </w:r>
      <w:r w:rsidR="00EE783A">
        <w:rPr>
          <w:rFonts w:hint="eastAsia"/>
        </w:rPr>
        <w:t>复杂度，</w:t>
      </w:r>
      <w:r w:rsidR="00AB7888">
        <w:rPr>
          <w:rFonts w:hint="eastAsia"/>
        </w:rPr>
        <w:t>外观</w:t>
      </w:r>
      <w:r w:rsidR="00EE783A">
        <w:rPr>
          <w:rFonts w:hint="eastAsia"/>
        </w:rPr>
        <w:t>模式</w:t>
      </w:r>
      <w:r>
        <w:rPr>
          <w:rFonts w:hint="eastAsia"/>
        </w:rPr>
        <w:t>才能</w:t>
      </w:r>
      <w:r w:rsidR="00EE783A">
        <w:rPr>
          <w:rFonts w:hint="eastAsia"/>
        </w:rPr>
        <w:t>发挥它的优势</w:t>
      </w:r>
      <w:r>
        <w:rPr>
          <w:rFonts w:hint="eastAsia"/>
        </w:rPr>
        <w:t>。否则引入外观类，</w:t>
      </w:r>
      <w:r w:rsidR="00EE783A">
        <w:rPr>
          <w:rFonts w:hint="eastAsia"/>
        </w:rPr>
        <w:t>反而</w:t>
      </w:r>
      <w:r w:rsidR="001A38D9">
        <w:rPr>
          <w:rFonts w:hint="eastAsia"/>
        </w:rPr>
        <w:t>会</w:t>
      </w:r>
      <w:r w:rsidR="00EE783A">
        <w:rPr>
          <w:rFonts w:hint="eastAsia"/>
        </w:rPr>
        <w:t>提升系统复杂度，降低灵活度。</w:t>
      </w:r>
      <w:r w:rsidR="00397E5A">
        <w:rPr>
          <w:rFonts w:hint="eastAsia"/>
        </w:rPr>
        <w:t>因为多了一层外观类，开发时不但要修改子系统</w:t>
      </w:r>
      <w:r w:rsidR="001C03D7">
        <w:rPr>
          <w:rFonts w:hint="eastAsia"/>
        </w:rPr>
        <w:t>内部类</w:t>
      </w:r>
      <w:r w:rsidR="00397E5A">
        <w:rPr>
          <w:rFonts w:hint="eastAsia"/>
        </w:rPr>
        <w:t>，还</w:t>
      </w:r>
      <w:r w:rsidR="00463061">
        <w:rPr>
          <w:rFonts w:hint="eastAsia"/>
        </w:rPr>
        <w:t>需要</w:t>
      </w:r>
      <w:r w:rsidR="00397E5A">
        <w:rPr>
          <w:rFonts w:hint="eastAsia"/>
        </w:rPr>
        <w:t>修改外观类。外观模式</w:t>
      </w:r>
      <w:r w:rsidR="009F73BB">
        <w:rPr>
          <w:rFonts w:hint="eastAsia"/>
        </w:rPr>
        <w:t>比较</w:t>
      </w:r>
      <w:r w:rsidR="00397E5A">
        <w:rPr>
          <w:rFonts w:hint="eastAsia"/>
        </w:rPr>
        <w:t>适合</w:t>
      </w:r>
      <w:r w:rsidR="008645C2">
        <w:rPr>
          <w:rFonts w:hint="eastAsia"/>
        </w:rPr>
        <w:t>以下</w:t>
      </w:r>
      <w:r w:rsidR="00397E5A">
        <w:rPr>
          <w:rFonts w:hint="eastAsia"/>
        </w:rPr>
        <w:t>这些</w:t>
      </w:r>
      <w:r w:rsidR="00E302B1">
        <w:rPr>
          <w:rFonts w:hint="eastAsia"/>
        </w:rPr>
        <w:t>场景</w:t>
      </w:r>
      <w:r w:rsidR="00397E5A">
        <w:rPr>
          <w:rFonts w:hint="eastAsia"/>
        </w:rPr>
        <w:t>。</w:t>
      </w:r>
    </w:p>
    <w:p w14:paraId="049312A6" w14:textId="77777777" w:rsidR="00EE783A" w:rsidRDefault="006471CF" w:rsidP="003D10B8">
      <w:pPr>
        <w:pStyle w:val="a3"/>
        <w:numPr>
          <w:ilvl w:val="0"/>
          <w:numId w:val="49"/>
        </w:numPr>
        <w:spacing w:beforeLines="50" w:before="211" w:line="360" w:lineRule="auto"/>
        <w:ind w:left="900" w:firstLineChars="0" w:hanging="420"/>
        <w:jc w:val="both"/>
      </w:pPr>
      <w:r>
        <w:rPr>
          <w:rFonts w:hint="eastAsia"/>
        </w:rPr>
        <w:t>内部</w:t>
      </w:r>
      <w:r w:rsidR="00603670">
        <w:rPr>
          <w:rFonts w:hint="eastAsia"/>
        </w:rPr>
        <w:t>结构</w:t>
      </w:r>
      <w:r>
        <w:rPr>
          <w:rFonts w:hint="eastAsia"/>
        </w:rPr>
        <w:t>复杂</w:t>
      </w:r>
      <w:r w:rsidR="00DE11AE">
        <w:rPr>
          <w:rFonts w:hint="eastAsia"/>
        </w:rPr>
        <w:t>的子系统</w:t>
      </w:r>
      <w:r w:rsidR="00765FB3">
        <w:rPr>
          <w:rFonts w:hint="eastAsia"/>
        </w:rPr>
        <w:t>。</w:t>
      </w:r>
      <w:r w:rsidR="00A26AB0">
        <w:rPr>
          <w:rFonts w:hint="eastAsia"/>
        </w:rPr>
        <w:t>子系统的内部复杂有两种原因，一种是业务需求本身就很复杂，所以导致子系统在设计之初就</w:t>
      </w:r>
      <w:r w:rsidR="00475CA5">
        <w:rPr>
          <w:rFonts w:hint="eastAsia"/>
        </w:rPr>
        <w:t>呈现出复杂性</w:t>
      </w:r>
      <w:r w:rsidR="006241E8">
        <w:rPr>
          <w:rFonts w:hint="eastAsia"/>
        </w:rPr>
        <w:t>。</w:t>
      </w:r>
      <w:r w:rsidR="00A26AB0">
        <w:rPr>
          <w:rFonts w:hint="eastAsia"/>
        </w:rPr>
        <w:t>这种场景</w:t>
      </w:r>
      <w:r w:rsidR="00477B98">
        <w:rPr>
          <w:rFonts w:hint="eastAsia"/>
        </w:rPr>
        <w:t>，</w:t>
      </w:r>
      <w:r w:rsidR="00A26AB0">
        <w:rPr>
          <w:rFonts w:hint="eastAsia"/>
        </w:rPr>
        <w:t>我们在设计阶段就应</w:t>
      </w:r>
      <w:r w:rsidR="009302BE">
        <w:rPr>
          <w:rFonts w:hint="eastAsia"/>
        </w:rPr>
        <w:t>当</w:t>
      </w:r>
      <w:r w:rsidR="00A26AB0">
        <w:rPr>
          <w:rFonts w:hint="eastAsia"/>
        </w:rPr>
        <w:t>采用外观模式，引入外观类。还有一种情况是子系统最初并不复杂，也没有采用外观模式。但随着</w:t>
      </w:r>
      <w:r w:rsidR="00765FB3">
        <w:rPr>
          <w:rFonts w:hint="eastAsia"/>
        </w:rPr>
        <w:t>系统的不断演进，子系统变得越来越复杂</w:t>
      </w:r>
      <w:r w:rsidR="00A26AB0">
        <w:rPr>
          <w:rFonts w:hint="eastAsia"/>
        </w:rPr>
        <w:t>。当</w:t>
      </w:r>
      <w:r w:rsidR="003C11D7">
        <w:rPr>
          <w:rFonts w:hint="eastAsia"/>
        </w:rPr>
        <w:t>有一天</w:t>
      </w:r>
      <w:r w:rsidR="000B02A4">
        <w:rPr>
          <w:rFonts w:hint="eastAsia"/>
        </w:rPr>
        <w:t>，你</w:t>
      </w:r>
      <w:r w:rsidR="0018476C">
        <w:rPr>
          <w:rFonts w:hint="eastAsia"/>
        </w:rPr>
        <w:t>在</w:t>
      </w:r>
      <w:r w:rsidR="00A26AB0">
        <w:rPr>
          <w:rFonts w:hint="eastAsia"/>
        </w:rPr>
        <w:t>实现新需求</w:t>
      </w:r>
      <w:r w:rsidR="003A4709">
        <w:rPr>
          <w:rFonts w:hint="eastAsia"/>
        </w:rPr>
        <w:t>的</w:t>
      </w:r>
      <w:r w:rsidR="00EB0108">
        <w:rPr>
          <w:rFonts w:hint="eastAsia"/>
        </w:rPr>
        <w:t>时候</w:t>
      </w:r>
      <w:r w:rsidR="00A26AB0">
        <w:rPr>
          <w:rFonts w:hint="eastAsia"/>
        </w:rPr>
        <w:t>，</w:t>
      </w:r>
      <w:r w:rsidR="003A4709">
        <w:rPr>
          <w:rFonts w:hint="eastAsia"/>
        </w:rPr>
        <w:t>发现</w:t>
      </w:r>
      <w:r w:rsidR="00A26AB0">
        <w:rPr>
          <w:rFonts w:hint="eastAsia"/>
        </w:rPr>
        <w:t>客户端类已经和</w:t>
      </w:r>
      <w:r w:rsidR="004A0637">
        <w:rPr>
          <w:rFonts w:hint="eastAsia"/>
        </w:rPr>
        <w:t>多个</w:t>
      </w:r>
      <w:r w:rsidR="00A26AB0">
        <w:rPr>
          <w:rFonts w:hint="eastAsia"/>
        </w:rPr>
        <w:t>子系统内部类</w:t>
      </w:r>
      <w:r w:rsidR="003A4709">
        <w:rPr>
          <w:rFonts w:hint="eastAsia"/>
        </w:rPr>
        <w:t>紧密</w:t>
      </w:r>
      <w:r w:rsidR="00A26AB0">
        <w:rPr>
          <w:rFonts w:hint="eastAsia"/>
        </w:rPr>
        <w:t>耦合</w:t>
      </w:r>
      <w:r w:rsidR="001F0783">
        <w:rPr>
          <w:rFonts w:hint="eastAsia"/>
        </w:rPr>
        <w:t>。</w:t>
      </w:r>
      <w:r w:rsidR="00EB0108">
        <w:rPr>
          <w:rFonts w:hint="eastAsia"/>
        </w:rPr>
        <w:t>此时，已经到了用</w:t>
      </w:r>
      <w:r w:rsidR="00404C4A">
        <w:rPr>
          <w:rFonts w:hint="eastAsia"/>
        </w:rPr>
        <w:t>外观</w:t>
      </w:r>
      <w:r w:rsidR="00EB0108">
        <w:rPr>
          <w:rFonts w:hint="eastAsia"/>
        </w:rPr>
        <w:t>模式对子系统进行重构的时候。</w:t>
      </w:r>
    </w:p>
    <w:p w14:paraId="193F2C3F" w14:textId="77777777" w:rsidR="00E302B1" w:rsidRDefault="00662E4A" w:rsidP="003D10B8">
      <w:pPr>
        <w:pStyle w:val="a3"/>
        <w:numPr>
          <w:ilvl w:val="0"/>
          <w:numId w:val="49"/>
        </w:numPr>
        <w:spacing w:beforeLines="50" w:before="211" w:line="360" w:lineRule="auto"/>
        <w:ind w:left="900" w:firstLineChars="0" w:hanging="420"/>
        <w:jc w:val="both"/>
      </w:pPr>
      <w:r>
        <w:rPr>
          <w:rFonts w:hint="eastAsia"/>
        </w:rPr>
        <w:t>复杂的</w:t>
      </w:r>
      <w:r w:rsidR="00E302B1">
        <w:rPr>
          <w:rFonts w:hint="eastAsia"/>
        </w:rPr>
        <w:t>层次结构</w:t>
      </w:r>
      <w:r>
        <w:rPr>
          <w:rFonts w:hint="eastAsia"/>
        </w:rPr>
        <w:t>系统。层次架构是较为常见的架构设计</w:t>
      </w:r>
      <w:r w:rsidR="00665F47">
        <w:rPr>
          <w:rFonts w:hint="eastAsia"/>
        </w:rPr>
        <w:t>。</w:t>
      </w:r>
      <w:r w:rsidR="00595B10">
        <w:rPr>
          <w:rFonts w:hint="eastAsia"/>
        </w:rPr>
        <w:t>使用</w:t>
      </w:r>
      <w:r w:rsidR="00ED76D0">
        <w:rPr>
          <w:rFonts w:hint="eastAsia"/>
        </w:rPr>
        <w:t>外观</w:t>
      </w:r>
      <w:r w:rsidR="00595B10">
        <w:rPr>
          <w:rFonts w:hint="eastAsia"/>
        </w:rPr>
        <w:t>模式，可以收紧</w:t>
      </w:r>
      <w:r w:rsidR="00DB2749">
        <w:rPr>
          <w:rFonts w:hint="eastAsia"/>
        </w:rPr>
        <w:t>各</w:t>
      </w:r>
      <w:r w:rsidR="00595B10">
        <w:rPr>
          <w:rFonts w:hint="eastAsia"/>
        </w:rPr>
        <w:t>层之间的入口点</w:t>
      </w:r>
      <w:r w:rsidR="00E70DA8">
        <w:rPr>
          <w:rFonts w:hint="eastAsia"/>
        </w:rPr>
        <w:t>，</w:t>
      </w:r>
      <w:r w:rsidR="007D0DC5">
        <w:rPr>
          <w:rFonts w:hint="eastAsia"/>
        </w:rPr>
        <w:t>简化层次间的依赖关系</w:t>
      </w:r>
      <w:r w:rsidR="002F6BBD">
        <w:rPr>
          <w:rFonts w:hint="eastAsia"/>
        </w:rPr>
        <w:t>。</w:t>
      </w:r>
    </w:p>
    <w:p w14:paraId="27911A5F" w14:textId="77777777" w:rsidR="00E302B1" w:rsidRDefault="000A5013" w:rsidP="003D10B8">
      <w:pPr>
        <w:pStyle w:val="a3"/>
        <w:numPr>
          <w:ilvl w:val="0"/>
          <w:numId w:val="49"/>
        </w:numPr>
        <w:spacing w:beforeLines="50" w:before="211" w:line="360" w:lineRule="auto"/>
        <w:ind w:left="900" w:firstLineChars="0" w:hanging="420"/>
        <w:jc w:val="both"/>
      </w:pPr>
      <w:r>
        <w:rPr>
          <w:rFonts w:hint="eastAsia"/>
        </w:rPr>
        <w:t>封装</w:t>
      </w:r>
      <w:r w:rsidR="005D0F75">
        <w:rPr>
          <w:rFonts w:hint="eastAsia"/>
        </w:rPr>
        <w:t>复杂子系统的内部实现。</w:t>
      </w:r>
      <w:r w:rsidR="0073319E">
        <w:rPr>
          <w:rFonts w:hint="eastAsia"/>
        </w:rPr>
        <w:t>当你不想将一个复杂子系统的内部设计和实现暴露出来的时候，可以</w:t>
      </w:r>
      <w:r w:rsidR="001E58E0">
        <w:rPr>
          <w:rFonts w:hint="eastAsia"/>
        </w:rPr>
        <w:t>利</w:t>
      </w:r>
      <w:r w:rsidR="0073319E">
        <w:rPr>
          <w:rFonts w:hint="eastAsia"/>
        </w:rPr>
        <w:t>用外观类将子系统封装起来。</w:t>
      </w:r>
      <w:r w:rsidR="000809EB">
        <w:rPr>
          <w:rFonts w:hint="eastAsia"/>
        </w:rPr>
        <w:t>子系统作为一个整体</w:t>
      </w:r>
      <w:r w:rsidR="0073319E">
        <w:rPr>
          <w:rFonts w:hint="eastAsia"/>
        </w:rPr>
        <w:t>，通过外观类</w:t>
      </w:r>
      <w:r w:rsidR="000809EB">
        <w:rPr>
          <w:rFonts w:hint="eastAsia"/>
        </w:rPr>
        <w:t>对外提供服务</w:t>
      </w:r>
      <w:r w:rsidR="00483370">
        <w:rPr>
          <w:rFonts w:hint="eastAsia"/>
        </w:rPr>
        <w:t>。这样可以</w:t>
      </w:r>
      <w:r w:rsidR="000809EB">
        <w:rPr>
          <w:rFonts w:hint="eastAsia"/>
        </w:rPr>
        <w:t>让子系统保持独立性和可移植性。</w:t>
      </w:r>
    </w:p>
    <w:p w14:paraId="04AD6BCF" w14:textId="77777777" w:rsidR="00E302B1" w:rsidRDefault="008945E2" w:rsidP="00082C03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兔小白：</w:t>
      </w:r>
      <w:r w:rsidR="00FC215E">
        <w:rPr>
          <w:rFonts w:hint="eastAsia"/>
        </w:rPr>
        <w:t>听</w:t>
      </w:r>
      <w:r>
        <w:rPr>
          <w:rFonts w:hint="eastAsia"/>
        </w:rPr>
        <w:t>你说了</w:t>
      </w:r>
      <w:r w:rsidR="00FC215E">
        <w:rPr>
          <w:rFonts w:hint="eastAsia"/>
        </w:rPr>
        <w:t>这么多</w:t>
      </w:r>
      <w:r>
        <w:rPr>
          <w:rFonts w:hint="eastAsia"/>
        </w:rPr>
        <w:t>外观模式的优点，我倒想提出一些反面的</w:t>
      </w:r>
      <w:r w:rsidR="00D37F5E">
        <w:rPr>
          <w:rFonts w:hint="eastAsia"/>
        </w:rPr>
        <w:t>质疑</w:t>
      </w:r>
      <w:r>
        <w:rPr>
          <w:rFonts w:hint="eastAsia"/>
        </w:rPr>
        <w:t>。我觉得外观类的职责不够单一呀，他整合了子系统的</w:t>
      </w:r>
      <w:r w:rsidR="006D62EC">
        <w:rPr>
          <w:rFonts w:hint="eastAsia"/>
        </w:rPr>
        <w:t>大部分</w:t>
      </w:r>
      <w:r>
        <w:rPr>
          <w:rFonts w:hint="eastAsia"/>
        </w:rPr>
        <w:t>职责，</w:t>
      </w:r>
      <w:r w:rsidR="00773270">
        <w:rPr>
          <w:rFonts w:hint="eastAsia"/>
        </w:rPr>
        <w:t>这</w:t>
      </w:r>
      <w:r>
        <w:rPr>
          <w:rFonts w:hint="eastAsia"/>
        </w:rPr>
        <w:t>不是违反了单一职责原则</w:t>
      </w:r>
      <w:r w:rsidR="008F65AA">
        <w:rPr>
          <w:rFonts w:hint="eastAsia"/>
        </w:rPr>
        <w:t>吗</w:t>
      </w:r>
      <w:r>
        <w:rPr>
          <w:rFonts w:hint="eastAsia"/>
        </w:rPr>
        <w:t>？</w:t>
      </w:r>
    </w:p>
    <w:p w14:paraId="0C0D87A5" w14:textId="77777777" w:rsidR="008945E2" w:rsidRDefault="00155EB6" w:rsidP="00082C03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熊小猫：这个问题提的很好！外观类虽然</w:t>
      </w:r>
      <w:r w:rsidR="00A00EE6">
        <w:rPr>
          <w:rFonts w:hint="eastAsia"/>
        </w:rPr>
        <w:t>对外提供整个</w:t>
      </w:r>
      <w:r>
        <w:rPr>
          <w:rFonts w:hint="eastAsia"/>
        </w:rPr>
        <w:t>子系统</w:t>
      </w:r>
      <w:r w:rsidR="00A00EE6">
        <w:rPr>
          <w:rFonts w:hint="eastAsia"/>
        </w:rPr>
        <w:t>的</w:t>
      </w:r>
      <w:r>
        <w:rPr>
          <w:rFonts w:hint="eastAsia"/>
        </w:rPr>
        <w:t>功能，但其实他并没有做任何业务处理</w:t>
      </w:r>
      <w:r w:rsidR="00950387">
        <w:rPr>
          <w:rFonts w:hint="eastAsia"/>
        </w:rPr>
        <w:t>。</w:t>
      </w:r>
      <w:r w:rsidR="00842708">
        <w:rPr>
          <w:rFonts w:hint="eastAsia"/>
        </w:rPr>
        <w:t>其实</w:t>
      </w:r>
      <w:r w:rsidR="00950387">
        <w:rPr>
          <w:rFonts w:hint="eastAsia"/>
        </w:rPr>
        <w:t>他的职责很</w:t>
      </w:r>
      <w:r w:rsidR="00842708">
        <w:rPr>
          <w:rFonts w:hint="eastAsia"/>
        </w:rPr>
        <w:t>单一</w:t>
      </w:r>
      <w:r w:rsidR="00950387">
        <w:rPr>
          <w:rFonts w:hint="eastAsia"/>
        </w:rPr>
        <w:t>，仅仅负责子系统</w:t>
      </w:r>
      <w:r w:rsidR="00D85EB1">
        <w:rPr>
          <w:rFonts w:hint="eastAsia"/>
        </w:rPr>
        <w:t>接口的对外呈现</w:t>
      </w:r>
      <w:r w:rsidR="00950387">
        <w:rPr>
          <w:rFonts w:hint="eastAsia"/>
        </w:rPr>
        <w:t>。</w:t>
      </w:r>
      <w:r w:rsidR="0083241E">
        <w:rPr>
          <w:rFonts w:hint="eastAsia"/>
        </w:rPr>
        <w:t>所以</w:t>
      </w:r>
      <w:r w:rsidR="009623BB">
        <w:rPr>
          <w:rFonts w:hint="eastAsia"/>
        </w:rPr>
        <w:t>外观类是符合单一职责原则的。</w:t>
      </w:r>
    </w:p>
    <w:p w14:paraId="7E197531" w14:textId="77777777" w:rsidR="009623BB" w:rsidRDefault="009623BB" w:rsidP="00082C03">
      <w:pPr>
        <w:spacing w:beforeLines="50" w:before="211" w:line="360" w:lineRule="auto"/>
        <w:ind w:firstLine="420"/>
        <w:jc w:val="both"/>
      </w:pPr>
      <w:r>
        <w:rPr>
          <w:rFonts w:hint="eastAsia"/>
        </w:rPr>
        <w:lastRenderedPageBreak/>
        <w:t>兔小白：我还发现一个问题，外观类不符合开闭原则。子系统内部类的</w:t>
      </w:r>
      <w:r w:rsidR="00D1498B">
        <w:rPr>
          <w:rFonts w:hint="eastAsia"/>
        </w:rPr>
        <w:t>接口</w:t>
      </w:r>
      <w:r>
        <w:rPr>
          <w:rFonts w:hint="eastAsia"/>
        </w:rPr>
        <w:t>修改，会导致</w:t>
      </w:r>
      <w:r w:rsidR="00B07968">
        <w:rPr>
          <w:rFonts w:hint="eastAsia"/>
        </w:rPr>
        <w:t>外观</w:t>
      </w:r>
      <w:r>
        <w:rPr>
          <w:rFonts w:hint="eastAsia"/>
        </w:rPr>
        <w:t>类的代码修改。</w:t>
      </w:r>
    </w:p>
    <w:p w14:paraId="31B1D81B" w14:textId="77777777" w:rsidR="007F581B" w:rsidRDefault="009623BB" w:rsidP="00082C03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熊小猫</w:t>
      </w:r>
      <w:r w:rsidR="000870E9">
        <w:rPr>
          <w:rFonts w:hint="eastAsia"/>
        </w:rPr>
        <w:t>：这个问题你提到了点子上。但这也是</w:t>
      </w:r>
      <w:r w:rsidR="00CD3D42">
        <w:rPr>
          <w:rFonts w:hint="eastAsia"/>
        </w:rPr>
        <w:t>由</w:t>
      </w:r>
      <w:r w:rsidR="000870E9">
        <w:rPr>
          <w:rFonts w:hint="eastAsia"/>
        </w:rPr>
        <w:t>外观模式的特性所决定。</w:t>
      </w:r>
      <w:r w:rsidR="00442499">
        <w:rPr>
          <w:rFonts w:hint="eastAsia"/>
        </w:rPr>
        <w:t>由于外观类自身不承载任何业务，所以不存在扩展新的外观类实现新需求的情况。</w:t>
      </w:r>
      <w:r w:rsidR="0013520A">
        <w:rPr>
          <w:rFonts w:hint="eastAsia"/>
        </w:rPr>
        <w:t>因此外观类不需要具备扩展性。</w:t>
      </w:r>
      <w:r w:rsidR="00E12F00">
        <w:rPr>
          <w:rFonts w:hint="eastAsia"/>
        </w:rPr>
        <w:t>另外，</w:t>
      </w:r>
      <w:r w:rsidR="0013520A">
        <w:rPr>
          <w:rFonts w:hint="eastAsia"/>
        </w:rPr>
        <w:t>外观类的改变</w:t>
      </w:r>
      <w:r w:rsidR="00747CA6">
        <w:rPr>
          <w:rFonts w:hint="eastAsia"/>
        </w:rPr>
        <w:t>一般是被动修改</w:t>
      </w:r>
      <w:r w:rsidR="002A5D00">
        <w:rPr>
          <w:rFonts w:hint="eastAsia"/>
        </w:rPr>
        <w:t>。</w:t>
      </w:r>
      <w:r w:rsidR="001E635D">
        <w:rPr>
          <w:rFonts w:hint="eastAsia"/>
        </w:rPr>
        <w:t>子系统</w:t>
      </w:r>
      <w:r w:rsidR="0013520A">
        <w:rPr>
          <w:rFonts w:hint="eastAsia"/>
        </w:rPr>
        <w:t>内部类变化</w:t>
      </w:r>
      <w:r w:rsidR="002A5D00">
        <w:rPr>
          <w:rFonts w:hint="eastAsia"/>
        </w:rPr>
        <w:t>后</w:t>
      </w:r>
      <w:r w:rsidR="00747CA6">
        <w:rPr>
          <w:rFonts w:hint="eastAsia"/>
        </w:rPr>
        <w:t>，</w:t>
      </w:r>
      <w:r w:rsidR="002A5D00">
        <w:rPr>
          <w:rFonts w:hint="eastAsia"/>
        </w:rPr>
        <w:t>如果</w:t>
      </w:r>
      <w:r w:rsidR="001F04B1">
        <w:rPr>
          <w:rFonts w:hint="eastAsia"/>
        </w:rPr>
        <w:t>外观类</w:t>
      </w:r>
      <w:r w:rsidR="0013520A">
        <w:rPr>
          <w:rFonts w:hint="eastAsia"/>
        </w:rPr>
        <w:t>不</w:t>
      </w:r>
      <w:r w:rsidR="003C078D">
        <w:rPr>
          <w:rFonts w:hint="eastAsia"/>
        </w:rPr>
        <w:t>做相应修改</w:t>
      </w:r>
      <w:r w:rsidR="00557090">
        <w:rPr>
          <w:rFonts w:hint="eastAsia"/>
        </w:rPr>
        <w:t>，</w:t>
      </w:r>
      <w:r w:rsidR="0013520A">
        <w:rPr>
          <w:rFonts w:hint="eastAsia"/>
        </w:rPr>
        <w:t>程序是要报错的</w:t>
      </w:r>
      <w:r w:rsidR="00220972">
        <w:rPr>
          <w:rFonts w:hint="eastAsia"/>
        </w:rPr>
        <w:t>！</w:t>
      </w:r>
      <w:r w:rsidR="007F581B">
        <w:rPr>
          <w:rFonts w:hint="eastAsia"/>
        </w:rPr>
        <w:t>因此它</w:t>
      </w:r>
      <w:r w:rsidR="00D3752C">
        <w:rPr>
          <w:rFonts w:hint="eastAsia"/>
        </w:rPr>
        <w:t>也</w:t>
      </w:r>
      <w:r w:rsidR="007F581B">
        <w:rPr>
          <w:rFonts w:hint="eastAsia"/>
        </w:rPr>
        <w:t>只能对修改开放。</w:t>
      </w:r>
    </w:p>
    <w:p w14:paraId="0EBC4EAA" w14:textId="77777777" w:rsidR="001D4F90" w:rsidRDefault="007F581B" w:rsidP="00CD3D42">
      <w:pPr>
        <w:spacing w:beforeLines="50" w:before="211" w:line="360" w:lineRule="auto"/>
        <w:ind w:firstLine="420"/>
        <w:jc w:val="both"/>
      </w:pPr>
      <w:r>
        <w:t xml:space="preserve"> </w:t>
      </w:r>
      <w:r w:rsidR="001D4F90">
        <w:rPr>
          <w:rFonts w:hint="eastAsia"/>
        </w:rPr>
        <w:t>兔小白：</w:t>
      </w:r>
      <w:r w:rsidR="00DC1246">
        <w:rPr>
          <w:rFonts w:hint="eastAsia"/>
        </w:rPr>
        <w:t>有道理</w:t>
      </w:r>
      <w:r w:rsidR="0096041A">
        <w:rPr>
          <w:rFonts w:hint="eastAsia"/>
        </w:rPr>
        <w:t>。</w:t>
      </w:r>
      <w:r w:rsidR="00310B60">
        <w:rPr>
          <w:rFonts w:hint="eastAsia"/>
        </w:rPr>
        <w:t>而且外观类的职责简单，修改起来很容易</w:t>
      </w:r>
      <w:r w:rsidR="0065657E">
        <w:rPr>
          <w:rFonts w:hint="eastAsia"/>
        </w:rPr>
        <w:t>。</w:t>
      </w:r>
      <w:r w:rsidR="00A07B7F">
        <w:rPr>
          <w:rFonts w:hint="eastAsia"/>
        </w:rPr>
        <w:t>违反开闭原则的弊端也可以接受。</w:t>
      </w:r>
    </w:p>
    <w:p w14:paraId="692294D7" w14:textId="77777777" w:rsidR="0065657E" w:rsidRDefault="0065657E" w:rsidP="00082C03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熊小猫：</w:t>
      </w:r>
      <w:r w:rsidR="00D44644">
        <w:rPr>
          <w:rFonts w:hint="eastAsia"/>
        </w:rPr>
        <w:t>设计原则用来</w:t>
      </w:r>
      <w:r w:rsidR="00310B60">
        <w:rPr>
          <w:rFonts w:hint="eastAsia"/>
        </w:rPr>
        <w:t>指导软件设计，但</w:t>
      </w:r>
      <w:r w:rsidR="00D44644">
        <w:rPr>
          <w:rFonts w:hint="eastAsia"/>
        </w:rPr>
        <w:t>不能束缚软件设计。具体情况具体分析，</w:t>
      </w:r>
      <w:r w:rsidR="00E77EAA">
        <w:rPr>
          <w:rFonts w:hint="eastAsia"/>
        </w:rPr>
        <w:t>外观</w:t>
      </w:r>
      <w:r w:rsidR="00D44644">
        <w:rPr>
          <w:rFonts w:hint="eastAsia"/>
        </w:rPr>
        <w:t>模式虽然有悖于开闭原则，但也情有可原。</w:t>
      </w:r>
    </w:p>
    <w:p w14:paraId="6EB4E813" w14:textId="77777777" w:rsidR="00464152" w:rsidRDefault="00253C48" w:rsidP="00082C03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一个子系统一般只有一个</w:t>
      </w:r>
      <w:r w:rsidR="00464152">
        <w:rPr>
          <w:rFonts w:hint="eastAsia"/>
        </w:rPr>
        <w:t>外观类</w:t>
      </w:r>
      <w:r w:rsidR="00B87831">
        <w:rPr>
          <w:rFonts w:hint="eastAsia"/>
        </w:rPr>
        <w:t>。但是</w:t>
      </w:r>
      <w:r w:rsidR="00464152">
        <w:rPr>
          <w:rFonts w:hint="eastAsia"/>
        </w:rPr>
        <w:t>当子系统庞大到一定程度，外观类</w:t>
      </w:r>
      <w:r w:rsidR="00B87831">
        <w:rPr>
          <w:rFonts w:hint="eastAsia"/>
        </w:rPr>
        <w:t>也</w:t>
      </w:r>
      <w:r w:rsidR="00464152">
        <w:rPr>
          <w:rFonts w:hint="eastAsia"/>
        </w:rPr>
        <w:t>可以按照业务</w:t>
      </w:r>
      <w:r w:rsidR="00BF2365">
        <w:rPr>
          <w:rFonts w:hint="eastAsia"/>
        </w:rPr>
        <w:t>模块</w:t>
      </w:r>
      <w:r w:rsidR="00F31E65">
        <w:rPr>
          <w:rFonts w:hint="eastAsia"/>
        </w:rPr>
        <w:t>进行</w:t>
      </w:r>
      <w:r w:rsidR="00464152">
        <w:rPr>
          <w:rFonts w:hint="eastAsia"/>
        </w:rPr>
        <w:t>拆分</w:t>
      </w:r>
      <w:r w:rsidR="00E853ED">
        <w:rPr>
          <w:rFonts w:hint="eastAsia"/>
        </w:rPr>
        <w:t>。</w:t>
      </w:r>
      <w:r w:rsidR="00EF214B">
        <w:rPr>
          <w:rFonts w:hint="eastAsia"/>
        </w:rPr>
        <w:t>拆分后的</w:t>
      </w:r>
      <w:r w:rsidR="008B026F">
        <w:rPr>
          <w:rFonts w:hint="eastAsia"/>
        </w:rPr>
        <w:t>外观类</w:t>
      </w:r>
      <w:r w:rsidR="00464152">
        <w:rPr>
          <w:rFonts w:hint="eastAsia"/>
        </w:rPr>
        <w:t>之间</w:t>
      </w:r>
      <w:r w:rsidR="00256DB0">
        <w:rPr>
          <w:rFonts w:hint="eastAsia"/>
        </w:rPr>
        <w:t>，</w:t>
      </w:r>
      <w:r w:rsidR="00464152">
        <w:rPr>
          <w:rFonts w:hint="eastAsia"/>
        </w:rPr>
        <w:t>不应该有</w:t>
      </w:r>
      <w:r w:rsidR="00A43A45">
        <w:rPr>
          <w:rFonts w:hint="eastAsia"/>
        </w:rPr>
        <w:t>业务</w:t>
      </w:r>
      <w:r w:rsidR="00464152">
        <w:rPr>
          <w:rFonts w:hint="eastAsia"/>
        </w:rPr>
        <w:t>交集</w:t>
      </w:r>
      <w:r w:rsidR="007413AF">
        <w:rPr>
          <w:rFonts w:hint="eastAsia"/>
        </w:rPr>
        <w:t>，也不应该</w:t>
      </w:r>
      <w:r w:rsidR="007A6930">
        <w:rPr>
          <w:rFonts w:hint="eastAsia"/>
        </w:rPr>
        <w:t>相互</w:t>
      </w:r>
      <w:r w:rsidR="007413AF">
        <w:rPr>
          <w:rFonts w:hint="eastAsia"/>
        </w:rPr>
        <w:t>依赖。</w:t>
      </w:r>
      <w:r w:rsidR="006C49BA">
        <w:rPr>
          <w:rFonts w:hint="eastAsia"/>
        </w:rPr>
        <w:t>下图展示了在一个复杂子系统中，</w:t>
      </w:r>
      <w:r w:rsidR="00DF4ECC">
        <w:rPr>
          <w:rFonts w:hint="eastAsia"/>
        </w:rPr>
        <w:t>类</w:t>
      </w:r>
      <w:r w:rsidR="006C49BA">
        <w:rPr>
          <w:rFonts w:hint="eastAsia"/>
        </w:rPr>
        <w:t>的依赖关系。</w:t>
      </w:r>
    </w:p>
    <w:p w14:paraId="2D38174A" w14:textId="77777777" w:rsidR="008B026F" w:rsidRDefault="006C49BA" w:rsidP="008B026F">
      <w:pPr>
        <w:spacing w:beforeLines="50" w:before="211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36FF487" wp14:editId="79049F67">
            <wp:extent cx="5427677" cy="3233759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复杂子系统 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534" cy="323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4B6C" w14:textId="77777777" w:rsidR="004F1346" w:rsidRDefault="004F1346" w:rsidP="00082C03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兔小白：</w:t>
      </w:r>
      <w:r w:rsidR="008D104F">
        <w:rPr>
          <w:rFonts w:hint="eastAsia"/>
        </w:rPr>
        <w:t>这样看来，</w:t>
      </w:r>
      <w:r w:rsidR="002533F7">
        <w:rPr>
          <w:rFonts w:hint="eastAsia"/>
        </w:rPr>
        <w:t>复杂的子系统用外观模式准没错</w:t>
      </w:r>
      <w:r w:rsidR="003E6848">
        <w:rPr>
          <w:rFonts w:hint="eastAsia"/>
        </w:rPr>
        <w:t>！</w:t>
      </w:r>
    </w:p>
    <w:p w14:paraId="13744A66" w14:textId="77777777" w:rsidR="00941398" w:rsidRPr="00446884" w:rsidRDefault="003C4259" w:rsidP="00157C01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熊小猫：</w:t>
      </w:r>
      <w:r w:rsidR="0049058A">
        <w:rPr>
          <w:rFonts w:hint="eastAsia"/>
        </w:rPr>
        <w:t>你的</w:t>
      </w:r>
      <w:r>
        <w:rPr>
          <w:rFonts w:hint="eastAsia"/>
        </w:rPr>
        <w:t>结论没有方向性的错误</w:t>
      </w:r>
      <w:r w:rsidR="00861F92">
        <w:rPr>
          <w:rFonts w:hint="eastAsia"/>
        </w:rPr>
        <w:t>。</w:t>
      </w:r>
      <w:r>
        <w:rPr>
          <w:rFonts w:hint="eastAsia"/>
        </w:rPr>
        <w:t>但是什么样的子系统算复杂？是对子系统局部使用外观模式，还是整体使用外观模式</w:t>
      </w:r>
      <w:r w:rsidR="00861F92">
        <w:rPr>
          <w:rFonts w:hint="eastAsia"/>
        </w:rPr>
        <w:t>？</w:t>
      </w:r>
      <w:r w:rsidR="00C47BA0">
        <w:rPr>
          <w:rFonts w:hint="eastAsia"/>
        </w:rPr>
        <w:t>使用一个还是多个外观类？</w:t>
      </w:r>
      <w:r w:rsidR="00861F92">
        <w:rPr>
          <w:rFonts w:hint="eastAsia"/>
        </w:rPr>
        <w:t>这些</w:t>
      </w:r>
      <w:r w:rsidR="00C47BA0">
        <w:rPr>
          <w:rFonts w:hint="eastAsia"/>
        </w:rPr>
        <w:t>问题</w:t>
      </w:r>
      <w:r w:rsidR="00861F92">
        <w:rPr>
          <w:rFonts w:hint="eastAsia"/>
        </w:rPr>
        <w:t>都</w:t>
      </w:r>
      <w:r w:rsidR="00C47BA0">
        <w:rPr>
          <w:rFonts w:hint="eastAsia"/>
        </w:rPr>
        <w:t>需要你的经验积累，才能给出</w:t>
      </w:r>
      <w:r w:rsidR="00136F4A">
        <w:rPr>
          <w:rFonts w:hint="eastAsia"/>
        </w:rPr>
        <w:t>合理</w:t>
      </w:r>
      <w:r w:rsidR="00C47BA0">
        <w:rPr>
          <w:rFonts w:hint="eastAsia"/>
        </w:rPr>
        <w:t>的</w:t>
      </w:r>
      <w:r w:rsidR="009834D3">
        <w:rPr>
          <w:rFonts w:hint="eastAsia"/>
        </w:rPr>
        <w:t>解答</w:t>
      </w:r>
      <w:r w:rsidR="00C47BA0">
        <w:rPr>
          <w:rFonts w:hint="eastAsia"/>
        </w:rPr>
        <w:t>。</w:t>
      </w:r>
      <w:r w:rsidR="00EE6971">
        <w:rPr>
          <w:rFonts w:hint="eastAsia"/>
        </w:rPr>
        <w:t>勤学、多用、</w:t>
      </w:r>
      <w:r w:rsidR="00017E17">
        <w:rPr>
          <w:rFonts w:hint="eastAsia"/>
        </w:rPr>
        <w:t>多问、</w:t>
      </w:r>
      <w:r w:rsidR="00EE6971">
        <w:rPr>
          <w:rFonts w:hint="eastAsia"/>
        </w:rPr>
        <w:t>多思考，才能真正掌握设计模式。</w:t>
      </w:r>
    </w:p>
    <w:sectPr w:rsidR="00941398" w:rsidRPr="00446884" w:rsidSect="0059403A">
      <w:pgSz w:w="11900" w:h="16840"/>
      <w:pgMar w:top="1440" w:right="1080" w:bottom="1440" w:left="1080" w:header="851" w:footer="992" w:gutter="0"/>
      <w:cols w:space="425"/>
      <w:docGrid w:type="lines" w:linePitch="423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64" w:author="shuang zhang" w:date="2023-12-20T16:01:00Z" w:initials="sz">
    <w:p w14:paraId="20B422B3" w14:textId="112EA851" w:rsidR="00E124B1" w:rsidRDefault="00E124B1">
      <w:pPr>
        <w:pStyle w:val="af"/>
      </w:pPr>
      <w:r>
        <w:rPr>
          <w:rStyle w:val="ae"/>
        </w:rPr>
        <w:annotationRef/>
      </w:r>
      <w:r>
        <w:rPr>
          <w:rFonts w:hint="eastAsia"/>
        </w:rPr>
        <w:t>不用刻意制造矛盾，就正常对比加盟与不加盟的各自利弊就好。</w:t>
      </w:r>
    </w:p>
  </w:comment>
  <w:comment w:id="247" w:author="shuang zhang" w:date="2023-12-20T16:11:00Z" w:initials="sz">
    <w:p w14:paraId="05B7641C" w14:textId="73FFAD0A" w:rsidR="007472FB" w:rsidRDefault="007472FB">
      <w:pPr>
        <w:pStyle w:val="af"/>
      </w:pPr>
      <w:r>
        <w:rPr>
          <w:rStyle w:val="ae"/>
        </w:rPr>
        <w:annotationRef/>
      </w:r>
      <w:r>
        <w:rPr>
          <w:rFonts w:hint="eastAsia"/>
        </w:rPr>
        <w:t>这章理解起来难度稍低，所以前面的讲解可以适当精简，突出核心思想。以下面的1</w:t>
      </w:r>
      <w:r>
        <w:t>3.4</w:t>
      </w:r>
      <w:r>
        <w:rPr>
          <w:rFonts w:hint="eastAsia"/>
        </w:rPr>
        <w:t>节作为重点。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20B422B3" w15:done="0"/>
  <w15:commentEx w15:paraId="05B7641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3C6B838" w16cex:dateUtc="2023-12-20T07:35:00Z"/>
  <w16cex:commentExtensible w16cex:durableId="50D77745" w16cex:dateUtc="2023-12-20T07:37:00Z"/>
  <w16cex:commentExtensible w16cex:durableId="5F8E821A" w16cex:dateUtc="2023-12-20T07:55:00Z"/>
  <w16cex:commentExtensible w16cex:durableId="1DE4DBE4" w16cex:dateUtc="2023-12-20T08:01:00Z"/>
  <w16cex:commentExtensible w16cex:durableId="0BD19CBA" w16cex:dateUtc="2023-12-20T08:1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0B422B3" w16cid:durableId="1DE4DBE4"/>
  <w16cid:commentId w16cid:paraId="05B7641C" w16cid:durableId="0BD19CB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8F977C" w14:textId="77777777" w:rsidR="00D878F4" w:rsidRDefault="00D878F4" w:rsidP="00473E63">
      <w:r>
        <w:separator/>
      </w:r>
    </w:p>
  </w:endnote>
  <w:endnote w:type="continuationSeparator" w:id="0">
    <w:p w14:paraId="243DDCA2" w14:textId="77777777" w:rsidR="00D878F4" w:rsidRDefault="00D878F4" w:rsidP="00473E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小标宋简体">
    <w:altName w:val="微软雅黑"/>
    <w:panose1 w:val="020B0604020202020204"/>
    <w:charset w:val="86"/>
    <w:family w:val="script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方正大黑简体">
    <w:altName w:val="微软雅黑"/>
    <w:panose1 w:val="020B0604020202020204"/>
    <w:charset w:val="86"/>
    <w:family w:val="auto"/>
    <w:pitch w:val="variable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6C1BCD" w14:textId="77777777" w:rsidR="00D878F4" w:rsidRDefault="00D878F4" w:rsidP="00473E63">
      <w:r>
        <w:separator/>
      </w:r>
    </w:p>
  </w:footnote>
  <w:footnote w:type="continuationSeparator" w:id="0">
    <w:p w14:paraId="0A965BB4" w14:textId="77777777" w:rsidR="00D878F4" w:rsidRDefault="00D878F4" w:rsidP="00473E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86967"/>
    <w:multiLevelType w:val="hybridMultilevel"/>
    <w:tmpl w:val="EBF46D8A"/>
    <w:lvl w:ilvl="0" w:tplc="502C152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281411F"/>
    <w:multiLevelType w:val="hybridMultilevel"/>
    <w:tmpl w:val="8208F9BE"/>
    <w:lvl w:ilvl="0" w:tplc="27CACF48">
      <w:start w:val="1"/>
      <w:numFmt w:val="japaneseCounting"/>
      <w:lvlText w:val="第%1章"/>
      <w:lvlJc w:val="left"/>
      <w:pPr>
        <w:ind w:left="1254" w:hanging="12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34" w:hanging="420"/>
      </w:pPr>
    </w:lvl>
    <w:lvl w:ilvl="2" w:tplc="0409001B" w:tentative="1">
      <w:start w:val="1"/>
      <w:numFmt w:val="lowerRoman"/>
      <w:lvlText w:val="%3."/>
      <w:lvlJc w:val="right"/>
      <w:pPr>
        <w:ind w:left="1254" w:hanging="420"/>
      </w:pPr>
    </w:lvl>
    <w:lvl w:ilvl="3" w:tplc="0409000F" w:tentative="1">
      <w:start w:val="1"/>
      <w:numFmt w:val="decimal"/>
      <w:lvlText w:val="%4."/>
      <w:lvlJc w:val="left"/>
      <w:pPr>
        <w:ind w:left="1674" w:hanging="420"/>
      </w:pPr>
    </w:lvl>
    <w:lvl w:ilvl="4" w:tplc="04090019" w:tentative="1">
      <w:start w:val="1"/>
      <w:numFmt w:val="lowerLetter"/>
      <w:lvlText w:val="%5)"/>
      <w:lvlJc w:val="left"/>
      <w:pPr>
        <w:ind w:left="2094" w:hanging="420"/>
      </w:pPr>
    </w:lvl>
    <w:lvl w:ilvl="5" w:tplc="0409001B" w:tentative="1">
      <w:start w:val="1"/>
      <w:numFmt w:val="lowerRoman"/>
      <w:lvlText w:val="%6."/>
      <w:lvlJc w:val="right"/>
      <w:pPr>
        <w:ind w:left="2514" w:hanging="420"/>
      </w:pPr>
    </w:lvl>
    <w:lvl w:ilvl="6" w:tplc="0409000F" w:tentative="1">
      <w:start w:val="1"/>
      <w:numFmt w:val="decimal"/>
      <w:lvlText w:val="%7."/>
      <w:lvlJc w:val="left"/>
      <w:pPr>
        <w:ind w:left="2934" w:hanging="420"/>
      </w:pPr>
    </w:lvl>
    <w:lvl w:ilvl="7" w:tplc="04090019" w:tentative="1">
      <w:start w:val="1"/>
      <w:numFmt w:val="lowerLetter"/>
      <w:lvlText w:val="%8)"/>
      <w:lvlJc w:val="left"/>
      <w:pPr>
        <w:ind w:left="3354" w:hanging="420"/>
      </w:pPr>
    </w:lvl>
    <w:lvl w:ilvl="8" w:tplc="0409001B" w:tentative="1">
      <w:start w:val="1"/>
      <w:numFmt w:val="lowerRoman"/>
      <w:lvlText w:val="%9."/>
      <w:lvlJc w:val="right"/>
      <w:pPr>
        <w:ind w:left="3774" w:hanging="420"/>
      </w:pPr>
    </w:lvl>
  </w:abstractNum>
  <w:abstractNum w:abstractNumId="2" w15:restartNumberingAfterBreak="0">
    <w:nsid w:val="04C6442A"/>
    <w:multiLevelType w:val="hybridMultilevel"/>
    <w:tmpl w:val="76C2606C"/>
    <w:lvl w:ilvl="0" w:tplc="7480F492">
      <w:start w:val="1"/>
      <w:numFmt w:val="decimal"/>
      <w:lvlText w:val="（%1）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ECE2632"/>
    <w:multiLevelType w:val="multilevel"/>
    <w:tmpl w:val="4D0E839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5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20" w:hanging="1440"/>
      </w:pPr>
      <w:rPr>
        <w:rFonts w:hint="default"/>
      </w:rPr>
    </w:lvl>
  </w:abstractNum>
  <w:abstractNum w:abstractNumId="4" w15:restartNumberingAfterBreak="0">
    <w:nsid w:val="0F8E7D29"/>
    <w:multiLevelType w:val="hybridMultilevel"/>
    <w:tmpl w:val="AFC8220A"/>
    <w:lvl w:ilvl="0" w:tplc="E0E2C0B0">
      <w:start w:val="1"/>
      <w:numFmt w:val="decimal"/>
      <w:lvlText w:val="（%1）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0704607"/>
    <w:multiLevelType w:val="hybridMultilevel"/>
    <w:tmpl w:val="78FA7D58"/>
    <w:lvl w:ilvl="0" w:tplc="CDF6DF8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134F0225"/>
    <w:multiLevelType w:val="hybridMultilevel"/>
    <w:tmpl w:val="2C728240"/>
    <w:lvl w:ilvl="0" w:tplc="38940B8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37F2B7A"/>
    <w:multiLevelType w:val="hybridMultilevel"/>
    <w:tmpl w:val="35127852"/>
    <w:lvl w:ilvl="0" w:tplc="D99A7EE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144E18CF"/>
    <w:multiLevelType w:val="hybridMultilevel"/>
    <w:tmpl w:val="C38C568E"/>
    <w:lvl w:ilvl="0" w:tplc="413C24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5B61986"/>
    <w:multiLevelType w:val="hybridMultilevel"/>
    <w:tmpl w:val="7F1A8F52"/>
    <w:lvl w:ilvl="0" w:tplc="B2D29A9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17F07E32"/>
    <w:multiLevelType w:val="hybridMultilevel"/>
    <w:tmpl w:val="AC223926"/>
    <w:lvl w:ilvl="0" w:tplc="CDF6DF8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19C417F0"/>
    <w:multiLevelType w:val="hybridMultilevel"/>
    <w:tmpl w:val="F1701876"/>
    <w:lvl w:ilvl="0" w:tplc="B2D29A92">
      <w:start w:val="1"/>
      <w:numFmt w:val="decimal"/>
      <w:lvlText w:val="（%1）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1AB07C11"/>
    <w:multiLevelType w:val="hybridMultilevel"/>
    <w:tmpl w:val="5DB08986"/>
    <w:lvl w:ilvl="0" w:tplc="5D62F11C">
      <w:start w:val="1"/>
      <w:numFmt w:val="decimal"/>
      <w:lvlText w:val="%1."/>
      <w:lvlJc w:val="left"/>
      <w:pPr>
        <w:ind w:left="93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3" w:hanging="420"/>
      </w:pPr>
    </w:lvl>
    <w:lvl w:ilvl="2" w:tplc="0409001B" w:tentative="1">
      <w:start w:val="1"/>
      <w:numFmt w:val="lowerRoman"/>
      <w:lvlText w:val="%3."/>
      <w:lvlJc w:val="right"/>
      <w:pPr>
        <w:ind w:left="1833" w:hanging="420"/>
      </w:pPr>
    </w:lvl>
    <w:lvl w:ilvl="3" w:tplc="0409000F" w:tentative="1">
      <w:start w:val="1"/>
      <w:numFmt w:val="decimal"/>
      <w:lvlText w:val="%4."/>
      <w:lvlJc w:val="left"/>
      <w:pPr>
        <w:ind w:left="2253" w:hanging="420"/>
      </w:pPr>
    </w:lvl>
    <w:lvl w:ilvl="4" w:tplc="04090019" w:tentative="1">
      <w:start w:val="1"/>
      <w:numFmt w:val="lowerLetter"/>
      <w:lvlText w:val="%5)"/>
      <w:lvlJc w:val="left"/>
      <w:pPr>
        <w:ind w:left="2673" w:hanging="420"/>
      </w:pPr>
    </w:lvl>
    <w:lvl w:ilvl="5" w:tplc="0409001B" w:tentative="1">
      <w:start w:val="1"/>
      <w:numFmt w:val="lowerRoman"/>
      <w:lvlText w:val="%6."/>
      <w:lvlJc w:val="right"/>
      <w:pPr>
        <w:ind w:left="3093" w:hanging="420"/>
      </w:pPr>
    </w:lvl>
    <w:lvl w:ilvl="6" w:tplc="0409000F" w:tentative="1">
      <w:start w:val="1"/>
      <w:numFmt w:val="decimal"/>
      <w:lvlText w:val="%7."/>
      <w:lvlJc w:val="left"/>
      <w:pPr>
        <w:ind w:left="3513" w:hanging="420"/>
      </w:pPr>
    </w:lvl>
    <w:lvl w:ilvl="7" w:tplc="04090019" w:tentative="1">
      <w:start w:val="1"/>
      <w:numFmt w:val="lowerLetter"/>
      <w:lvlText w:val="%8)"/>
      <w:lvlJc w:val="left"/>
      <w:pPr>
        <w:ind w:left="3933" w:hanging="420"/>
      </w:pPr>
    </w:lvl>
    <w:lvl w:ilvl="8" w:tplc="0409001B" w:tentative="1">
      <w:start w:val="1"/>
      <w:numFmt w:val="lowerRoman"/>
      <w:lvlText w:val="%9."/>
      <w:lvlJc w:val="right"/>
      <w:pPr>
        <w:ind w:left="4353" w:hanging="420"/>
      </w:pPr>
    </w:lvl>
  </w:abstractNum>
  <w:abstractNum w:abstractNumId="13" w15:restartNumberingAfterBreak="0">
    <w:nsid w:val="1BF41072"/>
    <w:multiLevelType w:val="hybridMultilevel"/>
    <w:tmpl w:val="2B3E5FC4"/>
    <w:lvl w:ilvl="0" w:tplc="F6B8B714">
      <w:start w:val="1"/>
      <w:numFmt w:val="lowerLetter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21F31B15"/>
    <w:multiLevelType w:val="hybridMultilevel"/>
    <w:tmpl w:val="78FA7D58"/>
    <w:lvl w:ilvl="0" w:tplc="CDF6DF8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2ACC1E43"/>
    <w:multiLevelType w:val="hybridMultilevel"/>
    <w:tmpl w:val="61987DB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2BC01FB8"/>
    <w:multiLevelType w:val="hybridMultilevel"/>
    <w:tmpl w:val="E32C9510"/>
    <w:lvl w:ilvl="0" w:tplc="E0E2C0B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32065867"/>
    <w:multiLevelType w:val="hybridMultilevel"/>
    <w:tmpl w:val="30F0CBCC"/>
    <w:lvl w:ilvl="0" w:tplc="39FCC99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3228725E"/>
    <w:multiLevelType w:val="hybridMultilevel"/>
    <w:tmpl w:val="F35EF532"/>
    <w:lvl w:ilvl="0" w:tplc="2C3C51B4">
      <w:start w:val="1"/>
      <w:numFmt w:val="decimal"/>
      <w:lvlText w:val="%1."/>
      <w:lvlJc w:val="left"/>
      <w:pPr>
        <w:ind w:left="360" w:hanging="360"/>
      </w:pPr>
      <w:rPr>
        <w:rFonts w:asciiTheme="majorHAnsi" w:eastAsiaTheme="majorEastAsia" w:hAnsiTheme="majorHAnsi" w:cstheme="maj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2A52272"/>
    <w:multiLevelType w:val="hybridMultilevel"/>
    <w:tmpl w:val="76C2606C"/>
    <w:lvl w:ilvl="0" w:tplc="7480F492">
      <w:start w:val="1"/>
      <w:numFmt w:val="decimal"/>
      <w:lvlText w:val="（%1）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3A7443A5"/>
    <w:multiLevelType w:val="hybridMultilevel"/>
    <w:tmpl w:val="C41620C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3C6072D2"/>
    <w:multiLevelType w:val="hybridMultilevel"/>
    <w:tmpl w:val="BE86C0A8"/>
    <w:lvl w:ilvl="0" w:tplc="D050237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19A03E7"/>
    <w:multiLevelType w:val="hybridMultilevel"/>
    <w:tmpl w:val="673AB74E"/>
    <w:lvl w:ilvl="0" w:tplc="298C650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4507ED9"/>
    <w:multiLevelType w:val="hybridMultilevel"/>
    <w:tmpl w:val="1F4AA3A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 w15:restartNumberingAfterBreak="0">
    <w:nsid w:val="45422FAF"/>
    <w:multiLevelType w:val="hybridMultilevel"/>
    <w:tmpl w:val="76AE8134"/>
    <w:lvl w:ilvl="0" w:tplc="B2D29A9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 w15:restartNumberingAfterBreak="0">
    <w:nsid w:val="4A44685B"/>
    <w:multiLevelType w:val="hybridMultilevel"/>
    <w:tmpl w:val="6FD02276"/>
    <w:lvl w:ilvl="0" w:tplc="591C0AE0">
      <w:start w:val="1"/>
      <w:numFmt w:val="decimal"/>
      <w:lvlText w:val="（%1）"/>
      <w:lvlJc w:val="left"/>
      <w:pPr>
        <w:ind w:left="90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4A596EF0"/>
    <w:multiLevelType w:val="hybridMultilevel"/>
    <w:tmpl w:val="AC04BA06"/>
    <w:lvl w:ilvl="0" w:tplc="77C6533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4B827364"/>
    <w:multiLevelType w:val="hybridMultilevel"/>
    <w:tmpl w:val="76AE8134"/>
    <w:lvl w:ilvl="0" w:tplc="B2D29A9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4D840880"/>
    <w:multiLevelType w:val="hybridMultilevel"/>
    <w:tmpl w:val="90CA22AE"/>
    <w:lvl w:ilvl="0" w:tplc="9D2C2FB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1212948"/>
    <w:multiLevelType w:val="hybridMultilevel"/>
    <w:tmpl w:val="ECD89862"/>
    <w:lvl w:ilvl="0" w:tplc="B2D29A92">
      <w:start w:val="1"/>
      <w:numFmt w:val="decimal"/>
      <w:lvlText w:val="（%1）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" w15:restartNumberingAfterBreak="0">
    <w:nsid w:val="58AB6F00"/>
    <w:multiLevelType w:val="hybridMultilevel"/>
    <w:tmpl w:val="6FD02276"/>
    <w:lvl w:ilvl="0" w:tplc="591C0AE0">
      <w:start w:val="1"/>
      <w:numFmt w:val="decimal"/>
      <w:lvlText w:val="（%1）"/>
      <w:lvlJc w:val="left"/>
      <w:pPr>
        <w:ind w:left="90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" w15:restartNumberingAfterBreak="0">
    <w:nsid w:val="5BAA44B0"/>
    <w:multiLevelType w:val="hybridMultilevel"/>
    <w:tmpl w:val="92125CC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5BD71D76"/>
    <w:multiLevelType w:val="hybridMultilevel"/>
    <w:tmpl w:val="C998498E"/>
    <w:lvl w:ilvl="0" w:tplc="EDCC2946">
      <w:start w:val="1"/>
      <w:numFmt w:val="decimal"/>
      <w:lvlText w:val="%1．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3" w15:restartNumberingAfterBreak="0">
    <w:nsid w:val="5BEE00A6"/>
    <w:multiLevelType w:val="hybridMultilevel"/>
    <w:tmpl w:val="886E5FA0"/>
    <w:lvl w:ilvl="0" w:tplc="EDE64AE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4" w15:restartNumberingAfterBreak="0">
    <w:nsid w:val="5DC4773A"/>
    <w:multiLevelType w:val="hybridMultilevel"/>
    <w:tmpl w:val="0F4E8C1E"/>
    <w:lvl w:ilvl="0" w:tplc="5538BBA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5" w15:restartNumberingAfterBreak="0">
    <w:nsid w:val="5EA103E6"/>
    <w:multiLevelType w:val="multilevel"/>
    <w:tmpl w:val="B8D8D3E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7.%2"/>
      <w:lvlJc w:val="left"/>
      <w:pPr>
        <w:ind w:left="5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20" w:hanging="1440"/>
      </w:pPr>
      <w:rPr>
        <w:rFonts w:hint="default"/>
      </w:rPr>
    </w:lvl>
  </w:abstractNum>
  <w:abstractNum w:abstractNumId="36" w15:restartNumberingAfterBreak="0">
    <w:nsid w:val="619719C3"/>
    <w:multiLevelType w:val="hybridMultilevel"/>
    <w:tmpl w:val="518AA064"/>
    <w:lvl w:ilvl="0" w:tplc="B2D29A9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7" w15:restartNumberingAfterBreak="0">
    <w:nsid w:val="624704A1"/>
    <w:multiLevelType w:val="hybridMultilevel"/>
    <w:tmpl w:val="92125CC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63B85A7C"/>
    <w:multiLevelType w:val="hybridMultilevel"/>
    <w:tmpl w:val="CA0821B0"/>
    <w:lvl w:ilvl="0" w:tplc="A39C3814">
      <w:start w:val="1"/>
      <w:numFmt w:val="decimal"/>
      <w:lvlText w:val="%1.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39" w15:restartNumberingAfterBreak="0">
    <w:nsid w:val="63C83BA4"/>
    <w:multiLevelType w:val="hybridMultilevel"/>
    <w:tmpl w:val="A2E82BD2"/>
    <w:lvl w:ilvl="0" w:tplc="E0E2C0B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0" w15:restartNumberingAfterBreak="0">
    <w:nsid w:val="6CEE3C56"/>
    <w:multiLevelType w:val="hybridMultilevel"/>
    <w:tmpl w:val="CA64D1EC"/>
    <w:lvl w:ilvl="0" w:tplc="F970CE4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6FCA6254"/>
    <w:multiLevelType w:val="hybridMultilevel"/>
    <w:tmpl w:val="56462CEC"/>
    <w:lvl w:ilvl="0" w:tplc="1D5CC29C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2" w15:restartNumberingAfterBreak="0">
    <w:nsid w:val="71342DC1"/>
    <w:multiLevelType w:val="hybridMultilevel"/>
    <w:tmpl w:val="AC223926"/>
    <w:lvl w:ilvl="0" w:tplc="CDF6DF8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3" w15:restartNumberingAfterBreak="0">
    <w:nsid w:val="728644FF"/>
    <w:multiLevelType w:val="hybridMultilevel"/>
    <w:tmpl w:val="3EC8CE44"/>
    <w:lvl w:ilvl="0" w:tplc="E0E2C0B0">
      <w:start w:val="1"/>
      <w:numFmt w:val="decimal"/>
      <w:lvlText w:val="（%1）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4" w15:restartNumberingAfterBreak="0">
    <w:nsid w:val="75C67D5F"/>
    <w:multiLevelType w:val="hybridMultilevel"/>
    <w:tmpl w:val="D7EAC28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77FC469F"/>
    <w:multiLevelType w:val="hybridMultilevel"/>
    <w:tmpl w:val="1916C878"/>
    <w:lvl w:ilvl="0" w:tplc="CACC6938">
      <w:start w:val="1"/>
      <w:numFmt w:val="decimal"/>
      <w:lvlText w:val="（%1）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6" w15:restartNumberingAfterBreak="0">
    <w:nsid w:val="7E194FDE"/>
    <w:multiLevelType w:val="hybridMultilevel"/>
    <w:tmpl w:val="2362A916"/>
    <w:lvl w:ilvl="0" w:tplc="5F7C70D2">
      <w:start w:val="1"/>
      <w:numFmt w:val="decimal"/>
      <w:lvlText w:val="（%1）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 w15:restartNumberingAfterBreak="0">
    <w:nsid w:val="7E3B62EA"/>
    <w:multiLevelType w:val="hybridMultilevel"/>
    <w:tmpl w:val="50DA338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8" w15:restartNumberingAfterBreak="0">
    <w:nsid w:val="7FB40003"/>
    <w:multiLevelType w:val="hybridMultilevel"/>
    <w:tmpl w:val="B6C0820C"/>
    <w:lvl w:ilvl="0" w:tplc="DA70A8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44"/>
  </w:num>
  <w:num w:numId="2">
    <w:abstractNumId w:val="37"/>
  </w:num>
  <w:num w:numId="3">
    <w:abstractNumId w:val="31"/>
  </w:num>
  <w:num w:numId="4">
    <w:abstractNumId w:val="47"/>
  </w:num>
  <w:num w:numId="5">
    <w:abstractNumId w:val="26"/>
  </w:num>
  <w:num w:numId="6">
    <w:abstractNumId w:val="40"/>
  </w:num>
  <w:num w:numId="7">
    <w:abstractNumId w:val="1"/>
  </w:num>
  <w:num w:numId="8">
    <w:abstractNumId w:val="6"/>
  </w:num>
  <w:num w:numId="9">
    <w:abstractNumId w:val="20"/>
  </w:num>
  <w:num w:numId="10">
    <w:abstractNumId w:val="3"/>
  </w:num>
  <w:num w:numId="11">
    <w:abstractNumId w:val="18"/>
  </w:num>
  <w:num w:numId="12">
    <w:abstractNumId w:val="48"/>
  </w:num>
  <w:num w:numId="13">
    <w:abstractNumId w:val="7"/>
  </w:num>
  <w:num w:numId="14">
    <w:abstractNumId w:val="13"/>
  </w:num>
  <w:num w:numId="15">
    <w:abstractNumId w:val="0"/>
  </w:num>
  <w:num w:numId="16">
    <w:abstractNumId w:val="35"/>
  </w:num>
  <w:num w:numId="17">
    <w:abstractNumId w:val="12"/>
  </w:num>
  <w:num w:numId="18">
    <w:abstractNumId w:val="38"/>
  </w:num>
  <w:num w:numId="19">
    <w:abstractNumId w:val="34"/>
  </w:num>
  <w:num w:numId="20">
    <w:abstractNumId w:val="17"/>
  </w:num>
  <w:num w:numId="21">
    <w:abstractNumId w:val="32"/>
  </w:num>
  <w:num w:numId="22">
    <w:abstractNumId w:val="45"/>
  </w:num>
  <w:num w:numId="23">
    <w:abstractNumId w:val="9"/>
  </w:num>
  <w:num w:numId="24">
    <w:abstractNumId w:val="29"/>
  </w:num>
  <w:num w:numId="25">
    <w:abstractNumId w:val="27"/>
  </w:num>
  <w:num w:numId="26">
    <w:abstractNumId w:val="11"/>
  </w:num>
  <w:num w:numId="27">
    <w:abstractNumId w:val="36"/>
  </w:num>
  <w:num w:numId="28">
    <w:abstractNumId w:val="24"/>
  </w:num>
  <w:num w:numId="29">
    <w:abstractNumId w:val="23"/>
  </w:num>
  <w:num w:numId="30">
    <w:abstractNumId w:val="39"/>
  </w:num>
  <w:num w:numId="31">
    <w:abstractNumId w:val="4"/>
  </w:num>
  <w:num w:numId="32">
    <w:abstractNumId w:val="16"/>
  </w:num>
  <w:num w:numId="33">
    <w:abstractNumId w:val="43"/>
  </w:num>
  <w:num w:numId="34">
    <w:abstractNumId w:val="28"/>
  </w:num>
  <w:num w:numId="35">
    <w:abstractNumId w:val="15"/>
  </w:num>
  <w:num w:numId="36">
    <w:abstractNumId w:val="25"/>
  </w:num>
  <w:num w:numId="37">
    <w:abstractNumId w:val="30"/>
  </w:num>
  <w:num w:numId="38">
    <w:abstractNumId w:val="41"/>
  </w:num>
  <w:num w:numId="39">
    <w:abstractNumId w:val="8"/>
  </w:num>
  <w:num w:numId="40">
    <w:abstractNumId w:val="33"/>
  </w:num>
  <w:num w:numId="41">
    <w:abstractNumId w:val="10"/>
  </w:num>
  <w:num w:numId="42">
    <w:abstractNumId w:val="42"/>
  </w:num>
  <w:num w:numId="43">
    <w:abstractNumId w:val="14"/>
  </w:num>
  <w:num w:numId="44">
    <w:abstractNumId w:val="21"/>
  </w:num>
  <w:num w:numId="45">
    <w:abstractNumId w:val="22"/>
  </w:num>
  <w:num w:numId="46">
    <w:abstractNumId w:val="5"/>
  </w:num>
  <w:num w:numId="47">
    <w:abstractNumId w:val="2"/>
  </w:num>
  <w:num w:numId="48">
    <w:abstractNumId w:val="46"/>
  </w:num>
  <w:num w:numId="49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huang zhang">
    <w15:presenceInfo w15:providerId="Windows Live" w15:userId="37d5a8b9372902a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bordersDoNotSurroundHeader/>
  <w:bordersDoNotSurroundFooter/>
  <w:proofState w:spelling="clean" w:grammar="clean"/>
  <w:trackRevisions/>
  <w:defaultTabStop w:val="420"/>
  <w:drawingGridHorizontalSpacing w:val="120"/>
  <w:drawingGridVerticalSpacing w:val="423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C51"/>
    <w:rsid w:val="000005CD"/>
    <w:rsid w:val="00000677"/>
    <w:rsid w:val="000006CA"/>
    <w:rsid w:val="000008E3"/>
    <w:rsid w:val="00000DCA"/>
    <w:rsid w:val="00001483"/>
    <w:rsid w:val="000015BE"/>
    <w:rsid w:val="000019EB"/>
    <w:rsid w:val="00001C32"/>
    <w:rsid w:val="00001DE8"/>
    <w:rsid w:val="00001E98"/>
    <w:rsid w:val="00002047"/>
    <w:rsid w:val="00002370"/>
    <w:rsid w:val="00002778"/>
    <w:rsid w:val="0000282A"/>
    <w:rsid w:val="00002948"/>
    <w:rsid w:val="000029AD"/>
    <w:rsid w:val="000031A7"/>
    <w:rsid w:val="000032A7"/>
    <w:rsid w:val="00003409"/>
    <w:rsid w:val="000034AD"/>
    <w:rsid w:val="000038E1"/>
    <w:rsid w:val="0000445F"/>
    <w:rsid w:val="00005194"/>
    <w:rsid w:val="00005631"/>
    <w:rsid w:val="000059D4"/>
    <w:rsid w:val="00005A1D"/>
    <w:rsid w:val="00005A4E"/>
    <w:rsid w:val="00005C71"/>
    <w:rsid w:val="00005E86"/>
    <w:rsid w:val="00005E88"/>
    <w:rsid w:val="00006227"/>
    <w:rsid w:val="00006269"/>
    <w:rsid w:val="00006A98"/>
    <w:rsid w:val="00007402"/>
    <w:rsid w:val="0000770E"/>
    <w:rsid w:val="000079CE"/>
    <w:rsid w:val="00007A2B"/>
    <w:rsid w:val="00007AB1"/>
    <w:rsid w:val="00007DEB"/>
    <w:rsid w:val="00007FBF"/>
    <w:rsid w:val="0001047B"/>
    <w:rsid w:val="0001064B"/>
    <w:rsid w:val="00010902"/>
    <w:rsid w:val="00010B96"/>
    <w:rsid w:val="00010C72"/>
    <w:rsid w:val="0001144F"/>
    <w:rsid w:val="000118F1"/>
    <w:rsid w:val="00011BF2"/>
    <w:rsid w:val="00011ECA"/>
    <w:rsid w:val="00012BCF"/>
    <w:rsid w:val="00012DF0"/>
    <w:rsid w:val="00013446"/>
    <w:rsid w:val="00013C6E"/>
    <w:rsid w:val="00013E5A"/>
    <w:rsid w:val="0001425E"/>
    <w:rsid w:val="000143CF"/>
    <w:rsid w:val="00014C0E"/>
    <w:rsid w:val="00014EDA"/>
    <w:rsid w:val="000151B7"/>
    <w:rsid w:val="00015A50"/>
    <w:rsid w:val="00015BB9"/>
    <w:rsid w:val="000161B0"/>
    <w:rsid w:val="0001687F"/>
    <w:rsid w:val="000168B6"/>
    <w:rsid w:val="00016B8C"/>
    <w:rsid w:val="00016E71"/>
    <w:rsid w:val="00016F13"/>
    <w:rsid w:val="0001734B"/>
    <w:rsid w:val="000174CF"/>
    <w:rsid w:val="000178FC"/>
    <w:rsid w:val="00017B8B"/>
    <w:rsid w:val="00017E17"/>
    <w:rsid w:val="000208CD"/>
    <w:rsid w:val="00020BD7"/>
    <w:rsid w:val="000214F4"/>
    <w:rsid w:val="0002150C"/>
    <w:rsid w:val="00021AA8"/>
    <w:rsid w:val="00021C81"/>
    <w:rsid w:val="00021F7F"/>
    <w:rsid w:val="000222FA"/>
    <w:rsid w:val="0002285B"/>
    <w:rsid w:val="00022B50"/>
    <w:rsid w:val="00022D6C"/>
    <w:rsid w:val="0002320F"/>
    <w:rsid w:val="00023265"/>
    <w:rsid w:val="0002345F"/>
    <w:rsid w:val="00023697"/>
    <w:rsid w:val="00023C7D"/>
    <w:rsid w:val="00023E2D"/>
    <w:rsid w:val="00023F59"/>
    <w:rsid w:val="000242D8"/>
    <w:rsid w:val="00024B33"/>
    <w:rsid w:val="00024BE0"/>
    <w:rsid w:val="00024FE5"/>
    <w:rsid w:val="000252BF"/>
    <w:rsid w:val="00025345"/>
    <w:rsid w:val="00025499"/>
    <w:rsid w:val="0002595C"/>
    <w:rsid w:val="00025E3B"/>
    <w:rsid w:val="00026386"/>
    <w:rsid w:val="00026452"/>
    <w:rsid w:val="00026C23"/>
    <w:rsid w:val="00027310"/>
    <w:rsid w:val="00027B49"/>
    <w:rsid w:val="00027F78"/>
    <w:rsid w:val="00030252"/>
    <w:rsid w:val="00030470"/>
    <w:rsid w:val="0003075F"/>
    <w:rsid w:val="00030935"/>
    <w:rsid w:val="00031014"/>
    <w:rsid w:val="000310A0"/>
    <w:rsid w:val="00031799"/>
    <w:rsid w:val="00031BA4"/>
    <w:rsid w:val="0003278C"/>
    <w:rsid w:val="000327E9"/>
    <w:rsid w:val="00032EA6"/>
    <w:rsid w:val="00032EA7"/>
    <w:rsid w:val="00033195"/>
    <w:rsid w:val="0003383F"/>
    <w:rsid w:val="000345FA"/>
    <w:rsid w:val="00034B00"/>
    <w:rsid w:val="00034B60"/>
    <w:rsid w:val="00034BE2"/>
    <w:rsid w:val="00034DA7"/>
    <w:rsid w:val="0003575B"/>
    <w:rsid w:val="00035D5F"/>
    <w:rsid w:val="00036326"/>
    <w:rsid w:val="000363CB"/>
    <w:rsid w:val="000363EE"/>
    <w:rsid w:val="00036872"/>
    <w:rsid w:val="00036AF7"/>
    <w:rsid w:val="00036E33"/>
    <w:rsid w:val="00037730"/>
    <w:rsid w:val="00037C3B"/>
    <w:rsid w:val="00037D96"/>
    <w:rsid w:val="00037D9C"/>
    <w:rsid w:val="00037EF2"/>
    <w:rsid w:val="00040046"/>
    <w:rsid w:val="00040CD3"/>
    <w:rsid w:val="000417C2"/>
    <w:rsid w:val="000419DF"/>
    <w:rsid w:val="00041EFA"/>
    <w:rsid w:val="0004222C"/>
    <w:rsid w:val="000428B0"/>
    <w:rsid w:val="000428D9"/>
    <w:rsid w:val="00042AAA"/>
    <w:rsid w:val="000432C9"/>
    <w:rsid w:val="00043684"/>
    <w:rsid w:val="0004440C"/>
    <w:rsid w:val="000444CA"/>
    <w:rsid w:val="00044A50"/>
    <w:rsid w:val="00044DCD"/>
    <w:rsid w:val="00044F5B"/>
    <w:rsid w:val="00045084"/>
    <w:rsid w:val="00045122"/>
    <w:rsid w:val="000451FC"/>
    <w:rsid w:val="0004560C"/>
    <w:rsid w:val="000464A1"/>
    <w:rsid w:val="00046587"/>
    <w:rsid w:val="0004693B"/>
    <w:rsid w:val="00046CB8"/>
    <w:rsid w:val="00046D1F"/>
    <w:rsid w:val="000474C3"/>
    <w:rsid w:val="000479DE"/>
    <w:rsid w:val="00047C34"/>
    <w:rsid w:val="000501B6"/>
    <w:rsid w:val="000502C5"/>
    <w:rsid w:val="000502CA"/>
    <w:rsid w:val="00050641"/>
    <w:rsid w:val="000507D2"/>
    <w:rsid w:val="0005140E"/>
    <w:rsid w:val="00051508"/>
    <w:rsid w:val="00051574"/>
    <w:rsid w:val="00051B56"/>
    <w:rsid w:val="000523EB"/>
    <w:rsid w:val="000526BD"/>
    <w:rsid w:val="00052D76"/>
    <w:rsid w:val="00052F67"/>
    <w:rsid w:val="000530C5"/>
    <w:rsid w:val="0005355A"/>
    <w:rsid w:val="0005383E"/>
    <w:rsid w:val="00054258"/>
    <w:rsid w:val="0005452B"/>
    <w:rsid w:val="00054603"/>
    <w:rsid w:val="00054724"/>
    <w:rsid w:val="00054846"/>
    <w:rsid w:val="00054B8C"/>
    <w:rsid w:val="00054F60"/>
    <w:rsid w:val="00054F8C"/>
    <w:rsid w:val="00055638"/>
    <w:rsid w:val="00055710"/>
    <w:rsid w:val="00055A0E"/>
    <w:rsid w:val="000560E3"/>
    <w:rsid w:val="000561BE"/>
    <w:rsid w:val="00056573"/>
    <w:rsid w:val="00056CE4"/>
    <w:rsid w:val="00056E2D"/>
    <w:rsid w:val="000574F6"/>
    <w:rsid w:val="00057BC5"/>
    <w:rsid w:val="00057DA3"/>
    <w:rsid w:val="00057EA9"/>
    <w:rsid w:val="00060235"/>
    <w:rsid w:val="000602E7"/>
    <w:rsid w:val="00060488"/>
    <w:rsid w:val="00060899"/>
    <w:rsid w:val="00060CC2"/>
    <w:rsid w:val="00060E46"/>
    <w:rsid w:val="00061096"/>
    <w:rsid w:val="000612DD"/>
    <w:rsid w:val="000612E4"/>
    <w:rsid w:val="000614B8"/>
    <w:rsid w:val="000618C4"/>
    <w:rsid w:val="00061B88"/>
    <w:rsid w:val="00061BCA"/>
    <w:rsid w:val="00062086"/>
    <w:rsid w:val="0006215B"/>
    <w:rsid w:val="000621ED"/>
    <w:rsid w:val="0006221C"/>
    <w:rsid w:val="000622E6"/>
    <w:rsid w:val="00062A3F"/>
    <w:rsid w:val="00062B94"/>
    <w:rsid w:val="00062CB3"/>
    <w:rsid w:val="00063514"/>
    <w:rsid w:val="00063605"/>
    <w:rsid w:val="0006368E"/>
    <w:rsid w:val="0006393A"/>
    <w:rsid w:val="00063F0C"/>
    <w:rsid w:val="00064093"/>
    <w:rsid w:val="000641B3"/>
    <w:rsid w:val="0006445D"/>
    <w:rsid w:val="00064DD1"/>
    <w:rsid w:val="00064ECF"/>
    <w:rsid w:val="00065718"/>
    <w:rsid w:val="00065719"/>
    <w:rsid w:val="00065A59"/>
    <w:rsid w:val="00065FBF"/>
    <w:rsid w:val="000665A4"/>
    <w:rsid w:val="00066D23"/>
    <w:rsid w:val="00066F67"/>
    <w:rsid w:val="0006768C"/>
    <w:rsid w:val="000676BA"/>
    <w:rsid w:val="00067894"/>
    <w:rsid w:val="00067D84"/>
    <w:rsid w:val="00067DE6"/>
    <w:rsid w:val="00070113"/>
    <w:rsid w:val="00070281"/>
    <w:rsid w:val="0007067B"/>
    <w:rsid w:val="000706D4"/>
    <w:rsid w:val="00070C4B"/>
    <w:rsid w:val="000714D5"/>
    <w:rsid w:val="000719AA"/>
    <w:rsid w:val="00071A79"/>
    <w:rsid w:val="000723DC"/>
    <w:rsid w:val="0007248B"/>
    <w:rsid w:val="000725DA"/>
    <w:rsid w:val="000726BD"/>
    <w:rsid w:val="00073B11"/>
    <w:rsid w:val="00074BB2"/>
    <w:rsid w:val="00074E37"/>
    <w:rsid w:val="00074ED4"/>
    <w:rsid w:val="000764BA"/>
    <w:rsid w:val="0007679B"/>
    <w:rsid w:val="00076994"/>
    <w:rsid w:val="00076CB0"/>
    <w:rsid w:val="00076F8A"/>
    <w:rsid w:val="000771A2"/>
    <w:rsid w:val="00077454"/>
    <w:rsid w:val="000774EA"/>
    <w:rsid w:val="0007760F"/>
    <w:rsid w:val="000809D3"/>
    <w:rsid w:val="000809EB"/>
    <w:rsid w:val="0008111D"/>
    <w:rsid w:val="000815A9"/>
    <w:rsid w:val="0008183C"/>
    <w:rsid w:val="00081E39"/>
    <w:rsid w:val="00081F8A"/>
    <w:rsid w:val="000820FB"/>
    <w:rsid w:val="00082673"/>
    <w:rsid w:val="00082B4F"/>
    <w:rsid w:val="00082C03"/>
    <w:rsid w:val="000834BD"/>
    <w:rsid w:val="00083801"/>
    <w:rsid w:val="0008436A"/>
    <w:rsid w:val="0008453E"/>
    <w:rsid w:val="00084812"/>
    <w:rsid w:val="000848F4"/>
    <w:rsid w:val="00084BE3"/>
    <w:rsid w:val="00084D59"/>
    <w:rsid w:val="00085052"/>
    <w:rsid w:val="000850C5"/>
    <w:rsid w:val="000856BE"/>
    <w:rsid w:val="0008583C"/>
    <w:rsid w:val="00085AC3"/>
    <w:rsid w:val="00085C08"/>
    <w:rsid w:val="00085D0C"/>
    <w:rsid w:val="00085FDD"/>
    <w:rsid w:val="00086676"/>
    <w:rsid w:val="00086A01"/>
    <w:rsid w:val="000870E9"/>
    <w:rsid w:val="0008748B"/>
    <w:rsid w:val="00087AC1"/>
    <w:rsid w:val="00087AF8"/>
    <w:rsid w:val="00087BC1"/>
    <w:rsid w:val="00087E7E"/>
    <w:rsid w:val="00087F05"/>
    <w:rsid w:val="00090156"/>
    <w:rsid w:val="000905E7"/>
    <w:rsid w:val="0009062D"/>
    <w:rsid w:val="00090B94"/>
    <w:rsid w:val="00090C02"/>
    <w:rsid w:val="00090CDF"/>
    <w:rsid w:val="0009108C"/>
    <w:rsid w:val="00091BF1"/>
    <w:rsid w:val="00091E08"/>
    <w:rsid w:val="000926A7"/>
    <w:rsid w:val="000929C5"/>
    <w:rsid w:val="0009305C"/>
    <w:rsid w:val="00093088"/>
    <w:rsid w:val="00093540"/>
    <w:rsid w:val="000937C8"/>
    <w:rsid w:val="0009385E"/>
    <w:rsid w:val="00093A3B"/>
    <w:rsid w:val="00093CDD"/>
    <w:rsid w:val="0009457C"/>
    <w:rsid w:val="00094E4A"/>
    <w:rsid w:val="000950E2"/>
    <w:rsid w:val="00095640"/>
    <w:rsid w:val="00095A10"/>
    <w:rsid w:val="00095ADC"/>
    <w:rsid w:val="000965CF"/>
    <w:rsid w:val="00096A0C"/>
    <w:rsid w:val="00096D66"/>
    <w:rsid w:val="00096E97"/>
    <w:rsid w:val="0009704B"/>
    <w:rsid w:val="000972AE"/>
    <w:rsid w:val="0009732E"/>
    <w:rsid w:val="00097605"/>
    <w:rsid w:val="000976FA"/>
    <w:rsid w:val="0009777B"/>
    <w:rsid w:val="000977A5"/>
    <w:rsid w:val="000A0191"/>
    <w:rsid w:val="000A053D"/>
    <w:rsid w:val="000A0721"/>
    <w:rsid w:val="000A0AA5"/>
    <w:rsid w:val="000A0ED6"/>
    <w:rsid w:val="000A103D"/>
    <w:rsid w:val="000A1045"/>
    <w:rsid w:val="000A1144"/>
    <w:rsid w:val="000A11EE"/>
    <w:rsid w:val="000A1825"/>
    <w:rsid w:val="000A19FB"/>
    <w:rsid w:val="000A1B5B"/>
    <w:rsid w:val="000A1B6F"/>
    <w:rsid w:val="000A1EEC"/>
    <w:rsid w:val="000A237A"/>
    <w:rsid w:val="000A2A1A"/>
    <w:rsid w:val="000A32F9"/>
    <w:rsid w:val="000A335E"/>
    <w:rsid w:val="000A3466"/>
    <w:rsid w:val="000A34AD"/>
    <w:rsid w:val="000A3C24"/>
    <w:rsid w:val="000A3E3F"/>
    <w:rsid w:val="000A454F"/>
    <w:rsid w:val="000A471F"/>
    <w:rsid w:val="000A4E90"/>
    <w:rsid w:val="000A5013"/>
    <w:rsid w:val="000A50DD"/>
    <w:rsid w:val="000A5456"/>
    <w:rsid w:val="000A5718"/>
    <w:rsid w:val="000A5AF7"/>
    <w:rsid w:val="000A6292"/>
    <w:rsid w:val="000A66CE"/>
    <w:rsid w:val="000A6730"/>
    <w:rsid w:val="000A67A6"/>
    <w:rsid w:val="000A6A5B"/>
    <w:rsid w:val="000B02A4"/>
    <w:rsid w:val="000B050A"/>
    <w:rsid w:val="000B0750"/>
    <w:rsid w:val="000B0A77"/>
    <w:rsid w:val="000B0A7D"/>
    <w:rsid w:val="000B0E9F"/>
    <w:rsid w:val="000B1447"/>
    <w:rsid w:val="000B162B"/>
    <w:rsid w:val="000B16EE"/>
    <w:rsid w:val="000B21AA"/>
    <w:rsid w:val="000B2C70"/>
    <w:rsid w:val="000B30E2"/>
    <w:rsid w:val="000B36B9"/>
    <w:rsid w:val="000B3733"/>
    <w:rsid w:val="000B3BCB"/>
    <w:rsid w:val="000B3C0E"/>
    <w:rsid w:val="000B433A"/>
    <w:rsid w:val="000B442A"/>
    <w:rsid w:val="000B4773"/>
    <w:rsid w:val="000B4DB0"/>
    <w:rsid w:val="000B51B9"/>
    <w:rsid w:val="000B59C5"/>
    <w:rsid w:val="000B5D42"/>
    <w:rsid w:val="000B615C"/>
    <w:rsid w:val="000B672C"/>
    <w:rsid w:val="000B6A89"/>
    <w:rsid w:val="000B6B71"/>
    <w:rsid w:val="000B6DFA"/>
    <w:rsid w:val="000B7811"/>
    <w:rsid w:val="000B7B0C"/>
    <w:rsid w:val="000B7B92"/>
    <w:rsid w:val="000C021A"/>
    <w:rsid w:val="000C0462"/>
    <w:rsid w:val="000C0CB9"/>
    <w:rsid w:val="000C16E8"/>
    <w:rsid w:val="000C18FA"/>
    <w:rsid w:val="000C1D07"/>
    <w:rsid w:val="000C1FA1"/>
    <w:rsid w:val="000C20EA"/>
    <w:rsid w:val="000C259B"/>
    <w:rsid w:val="000C2DF4"/>
    <w:rsid w:val="000C375A"/>
    <w:rsid w:val="000C3C1F"/>
    <w:rsid w:val="000C3D2C"/>
    <w:rsid w:val="000C3FB1"/>
    <w:rsid w:val="000C4699"/>
    <w:rsid w:val="000C48F1"/>
    <w:rsid w:val="000C49D7"/>
    <w:rsid w:val="000C4AB5"/>
    <w:rsid w:val="000C4EDE"/>
    <w:rsid w:val="000C5954"/>
    <w:rsid w:val="000C5D09"/>
    <w:rsid w:val="000C5FDB"/>
    <w:rsid w:val="000C632C"/>
    <w:rsid w:val="000C6803"/>
    <w:rsid w:val="000C6FF4"/>
    <w:rsid w:val="000C74C7"/>
    <w:rsid w:val="000C7A65"/>
    <w:rsid w:val="000C7CBC"/>
    <w:rsid w:val="000C7D51"/>
    <w:rsid w:val="000D0787"/>
    <w:rsid w:val="000D0815"/>
    <w:rsid w:val="000D0B0A"/>
    <w:rsid w:val="000D0F28"/>
    <w:rsid w:val="000D1AF8"/>
    <w:rsid w:val="000D1E11"/>
    <w:rsid w:val="000D1EF2"/>
    <w:rsid w:val="000D20E1"/>
    <w:rsid w:val="000D2B6D"/>
    <w:rsid w:val="000D36EC"/>
    <w:rsid w:val="000D3B37"/>
    <w:rsid w:val="000D3EB8"/>
    <w:rsid w:val="000D4D9C"/>
    <w:rsid w:val="000D4DF7"/>
    <w:rsid w:val="000D5BB7"/>
    <w:rsid w:val="000D604B"/>
    <w:rsid w:val="000D61C3"/>
    <w:rsid w:val="000D66D7"/>
    <w:rsid w:val="000D69C0"/>
    <w:rsid w:val="000D6A59"/>
    <w:rsid w:val="000D6BA2"/>
    <w:rsid w:val="000D6DB5"/>
    <w:rsid w:val="000D71F7"/>
    <w:rsid w:val="000D7418"/>
    <w:rsid w:val="000D785A"/>
    <w:rsid w:val="000D7D87"/>
    <w:rsid w:val="000D7E63"/>
    <w:rsid w:val="000D7F5D"/>
    <w:rsid w:val="000E007E"/>
    <w:rsid w:val="000E049C"/>
    <w:rsid w:val="000E071E"/>
    <w:rsid w:val="000E0FB7"/>
    <w:rsid w:val="000E0FD3"/>
    <w:rsid w:val="000E10B9"/>
    <w:rsid w:val="000E18A4"/>
    <w:rsid w:val="000E1967"/>
    <w:rsid w:val="000E22FF"/>
    <w:rsid w:val="000E28DE"/>
    <w:rsid w:val="000E2E06"/>
    <w:rsid w:val="000E3146"/>
    <w:rsid w:val="000E317D"/>
    <w:rsid w:val="000E3506"/>
    <w:rsid w:val="000E3791"/>
    <w:rsid w:val="000E396D"/>
    <w:rsid w:val="000E39F5"/>
    <w:rsid w:val="000E3A3D"/>
    <w:rsid w:val="000E3AC9"/>
    <w:rsid w:val="000E3CC0"/>
    <w:rsid w:val="000E3E00"/>
    <w:rsid w:val="000E421D"/>
    <w:rsid w:val="000E44B4"/>
    <w:rsid w:val="000E519B"/>
    <w:rsid w:val="000E51B0"/>
    <w:rsid w:val="000E55EE"/>
    <w:rsid w:val="000E59F0"/>
    <w:rsid w:val="000E5CEC"/>
    <w:rsid w:val="000E5D5E"/>
    <w:rsid w:val="000E5DBE"/>
    <w:rsid w:val="000E5E24"/>
    <w:rsid w:val="000E65B4"/>
    <w:rsid w:val="000E68F5"/>
    <w:rsid w:val="000E6D1D"/>
    <w:rsid w:val="000E6E6A"/>
    <w:rsid w:val="000E71E5"/>
    <w:rsid w:val="000E76B1"/>
    <w:rsid w:val="000E772B"/>
    <w:rsid w:val="000E78D8"/>
    <w:rsid w:val="000F0349"/>
    <w:rsid w:val="000F088C"/>
    <w:rsid w:val="000F0F40"/>
    <w:rsid w:val="000F20AB"/>
    <w:rsid w:val="000F2363"/>
    <w:rsid w:val="000F23FB"/>
    <w:rsid w:val="000F249E"/>
    <w:rsid w:val="000F2896"/>
    <w:rsid w:val="000F2902"/>
    <w:rsid w:val="000F2990"/>
    <w:rsid w:val="000F29E4"/>
    <w:rsid w:val="000F2B43"/>
    <w:rsid w:val="000F321E"/>
    <w:rsid w:val="000F3339"/>
    <w:rsid w:val="000F35E9"/>
    <w:rsid w:val="000F51F5"/>
    <w:rsid w:val="000F528F"/>
    <w:rsid w:val="000F55E3"/>
    <w:rsid w:val="000F5611"/>
    <w:rsid w:val="000F5D84"/>
    <w:rsid w:val="000F6045"/>
    <w:rsid w:val="000F65BB"/>
    <w:rsid w:val="000F6F3D"/>
    <w:rsid w:val="000F777D"/>
    <w:rsid w:val="000F784F"/>
    <w:rsid w:val="000F78C6"/>
    <w:rsid w:val="0010025D"/>
    <w:rsid w:val="00100303"/>
    <w:rsid w:val="001007E9"/>
    <w:rsid w:val="001008FE"/>
    <w:rsid w:val="00100BD1"/>
    <w:rsid w:val="00100CE2"/>
    <w:rsid w:val="0010151C"/>
    <w:rsid w:val="0010164D"/>
    <w:rsid w:val="00101DE1"/>
    <w:rsid w:val="00102A6C"/>
    <w:rsid w:val="00103038"/>
    <w:rsid w:val="00103417"/>
    <w:rsid w:val="00103CF2"/>
    <w:rsid w:val="00104123"/>
    <w:rsid w:val="00104C9A"/>
    <w:rsid w:val="00104FA1"/>
    <w:rsid w:val="001059E3"/>
    <w:rsid w:val="00105AD2"/>
    <w:rsid w:val="00105B8F"/>
    <w:rsid w:val="00105D7F"/>
    <w:rsid w:val="00106CBD"/>
    <w:rsid w:val="00106CDC"/>
    <w:rsid w:val="0010713A"/>
    <w:rsid w:val="00107426"/>
    <w:rsid w:val="00107664"/>
    <w:rsid w:val="00107B1B"/>
    <w:rsid w:val="001105C9"/>
    <w:rsid w:val="001105EF"/>
    <w:rsid w:val="00110962"/>
    <w:rsid w:val="001109EB"/>
    <w:rsid w:val="00110ADA"/>
    <w:rsid w:val="00110C2B"/>
    <w:rsid w:val="001110FC"/>
    <w:rsid w:val="00111459"/>
    <w:rsid w:val="00111FBB"/>
    <w:rsid w:val="0011254B"/>
    <w:rsid w:val="0011274C"/>
    <w:rsid w:val="00112BE5"/>
    <w:rsid w:val="00112DE9"/>
    <w:rsid w:val="00113384"/>
    <w:rsid w:val="001137AA"/>
    <w:rsid w:val="00113898"/>
    <w:rsid w:val="00113A78"/>
    <w:rsid w:val="00113D98"/>
    <w:rsid w:val="00113ECA"/>
    <w:rsid w:val="00113F37"/>
    <w:rsid w:val="0011425E"/>
    <w:rsid w:val="00114DCB"/>
    <w:rsid w:val="001158B8"/>
    <w:rsid w:val="00115A94"/>
    <w:rsid w:val="00115DEF"/>
    <w:rsid w:val="00115E2D"/>
    <w:rsid w:val="00115FA5"/>
    <w:rsid w:val="001162BF"/>
    <w:rsid w:val="001168A9"/>
    <w:rsid w:val="001169C8"/>
    <w:rsid w:val="00116BA3"/>
    <w:rsid w:val="0011724E"/>
    <w:rsid w:val="001173E9"/>
    <w:rsid w:val="00117A28"/>
    <w:rsid w:val="0012007B"/>
    <w:rsid w:val="00120149"/>
    <w:rsid w:val="001205F2"/>
    <w:rsid w:val="00120A8E"/>
    <w:rsid w:val="00121137"/>
    <w:rsid w:val="0012127F"/>
    <w:rsid w:val="00121A50"/>
    <w:rsid w:val="00121E17"/>
    <w:rsid w:val="00121F0F"/>
    <w:rsid w:val="001229CF"/>
    <w:rsid w:val="00123512"/>
    <w:rsid w:val="00123A4E"/>
    <w:rsid w:val="00123F1A"/>
    <w:rsid w:val="0012409D"/>
    <w:rsid w:val="0012436E"/>
    <w:rsid w:val="0012460C"/>
    <w:rsid w:val="00124648"/>
    <w:rsid w:val="00124699"/>
    <w:rsid w:val="001248AD"/>
    <w:rsid w:val="001249C1"/>
    <w:rsid w:val="00124D87"/>
    <w:rsid w:val="001253E6"/>
    <w:rsid w:val="00125561"/>
    <w:rsid w:val="001255EA"/>
    <w:rsid w:val="00125AF8"/>
    <w:rsid w:val="0012623B"/>
    <w:rsid w:val="00126703"/>
    <w:rsid w:val="00126E1C"/>
    <w:rsid w:val="00126EAD"/>
    <w:rsid w:val="001272A9"/>
    <w:rsid w:val="001273E9"/>
    <w:rsid w:val="0012748A"/>
    <w:rsid w:val="001277C9"/>
    <w:rsid w:val="00127801"/>
    <w:rsid w:val="00127BB3"/>
    <w:rsid w:val="00127CE2"/>
    <w:rsid w:val="00127D95"/>
    <w:rsid w:val="00127EB1"/>
    <w:rsid w:val="00130604"/>
    <w:rsid w:val="0013080E"/>
    <w:rsid w:val="00130C16"/>
    <w:rsid w:val="001311C7"/>
    <w:rsid w:val="0013128F"/>
    <w:rsid w:val="0013154A"/>
    <w:rsid w:val="0013238B"/>
    <w:rsid w:val="001327D0"/>
    <w:rsid w:val="00132B4E"/>
    <w:rsid w:val="00132E0F"/>
    <w:rsid w:val="001332D6"/>
    <w:rsid w:val="00133AAE"/>
    <w:rsid w:val="00133E7E"/>
    <w:rsid w:val="0013402F"/>
    <w:rsid w:val="00134510"/>
    <w:rsid w:val="00134605"/>
    <w:rsid w:val="00134786"/>
    <w:rsid w:val="001348BC"/>
    <w:rsid w:val="00134A60"/>
    <w:rsid w:val="00134C49"/>
    <w:rsid w:val="00134DE2"/>
    <w:rsid w:val="00135054"/>
    <w:rsid w:val="0013520A"/>
    <w:rsid w:val="001354D5"/>
    <w:rsid w:val="00135619"/>
    <w:rsid w:val="00135DF5"/>
    <w:rsid w:val="001364E8"/>
    <w:rsid w:val="001367D2"/>
    <w:rsid w:val="00136984"/>
    <w:rsid w:val="001369B2"/>
    <w:rsid w:val="00136B2A"/>
    <w:rsid w:val="00136F4A"/>
    <w:rsid w:val="00137206"/>
    <w:rsid w:val="00137262"/>
    <w:rsid w:val="0013768F"/>
    <w:rsid w:val="001378E5"/>
    <w:rsid w:val="001409DF"/>
    <w:rsid w:val="001411EF"/>
    <w:rsid w:val="001413A8"/>
    <w:rsid w:val="00141ABA"/>
    <w:rsid w:val="00141CAF"/>
    <w:rsid w:val="00141D5B"/>
    <w:rsid w:val="00141F2E"/>
    <w:rsid w:val="00142379"/>
    <w:rsid w:val="00142670"/>
    <w:rsid w:val="00143235"/>
    <w:rsid w:val="00143316"/>
    <w:rsid w:val="0014371B"/>
    <w:rsid w:val="0014382D"/>
    <w:rsid w:val="00143D1C"/>
    <w:rsid w:val="00144390"/>
    <w:rsid w:val="0014442D"/>
    <w:rsid w:val="00144829"/>
    <w:rsid w:val="0014499F"/>
    <w:rsid w:val="00144F64"/>
    <w:rsid w:val="00145178"/>
    <w:rsid w:val="001454CC"/>
    <w:rsid w:val="00145BF1"/>
    <w:rsid w:val="00146341"/>
    <w:rsid w:val="00147296"/>
    <w:rsid w:val="0014767C"/>
    <w:rsid w:val="00147A4A"/>
    <w:rsid w:val="00147D2C"/>
    <w:rsid w:val="00147FBE"/>
    <w:rsid w:val="001500BA"/>
    <w:rsid w:val="00150F7F"/>
    <w:rsid w:val="0015115F"/>
    <w:rsid w:val="00151292"/>
    <w:rsid w:val="00151478"/>
    <w:rsid w:val="00151CBA"/>
    <w:rsid w:val="0015223E"/>
    <w:rsid w:val="00152261"/>
    <w:rsid w:val="00152386"/>
    <w:rsid w:val="00153348"/>
    <w:rsid w:val="00153EC5"/>
    <w:rsid w:val="001548DB"/>
    <w:rsid w:val="001548EE"/>
    <w:rsid w:val="00154A71"/>
    <w:rsid w:val="00155357"/>
    <w:rsid w:val="001554F5"/>
    <w:rsid w:val="00155909"/>
    <w:rsid w:val="00155AAB"/>
    <w:rsid w:val="00155BF0"/>
    <w:rsid w:val="00155EB6"/>
    <w:rsid w:val="001563C0"/>
    <w:rsid w:val="001563C1"/>
    <w:rsid w:val="0015672C"/>
    <w:rsid w:val="00156748"/>
    <w:rsid w:val="00156AA9"/>
    <w:rsid w:val="00156FDC"/>
    <w:rsid w:val="001576A7"/>
    <w:rsid w:val="001577B9"/>
    <w:rsid w:val="001577FD"/>
    <w:rsid w:val="00157839"/>
    <w:rsid w:val="00157939"/>
    <w:rsid w:val="00157C01"/>
    <w:rsid w:val="00157D5B"/>
    <w:rsid w:val="0016021D"/>
    <w:rsid w:val="001604A0"/>
    <w:rsid w:val="001606EB"/>
    <w:rsid w:val="0016077F"/>
    <w:rsid w:val="00160B77"/>
    <w:rsid w:val="00161051"/>
    <w:rsid w:val="0016140C"/>
    <w:rsid w:val="0016160E"/>
    <w:rsid w:val="00161E0E"/>
    <w:rsid w:val="00162DBB"/>
    <w:rsid w:val="00162F92"/>
    <w:rsid w:val="00163010"/>
    <w:rsid w:val="00163DE4"/>
    <w:rsid w:val="00163EF0"/>
    <w:rsid w:val="00164A7B"/>
    <w:rsid w:val="00164B1C"/>
    <w:rsid w:val="00164C6B"/>
    <w:rsid w:val="0016570C"/>
    <w:rsid w:val="001657F7"/>
    <w:rsid w:val="00165B1C"/>
    <w:rsid w:val="00165C9D"/>
    <w:rsid w:val="00166251"/>
    <w:rsid w:val="0016670F"/>
    <w:rsid w:val="00166A3A"/>
    <w:rsid w:val="00166E79"/>
    <w:rsid w:val="001672F9"/>
    <w:rsid w:val="00167B79"/>
    <w:rsid w:val="00170314"/>
    <w:rsid w:val="00170812"/>
    <w:rsid w:val="001710BB"/>
    <w:rsid w:val="0017148B"/>
    <w:rsid w:val="00171CC1"/>
    <w:rsid w:val="0017254D"/>
    <w:rsid w:val="0017258E"/>
    <w:rsid w:val="001728A6"/>
    <w:rsid w:val="00173588"/>
    <w:rsid w:val="00173CEE"/>
    <w:rsid w:val="00173D5A"/>
    <w:rsid w:val="00173E45"/>
    <w:rsid w:val="0017467A"/>
    <w:rsid w:val="00175301"/>
    <w:rsid w:val="00175C8A"/>
    <w:rsid w:val="0017646F"/>
    <w:rsid w:val="00176576"/>
    <w:rsid w:val="001765F4"/>
    <w:rsid w:val="00176696"/>
    <w:rsid w:val="00176CF7"/>
    <w:rsid w:val="00176FF8"/>
    <w:rsid w:val="00177285"/>
    <w:rsid w:val="00177778"/>
    <w:rsid w:val="00180213"/>
    <w:rsid w:val="00180305"/>
    <w:rsid w:val="00180516"/>
    <w:rsid w:val="00180834"/>
    <w:rsid w:val="001811D5"/>
    <w:rsid w:val="0018141E"/>
    <w:rsid w:val="001815CD"/>
    <w:rsid w:val="001819CF"/>
    <w:rsid w:val="00181C71"/>
    <w:rsid w:val="001821D6"/>
    <w:rsid w:val="001823FA"/>
    <w:rsid w:val="00182428"/>
    <w:rsid w:val="00183009"/>
    <w:rsid w:val="001834DB"/>
    <w:rsid w:val="0018394F"/>
    <w:rsid w:val="001841AE"/>
    <w:rsid w:val="0018476C"/>
    <w:rsid w:val="00184D43"/>
    <w:rsid w:val="001850B8"/>
    <w:rsid w:val="00185514"/>
    <w:rsid w:val="00185557"/>
    <w:rsid w:val="00185559"/>
    <w:rsid w:val="001859AD"/>
    <w:rsid w:val="00186482"/>
    <w:rsid w:val="001864DE"/>
    <w:rsid w:val="001866F6"/>
    <w:rsid w:val="00186734"/>
    <w:rsid w:val="00186B49"/>
    <w:rsid w:val="00186D5B"/>
    <w:rsid w:val="00187408"/>
    <w:rsid w:val="001875C8"/>
    <w:rsid w:val="00187FA4"/>
    <w:rsid w:val="001907F6"/>
    <w:rsid w:val="00190888"/>
    <w:rsid w:val="001908EB"/>
    <w:rsid w:val="00190988"/>
    <w:rsid w:val="00190C50"/>
    <w:rsid w:val="001915D2"/>
    <w:rsid w:val="001919BA"/>
    <w:rsid w:val="001919D1"/>
    <w:rsid w:val="00191A95"/>
    <w:rsid w:val="00191C5D"/>
    <w:rsid w:val="00192156"/>
    <w:rsid w:val="00192171"/>
    <w:rsid w:val="00192E51"/>
    <w:rsid w:val="001937D8"/>
    <w:rsid w:val="00193828"/>
    <w:rsid w:val="00193931"/>
    <w:rsid w:val="00193B07"/>
    <w:rsid w:val="00193E02"/>
    <w:rsid w:val="001943DB"/>
    <w:rsid w:val="0019486F"/>
    <w:rsid w:val="00195385"/>
    <w:rsid w:val="00195B32"/>
    <w:rsid w:val="00195B48"/>
    <w:rsid w:val="00195CF6"/>
    <w:rsid w:val="001965A4"/>
    <w:rsid w:val="00196B2A"/>
    <w:rsid w:val="00196B74"/>
    <w:rsid w:val="00196BCB"/>
    <w:rsid w:val="00196FC2"/>
    <w:rsid w:val="0019718C"/>
    <w:rsid w:val="00197413"/>
    <w:rsid w:val="001976FE"/>
    <w:rsid w:val="00197C80"/>
    <w:rsid w:val="00197CF1"/>
    <w:rsid w:val="00197DBF"/>
    <w:rsid w:val="00197F3F"/>
    <w:rsid w:val="001A00FC"/>
    <w:rsid w:val="001A03BE"/>
    <w:rsid w:val="001A0C5C"/>
    <w:rsid w:val="001A0E82"/>
    <w:rsid w:val="001A13E9"/>
    <w:rsid w:val="001A15E6"/>
    <w:rsid w:val="001A1FA2"/>
    <w:rsid w:val="001A23C1"/>
    <w:rsid w:val="001A2B53"/>
    <w:rsid w:val="001A3062"/>
    <w:rsid w:val="001A3233"/>
    <w:rsid w:val="001A38D9"/>
    <w:rsid w:val="001A395D"/>
    <w:rsid w:val="001A3D20"/>
    <w:rsid w:val="001A417B"/>
    <w:rsid w:val="001A4182"/>
    <w:rsid w:val="001A46E0"/>
    <w:rsid w:val="001A470C"/>
    <w:rsid w:val="001A48D4"/>
    <w:rsid w:val="001A5313"/>
    <w:rsid w:val="001A5603"/>
    <w:rsid w:val="001A57E5"/>
    <w:rsid w:val="001A581C"/>
    <w:rsid w:val="001A5E14"/>
    <w:rsid w:val="001A6737"/>
    <w:rsid w:val="001A7089"/>
    <w:rsid w:val="001A7129"/>
    <w:rsid w:val="001A744E"/>
    <w:rsid w:val="001A757A"/>
    <w:rsid w:val="001A767E"/>
    <w:rsid w:val="001B00E8"/>
    <w:rsid w:val="001B0769"/>
    <w:rsid w:val="001B07E0"/>
    <w:rsid w:val="001B08E9"/>
    <w:rsid w:val="001B147A"/>
    <w:rsid w:val="001B17FD"/>
    <w:rsid w:val="001B1B77"/>
    <w:rsid w:val="001B21BC"/>
    <w:rsid w:val="001B21DA"/>
    <w:rsid w:val="001B22A3"/>
    <w:rsid w:val="001B2452"/>
    <w:rsid w:val="001B24D4"/>
    <w:rsid w:val="001B25C7"/>
    <w:rsid w:val="001B2B96"/>
    <w:rsid w:val="001B3022"/>
    <w:rsid w:val="001B3587"/>
    <w:rsid w:val="001B3B60"/>
    <w:rsid w:val="001B3E6E"/>
    <w:rsid w:val="001B41C3"/>
    <w:rsid w:val="001B4448"/>
    <w:rsid w:val="001B57CE"/>
    <w:rsid w:val="001B5AAE"/>
    <w:rsid w:val="001B5AF9"/>
    <w:rsid w:val="001B5B18"/>
    <w:rsid w:val="001B5C4A"/>
    <w:rsid w:val="001B60D2"/>
    <w:rsid w:val="001B6126"/>
    <w:rsid w:val="001B6169"/>
    <w:rsid w:val="001B6497"/>
    <w:rsid w:val="001B7F44"/>
    <w:rsid w:val="001B7FBA"/>
    <w:rsid w:val="001C037F"/>
    <w:rsid w:val="001C03D7"/>
    <w:rsid w:val="001C0462"/>
    <w:rsid w:val="001C0503"/>
    <w:rsid w:val="001C06B6"/>
    <w:rsid w:val="001C11DA"/>
    <w:rsid w:val="001C128A"/>
    <w:rsid w:val="001C1417"/>
    <w:rsid w:val="001C1473"/>
    <w:rsid w:val="001C1796"/>
    <w:rsid w:val="001C18A9"/>
    <w:rsid w:val="001C1A21"/>
    <w:rsid w:val="001C2477"/>
    <w:rsid w:val="001C2823"/>
    <w:rsid w:val="001C38FB"/>
    <w:rsid w:val="001C3AA9"/>
    <w:rsid w:val="001C3E7C"/>
    <w:rsid w:val="001C5135"/>
    <w:rsid w:val="001C53C9"/>
    <w:rsid w:val="001C545C"/>
    <w:rsid w:val="001C59F7"/>
    <w:rsid w:val="001C5E77"/>
    <w:rsid w:val="001C607E"/>
    <w:rsid w:val="001C65CA"/>
    <w:rsid w:val="001C6616"/>
    <w:rsid w:val="001C6FC8"/>
    <w:rsid w:val="001C72C2"/>
    <w:rsid w:val="001C785A"/>
    <w:rsid w:val="001C7AF3"/>
    <w:rsid w:val="001C7B0B"/>
    <w:rsid w:val="001D0027"/>
    <w:rsid w:val="001D0174"/>
    <w:rsid w:val="001D02FF"/>
    <w:rsid w:val="001D03C0"/>
    <w:rsid w:val="001D06B7"/>
    <w:rsid w:val="001D076F"/>
    <w:rsid w:val="001D0CCA"/>
    <w:rsid w:val="001D0D79"/>
    <w:rsid w:val="001D0DEF"/>
    <w:rsid w:val="001D0E9C"/>
    <w:rsid w:val="001D105E"/>
    <w:rsid w:val="001D1119"/>
    <w:rsid w:val="001D1218"/>
    <w:rsid w:val="001D129E"/>
    <w:rsid w:val="001D17F2"/>
    <w:rsid w:val="001D1AF4"/>
    <w:rsid w:val="001D1B6C"/>
    <w:rsid w:val="001D1D39"/>
    <w:rsid w:val="001D1F12"/>
    <w:rsid w:val="001D1F83"/>
    <w:rsid w:val="001D2C65"/>
    <w:rsid w:val="001D3063"/>
    <w:rsid w:val="001D33A8"/>
    <w:rsid w:val="001D33D8"/>
    <w:rsid w:val="001D359D"/>
    <w:rsid w:val="001D368C"/>
    <w:rsid w:val="001D3AF3"/>
    <w:rsid w:val="001D3E92"/>
    <w:rsid w:val="001D44DC"/>
    <w:rsid w:val="001D4BF4"/>
    <w:rsid w:val="001D4CDA"/>
    <w:rsid w:val="001D4D4F"/>
    <w:rsid w:val="001D4DA8"/>
    <w:rsid w:val="001D4F6E"/>
    <w:rsid w:val="001D4F90"/>
    <w:rsid w:val="001D5061"/>
    <w:rsid w:val="001D54A3"/>
    <w:rsid w:val="001D59C2"/>
    <w:rsid w:val="001D5A10"/>
    <w:rsid w:val="001D5E45"/>
    <w:rsid w:val="001D6155"/>
    <w:rsid w:val="001D678A"/>
    <w:rsid w:val="001D695F"/>
    <w:rsid w:val="001D738F"/>
    <w:rsid w:val="001D77B5"/>
    <w:rsid w:val="001D7DEA"/>
    <w:rsid w:val="001D7E2C"/>
    <w:rsid w:val="001D7F19"/>
    <w:rsid w:val="001E0281"/>
    <w:rsid w:val="001E0FA3"/>
    <w:rsid w:val="001E1149"/>
    <w:rsid w:val="001E1B26"/>
    <w:rsid w:val="001E2258"/>
    <w:rsid w:val="001E22BF"/>
    <w:rsid w:val="001E23B7"/>
    <w:rsid w:val="001E3032"/>
    <w:rsid w:val="001E32B3"/>
    <w:rsid w:val="001E3608"/>
    <w:rsid w:val="001E38B4"/>
    <w:rsid w:val="001E3CC8"/>
    <w:rsid w:val="001E3CF2"/>
    <w:rsid w:val="001E3DD1"/>
    <w:rsid w:val="001E3E68"/>
    <w:rsid w:val="001E43B5"/>
    <w:rsid w:val="001E43BA"/>
    <w:rsid w:val="001E47E7"/>
    <w:rsid w:val="001E488F"/>
    <w:rsid w:val="001E4CC1"/>
    <w:rsid w:val="001E57B9"/>
    <w:rsid w:val="001E58E0"/>
    <w:rsid w:val="001E5A39"/>
    <w:rsid w:val="001E5B4D"/>
    <w:rsid w:val="001E5E08"/>
    <w:rsid w:val="001E5FF4"/>
    <w:rsid w:val="001E635D"/>
    <w:rsid w:val="001E64D4"/>
    <w:rsid w:val="001E68F8"/>
    <w:rsid w:val="001E6A68"/>
    <w:rsid w:val="001E6BC7"/>
    <w:rsid w:val="001E6D50"/>
    <w:rsid w:val="001E7AEF"/>
    <w:rsid w:val="001E7CF1"/>
    <w:rsid w:val="001F00DF"/>
    <w:rsid w:val="001F011B"/>
    <w:rsid w:val="001F04B1"/>
    <w:rsid w:val="001F0504"/>
    <w:rsid w:val="001F054A"/>
    <w:rsid w:val="001F0703"/>
    <w:rsid w:val="001F0783"/>
    <w:rsid w:val="001F0CCB"/>
    <w:rsid w:val="001F0D7F"/>
    <w:rsid w:val="001F0F51"/>
    <w:rsid w:val="001F11EB"/>
    <w:rsid w:val="001F1313"/>
    <w:rsid w:val="001F153C"/>
    <w:rsid w:val="001F164B"/>
    <w:rsid w:val="001F1A20"/>
    <w:rsid w:val="001F1B2E"/>
    <w:rsid w:val="001F1B3F"/>
    <w:rsid w:val="001F2334"/>
    <w:rsid w:val="001F236E"/>
    <w:rsid w:val="001F25DD"/>
    <w:rsid w:val="001F260F"/>
    <w:rsid w:val="001F287B"/>
    <w:rsid w:val="001F2F99"/>
    <w:rsid w:val="001F33A8"/>
    <w:rsid w:val="001F37FE"/>
    <w:rsid w:val="001F3D05"/>
    <w:rsid w:val="001F3DA0"/>
    <w:rsid w:val="001F3E3C"/>
    <w:rsid w:val="001F3E84"/>
    <w:rsid w:val="001F3EA7"/>
    <w:rsid w:val="001F45A2"/>
    <w:rsid w:val="001F46DE"/>
    <w:rsid w:val="001F480A"/>
    <w:rsid w:val="001F486A"/>
    <w:rsid w:val="001F5051"/>
    <w:rsid w:val="001F55B2"/>
    <w:rsid w:val="001F5BD2"/>
    <w:rsid w:val="001F5F60"/>
    <w:rsid w:val="001F6116"/>
    <w:rsid w:val="001F6302"/>
    <w:rsid w:val="001F64A9"/>
    <w:rsid w:val="001F6546"/>
    <w:rsid w:val="001F67C9"/>
    <w:rsid w:val="001F69CA"/>
    <w:rsid w:val="001F6C4C"/>
    <w:rsid w:val="001F7432"/>
    <w:rsid w:val="001F765B"/>
    <w:rsid w:val="001F7A24"/>
    <w:rsid w:val="002007DA"/>
    <w:rsid w:val="00200B21"/>
    <w:rsid w:val="00201168"/>
    <w:rsid w:val="0020153D"/>
    <w:rsid w:val="0020160C"/>
    <w:rsid w:val="00201AB7"/>
    <w:rsid w:val="002020E5"/>
    <w:rsid w:val="0020265E"/>
    <w:rsid w:val="0020276E"/>
    <w:rsid w:val="00202D68"/>
    <w:rsid w:val="002034B1"/>
    <w:rsid w:val="002036AE"/>
    <w:rsid w:val="00203D27"/>
    <w:rsid w:val="00204684"/>
    <w:rsid w:val="00204904"/>
    <w:rsid w:val="00204B9D"/>
    <w:rsid w:val="00204EEF"/>
    <w:rsid w:val="002055AC"/>
    <w:rsid w:val="0020574C"/>
    <w:rsid w:val="002062F7"/>
    <w:rsid w:val="002063DE"/>
    <w:rsid w:val="002067F0"/>
    <w:rsid w:val="002068DD"/>
    <w:rsid w:val="002069BA"/>
    <w:rsid w:val="00206B6B"/>
    <w:rsid w:val="00206CB0"/>
    <w:rsid w:val="002071DE"/>
    <w:rsid w:val="00207201"/>
    <w:rsid w:val="0020752F"/>
    <w:rsid w:val="00207A1B"/>
    <w:rsid w:val="0021005C"/>
    <w:rsid w:val="00210519"/>
    <w:rsid w:val="00210903"/>
    <w:rsid w:val="00210950"/>
    <w:rsid w:val="00210F85"/>
    <w:rsid w:val="002112AA"/>
    <w:rsid w:val="002116CE"/>
    <w:rsid w:val="002119A0"/>
    <w:rsid w:val="00211F45"/>
    <w:rsid w:val="0021213A"/>
    <w:rsid w:val="00212574"/>
    <w:rsid w:val="00212E1A"/>
    <w:rsid w:val="00213981"/>
    <w:rsid w:val="0021411C"/>
    <w:rsid w:val="0021431B"/>
    <w:rsid w:val="00214E5C"/>
    <w:rsid w:val="00215B5E"/>
    <w:rsid w:val="002160B1"/>
    <w:rsid w:val="002160E7"/>
    <w:rsid w:val="002166C7"/>
    <w:rsid w:val="00216775"/>
    <w:rsid w:val="00216E3F"/>
    <w:rsid w:val="0021707E"/>
    <w:rsid w:val="0021741A"/>
    <w:rsid w:val="002174D5"/>
    <w:rsid w:val="00217E6A"/>
    <w:rsid w:val="00217FD6"/>
    <w:rsid w:val="00220972"/>
    <w:rsid w:val="0022119B"/>
    <w:rsid w:val="002213F8"/>
    <w:rsid w:val="00221807"/>
    <w:rsid w:val="00221949"/>
    <w:rsid w:val="00221A8A"/>
    <w:rsid w:val="00221B45"/>
    <w:rsid w:val="00221D7F"/>
    <w:rsid w:val="00222225"/>
    <w:rsid w:val="00222379"/>
    <w:rsid w:val="00222BB1"/>
    <w:rsid w:val="00223097"/>
    <w:rsid w:val="00223278"/>
    <w:rsid w:val="00223339"/>
    <w:rsid w:val="002233BA"/>
    <w:rsid w:val="0022399B"/>
    <w:rsid w:val="00223AE7"/>
    <w:rsid w:val="002240D5"/>
    <w:rsid w:val="00224276"/>
    <w:rsid w:val="00224963"/>
    <w:rsid w:val="00224C97"/>
    <w:rsid w:val="00224EFF"/>
    <w:rsid w:val="0022579D"/>
    <w:rsid w:val="00225F70"/>
    <w:rsid w:val="00226006"/>
    <w:rsid w:val="00226B42"/>
    <w:rsid w:val="00226FA0"/>
    <w:rsid w:val="002270EC"/>
    <w:rsid w:val="002271F1"/>
    <w:rsid w:val="002271FE"/>
    <w:rsid w:val="0022757E"/>
    <w:rsid w:val="0022772E"/>
    <w:rsid w:val="00227CE8"/>
    <w:rsid w:val="00227D04"/>
    <w:rsid w:val="00227D54"/>
    <w:rsid w:val="00230394"/>
    <w:rsid w:val="0023080E"/>
    <w:rsid w:val="002308A3"/>
    <w:rsid w:val="002309EB"/>
    <w:rsid w:val="0023107B"/>
    <w:rsid w:val="00231298"/>
    <w:rsid w:val="00231538"/>
    <w:rsid w:val="00231BB4"/>
    <w:rsid w:val="00231F6B"/>
    <w:rsid w:val="0023244A"/>
    <w:rsid w:val="00233220"/>
    <w:rsid w:val="00233405"/>
    <w:rsid w:val="00233880"/>
    <w:rsid w:val="002339BA"/>
    <w:rsid w:val="00233DE0"/>
    <w:rsid w:val="00233E88"/>
    <w:rsid w:val="0023486A"/>
    <w:rsid w:val="00234A1A"/>
    <w:rsid w:val="00235379"/>
    <w:rsid w:val="00235501"/>
    <w:rsid w:val="002358D6"/>
    <w:rsid w:val="002359E4"/>
    <w:rsid w:val="00236417"/>
    <w:rsid w:val="00236CCB"/>
    <w:rsid w:val="00237864"/>
    <w:rsid w:val="00237C2A"/>
    <w:rsid w:val="00237D57"/>
    <w:rsid w:val="00237E18"/>
    <w:rsid w:val="00237F51"/>
    <w:rsid w:val="00240152"/>
    <w:rsid w:val="00240168"/>
    <w:rsid w:val="00240246"/>
    <w:rsid w:val="00240CCF"/>
    <w:rsid w:val="00241438"/>
    <w:rsid w:val="00241798"/>
    <w:rsid w:val="0024179B"/>
    <w:rsid w:val="00241B23"/>
    <w:rsid w:val="00241E85"/>
    <w:rsid w:val="0024272D"/>
    <w:rsid w:val="0024293E"/>
    <w:rsid w:val="00242EC4"/>
    <w:rsid w:val="00242FE9"/>
    <w:rsid w:val="00243213"/>
    <w:rsid w:val="00243282"/>
    <w:rsid w:val="00243A94"/>
    <w:rsid w:val="00243BAA"/>
    <w:rsid w:val="0024413F"/>
    <w:rsid w:val="002445C1"/>
    <w:rsid w:val="002446F1"/>
    <w:rsid w:val="00244B6B"/>
    <w:rsid w:val="00244B9F"/>
    <w:rsid w:val="00244D18"/>
    <w:rsid w:val="002450FD"/>
    <w:rsid w:val="0024552C"/>
    <w:rsid w:val="00245833"/>
    <w:rsid w:val="00245E41"/>
    <w:rsid w:val="0024664A"/>
    <w:rsid w:val="002466D1"/>
    <w:rsid w:val="00246AD4"/>
    <w:rsid w:val="00246CA8"/>
    <w:rsid w:val="00246DEA"/>
    <w:rsid w:val="00246E53"/>
    <w:rsid w:val="00247426"/>
    <w:rsid w:val="0024757B"/>
    <w:rsid w:val="00247972"/>
    <w:rsid w:val="00247974"/>
    <w:rsid w:val="00247A82"/>
    <w:rsid w:val="00247B19"/>
    <w:rsid w:val="00247B1C"/>
    <w:rsid w:val="00250219"/>
    <w:rsid w:val="0025043D"/>
    <w:rsid w:val="00250693"/>
    <w:rsid w:val="002506D2"/>
    <w:rsid w:val="00250A35"/>
    <w:rsid w:val="00251558"/>
    <w:rsid w:val="00251668"/>
    <w:rsid w:val="002516E6"/>
    <w:rsid w:val="002518BF"/>
    <w:rsid w:val="00251E36"/>
    <w:rsid w:val="002533F7"/>
    <w:rsid w:val="002534B7"/>
    <w:rsid w:val="00253551"/>
    <w:rsid w:val="00253C48"/>
    <w:rsid w:val="00253CB5"/>
    <w:rsid w:val="00253CF3"/>
    <w:rsid w:val="00253CF6"/>
    <w:rsid w:val="00253F09"/>
    <w:rsid w:val="00253F4A"/>
    <w:rsid w:val="002540B8"/>
    <w:rsid w:val="002541D1"/>
    <w:rsid w:val="00254C88"/>
    <w:rsid w:val="00255255"/>
    <w:rsid w:val="0025550D"/>
    <w:rsid w:val="00255582"/>
    <w:rsid w:val="002555FB"/>
    <w:rsid w:val="00255851"/>
    <w:rsid w:val="00255D1B"/>
    <w:rsid w:val="00255FF6"/>
    <w:rsid w:val="0025617D"/>
    <w:rsid w:val="002568F0"/>
    <w:rsid w:val="00256B42"/>
    <w:rsid w:val="00256B56"/>
    <w:rsid w:val="00256DB0"/>
    <w:rsid w:val="00257402"/>
    <w:rsid w:val="0025777B"/>
    <w:rsid w:val="00257784"/>
    <w:rsid w:val="00257B0A"/>
    <w:rsid w:val="00257F52"/>
    <w:rsid w:val="00257F9F"/>
    <w:rsid w:val="0026002F"/>
    <w:rsid w:val="00260879"/>
    <w:rsid w:val="00260897"/>
    <w:rsid w:val="00260DA6"/>
    <w:rsid w:val="00260F7E"/>
    <w:rsid w:val="00261478"/>
    <w:rsid w:val="002614FB"/>
    <w:rsid w:val="00261EEB"/>
    <w:rsid w:val="002620A6"/>
    <w:rsid w:val="00262289"/>
    <w:rsid w:val="00262370"/>
    <w:rsid w:val="002623C6"/>
    <w:rsid w:val="0026242B"/>
    <w:rsid w:val="00262806"/>
    <w:rsid w:val="00262818"/>
    <w:rsid w:val="00262E78"/>
    <w:rsid w:val="00263010"/>
    <w:rsid w:val="0026309B"/>
    <w:rsid w:val="00263121"/>
    <w:rsid w:val="002631EC"/>
    <w:rsid w:val="00263533"/>
    <w:rsid w:val="0026396C"/>
    <w:rsid w:val="002639B3"/>
    <w:rsid w:val="00263A5B"/>
    <w:rsid w:val="00263DFB"/>
    <w:rsid w:val="00263F7D"/>
    <w:rsid w:val="00263FAD"/>
    <w:rsid w:val="00264445"/>
    <w:rsid w:val="00264474"/>
    <w:rsid w:val="002647CF"/>
    <w:rsid w:val="002649CD"/>
    <w:rsid w:val="00264AFE"/>
    <w:rsid w:val="002650BE"/>
    <w:rsid w:val="00265D59"/>
    <w:rsid w:val="00265E86"/>
    <w:rsid w:val="002663A2"/>
    <w:rsid w:val="00266DEB"/>
    <w:rsid w:val="002670DD"/>
    <w:rsid w:val="002677C5"/>
    <w:rsid w:val="0027005A"/>
    <w:rsid w:val="00270692"/>
    <w:rsid w:val="00270900"/>
    <w:rsid w:val="00270F1E"/>
    <w:rsid w:val="00270F82"/>
    <w:rsid w:val="002713FA"/>
    <w:rsid w:val="002716F3"/>
    <w:rsid w:val="00271770"/>
    <w:rsid w:val="002719A9"/>
    <w:rsid w:val="00271D41"/>
    <w:rsid w:val="002720D0"/>
    <w:rsid w:val="002727FD"/>
    <w:rsid w:val="0027293C"/>
    <w:rsid w:val="00272A73"/>
    <w:rsid w:val="00272E0B"/>
    <w:rsid w:val="002735D3"/>
    <w:rsid w:val="00273978"/>
    <w:rsid w:val="00273BF0"/>
    <w:rsid w:val="00273D01"/>
    <w:rsid w:val="0027455E"/>
    <w:rsid w:val="0027480A"/>
    <w:rsid w:val="00274C36"/>
    <w:rsid w:val="00274CB3"/>
    <w:rsid w:val="00274D07"/>
    <w:rsid w:val="002752BD"/>
    <w:rsid w:val="0027550C"/>
    <w:rsid w:val="00275576"/>
    <w:rsid w:val="0027599B"/>
    <w:rsid w:val="002766F0"/>
    <w:rsid w:val="002768C2"/>
    <w:rsid w:val="00276AB9"/>
    <w:rsid w:val="002778BF"/>
    <w:rsid w:val="0028032A"/>
    <w:rsid w:val="00280442"/>
    <w:rsid w:val="002804F9"/>
    <w:rsid w:val="0028053F"/>
    <w:rsid w:val="00280ED9"/>
    <w:rsid w:val="00281194"/>
    <w:rsid w:val="002816C9"/>
    <w:rsid w:val="002817BA"/>
    <w:rsid w:val="002818E8"/>
    <w:rsid w:val="00281B71"/>
    <w:rsid w:val="00282483"/>
    <w:rsid w:val="0028275F"/>
    <w:rsid w:val="002829E9"/>
    <w:rsid w:val="00282C02"/>
    <w:rsid w:val="00282D2C"/>
    <w:rsid w:val="00282D6F"/>
    <w:rsid w:val="00282FF9"/>
    <w:rsid w:val="00283081"/>
    <w:rsid w:val="0028319E"/>
    <w:rsid w:val="002834FB"/>
    <w:rsid w:val="0028352B"/>
    <w:rsid w:val="002835DF"/>
    <w:rsid w:val="00283654"/>
    <w:rsid w:val="002837E1"/>
    <w:rsid w:val="002840D2"/>
    <w:rsid w:val="002848A0"/>
    <w:rsid w:val="0028492A"/>
    <w:rsid w:val="0028565F"/>
    <w:rsid w:val="00285751"/>
    <w:rsid w:val="00286007"/>
    <w:rsid w:val="0029031D"/>
    <w:rsid w:val="00290F86"/>
    <w:rsid w:val="0029169E"/>
    <w:rsid w:val="002917D7"/>
    <w:rsid w:val="0029183A"/>
    <w:rsid w:val="00291A6B"/>
    <w:rsid w:val="00291AC8"/>
    <w:rsid w:val="002920FB"/>
    <w:rsid w:val="0029296C"/>
    <w:rsid w:val="00292AC6"/>
    <w:rsid w:val="00292E65"/>
    <w:rsid w:val="00292F07"/>
    <w:rsid w:val="00293F15"/>
    <w:rsid w:val="00293FDE"/>
    <w:rsid w:val="00294C91"/>
    <w:rsid w:val="00294D92"/>
    <w:rsid w:val="002966C1"/>
    <w:rsid w:val="00296C32"/>
    <w:rsid w:val="00297469"/>
    <w:rsid w:val="00297B31"/>
    <w:rsid w:val="00297B6F"/>
    <w:rsid w:val="00297DB5"/>
    <w:rsid w:val="002A082E"/>
    <w:rsid w:val="002A0B31"/>
    <w:rsid w:val="002A1125"/>
    <w:rsid w:val="002A14C6"/>
    <w:rsid w:val="002A1757"/>
    <w:rsid w:val="002A1889"/>
    <w:rsid w:val="002A1B9C"/>
    <w:rsid w:val="002A1E05"/>
    <w:rsid w:val="002A2320"/>
    <w:rsid w:val="002A2B5A"/>
    <w:rsid w:val="002A2D67"/>
    <w:rsid w:val="002A344C"/>
    <w:rsid w:val="002A37C1"/>
    <w:rsid w:val="002A4150"/>
    <w:rsid w:val="002A4298"/>
    <w:rsid w:val="002A451D"/>
    <w:rsid w:val="002A4ECC"/>
    <w:rsid w:val="002A4FE0"/>
    <w:rsid w:val="002A5549"/>
    <w:rsid w:val="002A58EA"/>
    <w:rsid w:val="002A58F6"/>
    <w:rsid w:val="002A5AA5"/>
    <w:rsid w:val="002A5BCE"/>
    <w:rsid w:val="002A5BDE"/>
    <w:rsid w:val="002A5D00"/>
    <w:rsid w:val="002A6052"/>
    <w:rsid w:val="002A6169"/>
    <w:rsid w:val="002A6616"/>
    <w:rsid w:val="002A683B"/>
    <w:rsid w:val="002A6AC4"/>
    <w:rsid w:val="002A6DB0"/>
    <w:rsid w:val="002A772E"/>
    <w:rsid w:val="002B0BC4"/>
    <w:rsid w:val="002B0CBC"/>
    <w:rsid w:val="002B0F65"/>
    <w:rsid w:val="002B143B"/>
    <w:rsid w:val="002B186E"/>
    <w:rsid w:val="002B2080"/>
    <w:rsid w:val="002B26C8"/>
    <w:rsid w:val="002B2700"/>
    <w:rsid w:val="002B31C4"/>
    <w:rsid w:val="002B3274"/>
    <w:rsid w:val="002B38AF"/>
    <w:rsid w:val="002B3952"/>
    <w:rsid w:val="002B4279"/>
    <w:rsid w:val="002B5521"/>
    <w:rsid w:val="002B5685"/>
    <w:rsid w:val="002B6956"/>
    <w:rsid w:val="002B6BCC"/>
    <w:rsid w:val="002B6EA8"/>
    <w:rsid w:val="002B7A0E"/>
    <w:rsid w:val="002B7D02"/>
    <w:rsid w:val="002C07EB"/>
    <w:rsid w:val="002C08A5"/>
    <w:rsid w:val="002C1898"/>
    <w:rsid w:val="002C19E0"/>
    <w:rsid w:val="002C20BD"/>
    <w:rsid w:val="002C22A7"/>
    <w:rsid w:val="002C2447"/>
    <w:rsid w:val="002C24EB"/>
    <w:rsid w:val="002C2A02"/>
    <w:rsid w:val="002C2A72"/>
    <w:rsid w:val="002C38B2"/>
    <w:rsid w:val="002C39E4"/>
    <w:rsid w:val="002C506E"/>
    <w:rsid w:val="002C534B"/>
    <w:rsid w:val="002C564A"/>
    <w:rsid w:val="002C5C48"/>
    <w:rsid w:val="002C68F3"/>
    <w:rsid w:val="002C6971"/>
    <w:rsid w:val="002C6DD8"/>
    <w:rsid w:val="002C6E5E"/>
    <w:rsid w:val="002C6EA4"/>
    <w:rsid w:val="002C7039"/>
    <w:rsid w:val="002C725B"/>
    <w:rsid w:val="002C7284"/>
    <w:rsid w:val="002C74E6"/>
    <w:rsid w:val="002C79E7"/>
    <w:rsid w:val="002C7DAA"/>
    <w:rsid w:val="002C7E72"/>
    <w:rsid w:val="002C7EB6"/>
    <w:rsid w:val="002C7FCF"/>
    <w:rsid w:val="002D1CD6"/>
    <w:rsid w:val="002D1D38"/>
    <w:rsid w:val="002D20CC"/>
    <w:rsid w:val="002D26C1"/>
    <w:rsid w:val="002D2EF1"/>
    <w:rsid w:val="002D3488"/>
    <w:rsid w:val="002D36AE"/>
    <w:rsid w:val="002D3750"/>
    <w:rsid w:val="002D37EE"/>
    <w:rsid w:val="002D3899"/>
    <w:rsid w:val="002D3A61"/>
    <w:rsid w:val="002D4AEE"/>
    <w:rsid w:val="002D4D16"/>
    <w:rsid w:val="002D5738"/>
    <w:rsid w:val="002D5996"/>
    <w:rsid w:val="002D60B7"/>
    <w:rsid w:val="002D63A7"/>
    <w:rsid w:val="002D683C"/>
    <w:rsid w:val="002D7F08"/>
    <w:rsid w:val="002E06DA"/>
    <w:rsid w:val="002E0702"/>
    <w:rsid w:val="002E10DE"/>
    <w:rsid w:val="002E14C2"/>
    <w:rsid w:val="002E1630"/>
    <w:rsid w:val="002E1F65"/>
    <w:rsid w:val="002E202B"/>
    <w:rsid w:val="002E260C"/>
    <w:rsid w:val="002E2683"/>
    <w:rsid w:val="002E2A32"/>
    <w:rsid w:val="002E2F2A"/>
    <w:rsid w:val="002E379B"/>
    <w:rsid w:val="002E3D23"/>
    <w:rsid w:val="002E4009"/>
    <w:rsid w:val="002E47E7"/>
    <w:rsid w:val="002E4886"/>
    <w:rsid w:val="002E4FB1"/>
    <w:rsid w:val="002E4FE2"/>
    <w:rsid w:val="002E5555"/>
    <w:rsid w:val="002E5703"/>
    <w:rsid w:val="002E59F5"/>
    <w:rsid w:val="002E5E5E"/>
    <w:rsid w:val="002E7981"/>
    <w:rsid w:val="002E7C31"/>
    <w:rsid w:val="002F01C9"/>
    <w:rsid w:val="002F05AF"/>
    <w:rsid w:val="002F0EDA"/>
    <w:rsid w:val="002F1176"/>
    <w:rsid w:val="002F1603"/>
    <w:rsid w:val="002F19D2"/>
    <w:rsid w:val="002F1D3A"/>
    <w:rsid w:val="002F1D5E"/>
    <w:rsid w:val="002F1E30"/>
    <w:rsid w:val="002F230B"/>
    <w:rsid w:val="002F30BE"/>
    <w:rsid w:val="002F4208"/>
    <w:rsid w:val="002F4681"/>
    <w:rsid w:val="002F4F43"/>
    <w:rsid w:val="002F5059"/>
    <w:rsid w:val="002F52F0"/>
    <w:rsid w:val="002F57C0"/>
    <w:rsid w:val="002F5C5A"/>
    <w:rsid w:val="002F5CCF"/>
    <w:rsid w:val="002F5CE6"/>
    <w:rsid w:val="002F6091"/>
    <w:rsid w:val="002F62D6"/>
    <w:rsid w:val="002F6BBD"/>
    <w:rsid w:val="002F6C0D"/>
    <w:rsid w:val="002F6D29"/>
    <w:rsid w:val="002F70BC"/>
    <w:rsid w:val="002F775D"/>
    <w:rsid w:val="002F7A6F"/>
    <w:rsid w:val="003000CC"/>
    <w:rsid w:val="00300733"/>
    <w:rsid w:val="00300B0A"/>
    <w:rsid w:val="00301403"/>
    <w:rsid w:val="0030161C"/>
    <w:rsid w:val="0030196C"/>
    <w:rsid w:val="003019B6"/>
    <w:rsid w:val="00301B09"/>
    <w:rsid w:val="00301CCD"/>
    <w:rsid w:val="0030209F"/>
    <w:rsid w:val="0030243D"/>
    <w:rsid w:val="003027BB"/>
    <w:rsid w:val="00302960"/>
    <w:rsid w:val="003029B0"/>
    <w:rsid w:val="00302D5D"/>
    <w:rsid w:val="0030345E"/>
    <w:rsid w:val="00303926"/>
    <w:rsid w:val="0030406D"/>
    <w:rsid w:val="003041B8"/>
    <w:rsid w:val="00304695"/>
    <w:rsid w:val="0030489A"/>
    <w:rsid w:val="003048BA"/>
    <w:rsid w:val="003056A0"/>
    <w:rsid w:val="003057DC"/>
    <w:rsid w:val="003057E5"/>
    <w:rsid w:val="00305802"/>
    <w:rsid w:val="0030581C"/>
    <w:rsid w:val="00305A8A"/>
    <w:rsid w:val="00305AAA"/>
    <w:rsid w:val="00305FC3"/>
    <w:rsid w:val="00306258"/>
    <w:rsid w:val="003067AB"/>
    <w:rsid w:val="00306C14"/>
    <w:rsid w:val="00307131"/>
    <w:rsid w:val="00307450"/>
    <w:rsid w:val="00307F5D"/>
    <w:rsid w:val="00310B60"/>
    <w:rsid w:val="003111B5"/>
    <w:rsid w:val="00311407"/>
    <w:rsid w:val="0031140F"/>
    <w:rsid w:val="003117CA"/>
    <w:rsid w:val="00311C32"/>
    <w:rsid w:val="00311F36"/>
    <w:rsid w:val="00312169"/>
    <w:rsid w:val="00312224"/>
    <w:rsid w:val="00312399"/>
    <w:rsid w:val="0031240F"/>
    <w:rsid w:val="003124F5"/>
    <w:rsid w:val="00312519"/>
    <w:rsid w:val="003129A6"/>
    <w:rsid w:val="00312DC1"/>
    <w:rsid w:val="00312E1A"/>
    <w:rsid w:val="00312F0A"/>
    <w:rsid w:val="00313D2B"/>
    <w:rsid w:val="00313D39"/>
    <w:rsid w:val="00314731"/>
    <w:rsid w:val="00314902"/>
    <w:rsid w:val="00315366"/>
    <w:rsid w:val="0031575F"/>
    <w:rsid w:val="003158D6"/>
    <w:rsid w:val="00316452"/>
    <w:rsid w:val="00316A95"/>
    <w:rsid w:val="003173DB"/>
    <w:rsid w:val="003201A8"/>
    <w:rsid w:val="00320457"/>
    <w:rsid w:val="003205CF"/>
    <w:rsid w:val="00320C76"/>
    <w:rsid w:val="00320EF8"/>
    <w:rsid w:val="00320F15"/>
    <w:rsid w:val="00320F57"/>
    <w:rsid w:val="0032158E"/>
    <w:rsid w:val="003216AF"/>
    <w:rsid w:val="00321D64"/>
    <w:rsid w:val="00321F16"/>
    <w:rsid w:val="00321FD6"/>
    <w:rsid w:val="00322418"/>
    <w:rsid w:val="0032287F"/>
    <w:rsid w:val="003229FD"/>
    <w:rsid w:val="00322AB7"/>
    <w:rsid w:val="00322B56"/>
    <w:rsid w:val="003231E5"/>
    <w:rsid w:val="00323589"/>
    <w:rsid w:val="003238BB"/>
    <w:rsid w:val="003242FF"/>
    <w:rsid w:val="00324443"/>
    <w:rsid w:val="00324DAD"/>
    <w:rsid w:val="00324E5A"/>
    <w:rsid w:val="00325856"/>
    <w:rsid w:val="00325963"/>
    <w:rsid w:val="00325B55"/>
    <w:rsid w:val="0032606C"/>
    <w:rsid w:val="00326425"/>
    <w:rsid w:val="00326445"/>
    <w:rsid w:val="003267B0"/>
    <w:rsid w:val="003267E3"/>
    <w:rsid w:val="003269FD"/>
    <w:rsid w:val="00326A97"/>
    <w:rsid w:val="00326C32"/>
    <w:rsid w:val="00327178"/>
    <w:rsid w:val="00327AA5"/>
    <w:rsid w:val="003300A0"/>
    <w:rsid w:val="00330301"/>
    <w:rsid w:val="003313BC"/>
    <w:rsid w:val="0033148C"/>
    <w:rsid w:val="003314D9"/>
    <w:rsid w:val="00331522"/>
    <w:rsid w:val="0033222D"/>
    <w:rsid w:val="0033226D"/>
    <w:rsid w:val="0033226E"/>
    <w:rsid w:val="00332643"/>
    <w:rsid w:val="003329F8"/>
    <w:rsid w:val="00332B1D"/>
    <w:rsid w:val="00332E84"/>
    <w:rsid w:val="0033354D"/>
    <w:rsid w:val="0033359C"/>
    <w:rsid w:val="003339EF"/>
    <w:rsid w:val="00333B39"/>
    <w:rsid w:val="003344DF"/>
    <w:rsid w:val="00334ADA"/>
    <w:rsid w:val="00334EAB"/>
    <w:rsid w:val="00335438"/>
    <w:rsid w:val="003359B6"/>
    <w:rsid w:val="00336028"/>
    <w:rsid w:val="003365A5"/>
    <w:rsid w:val="00336648"/>
    <w:rsid w:val="003368BA"/>
    <w:rsid w:val="00336E70"/>
    <w:rsid w:val="00336F1E"/>
    <w:rsid w:val="00336F95"/>
    <w:rsid w:val="00336FDC"/>
    <w:rsid w:val="003372C5"/>
    <w:rsid w:val="003375D2"/>
    <w:rsid w:val="0033762B"/>
    <w:rsid w:val="003377D3"/>
    <w:rsid w:val="00337834"/>
    <w:rsid w:val="00337AD2"/>
    <w:rsid w:val="00337C1B"/>
    <w:rsid w:val="003402BB"/>
    <w:rsid w:val="003403B0"/>
    <w:rsid w:val="0034079E"/>
    <w:rsid w:val="003408ED"/>
    <w:rsid w:val="00340B06"/>
    <w:rsid w:val="003410A4"/>
    <w:rsid w:val="0034169A"/>
    <w:rsid w:val="0034207F"/>
    <w:rsid w:val="003424CB"/>
    <w:rsid w:val="00342902"/>
    <w:rsid w:val="00342FB4"/>
    <w:rsid w:val="0034314E"/>
    <w:rsid w:val="0034315A"/>
    <w:rsid w:val="0034328A"/>
    <w:rsid w:val="0034345A"/>
    <w:rsid w:val="00343975"/>
    <w:rsid w:val="00343B09"/>
    <w:rsid w:val="00343EC5"/>
    <w:rsid w:val="003440FD"/>
    <w:rsid w:val="003442C2"/>
    <w:rsid w:val="00344840"/>
    <w:rsid w:val="00344DBC"/>
    <w:rsid w:val="00344E8A"/>
    <w:rsid w:val="0034518C"/>
    <w:rsid w:val="00345608"/>
    <w:rsid w:val="003459B2"/>
    <w:rsid w:val="0034633B"/>
    <w:rsid w:val="003464BC"/>
    <w:rsid w:val="00346CE0"/>
    <w:rsid w:val="003472E8"/>
    <w:rsid w:val="003473DC"/>
    <w:rsid w:val="003500A6"/>
    <w:rsid w:val="003505BA"/>
    <w:rsid w:val="003508E6"/>
    <w:rsid w:val="003509EC"/>
    <w:rsid w:val="00350BA0"/>
    <w:rsid w:val="0035102D"/>
    <w:rsid w:val="00351583"/>
    <w:rsid w:val="00351E20"/>
    <w:rsid w:val="003521E0"/>
    <w:rsid w:val="00352606"/>
    <w:rsid w:val="00352663"/>
    <w:rsid w:val="0035282C"/>
    <w:rsid w:val="0035289C"/>
    <w:rsid w:val="00353490"/>
    <w:rsid w:val="003539B0"/>
    <w:rsid w:val="00353C28"/>
    <w:rsid w:val="0035476E"/>
    <w:rsid w:val="0035489E"/>
    <w:rsid w:val="00354B44"/>
    <w:rsid w:val="00354C98"/>
    <w:rsid w:val="00354DAE"/>
    <w:rsid w:val="0035592E"/>
    <w:rsid w:val="00355E16"/>
    <w:rsid w:val="00355E5B"/>
    <w:rsid w:val="003569D8"/>
    <w:rsid w:val="00356A02"/>
    <w:rsid w:val="00356D65"/>
    <w:rsid w:val="00356EA6"/>
    <w:rsid w:val="00356EA7"/>
    <w:rsid w:val="003575B2"/>
    <w:rsid w:val="0035770F"/>
    <w:rsid w:val="0035783D"/>
    <w:rsid w:val="00357999"/>
    <w:rsid w:val="00357BD6"/>
    <w:rsid w:val="00357C13"/>
    <w:rsid w:val="00360596"/>
    <w:rsid w:val="00360BA9"/>
    <w:rsid w:val="00361136"/>
    <w:rsid w:val="00361340"/>
    <w:rsid w:val="0036170F"/>
    <w:rsid w:val="00361738"/>
    <w:rsid w:val="0036193D"/>
    <w:rsid w:val="00361ADC"/>
    <w:rsid w:val="00361C60"/>
    <w:rsid w:val="00361E2D"/>
    <w:rsid w:val="003622A9"/>
    <w:rsid w:val="00362461"/>
    <w:rsid w:val="003624BF"/>
    <w:rsid w:val="00362EF8"/>
    <w:rsid w:val="0036303D"/>
    <w:rsid w:val="00363F8E"/>
    <w:rsid w:val="00364174"/>
    <w:rsid w:val="003643E9"/>
    <w:rsid w:val="003644FB"/>
    <w:rsid w:val="003649E7"/>
    <w:rsid w:val="00364E14"/>
    <w:rsid w:val="00365B7D"/>
    <w:rsid w:val="00365E7D"/>
    <w:rsid w:val="00366680"/>
    <w:rsid w:val="00366773"/>
    <w:rsid w:val="003669C6"/>
    <w:rsid w:val="00366B14"/>
    <w:rsid w:val="0036708C"/>
    <w:rsid w:val="003675A7"/>
    <w:rsid w:val="003679EC"/>
    <w:rsid w:val="00367A47"/>
    <w:rsid w:val="00367BC7"/>
    <w:rsid w:val="0037021D"/>
    <w:rsid w:val="00371319"/>
    <w:rsid w:val="00371782"/>
    <w:rsid w:val="00371C48"/>
    <w:rsid w:val="00371ED4"/>
    <w:rsid w:val="00371F37"/>
    <w:rsid w:val="0037263C"/>
    <w:rsid w:val="0037279D"/>
    <w:rsid w:val="003727E8"/>
    <w:rsid w:val="00372885"/>
    <w:rsid w:val="003729FD"/>
    <w:rsid w:val="003733DF"/>
    <w:rsid w:val="0037340D"/>
    <w:rsid w:val="00373A31"/>
    <w:rsid w:val="00373CB3"/>
    <w:rsid w:val="00373D07"/>
    <w:rsid w:val="00373F4B"/>
    <w:rsid w:val="0037412D"/>
    <w:rsid w:val="003742B0"/>
    <w:rsid w:val="00374544"/>
    <w:rsid w:val="00374E15"/>
    <w:rsid w:val="00374E3B"/>
    <w:rsid w:val="00374F1D"/>
    <w:rsid w:val="00374F54"/>
    <w:rsid w:val="00375249"/>
    <w:rsid w:val="0037578B"/>
    <w:rsid w:val="0037580F"/>
    <w:rsid w:val="0037585D"/>
    <w:rsid w:val="00375B27"/>
    <w:rsid w:val="00375B44"/>
    <w:rsid w:val="00375D27"/>
    <w:rsid w:val="00375FCB"/>
    <w:rsid w:val="00376C93"/>
    <w:rsid w:val="00376F1E"/>
    <w:rsid w:val="00377453"/>
    <w:rsid w:val="00377B5D"/>
    <w:rsid w:val="00377DE9"/>
    <w:rsid w:val="00377F13"/>
    <w:rsid w:val="003801D0"/>
    <w:rsid w:val="00380A87"/>
    <w:rsid w:val="00380D05"/>
    <w:rsid w:val="00380FA1"/>
    <w:rsid w:val="003810E1"/>
    <w:rsid w:val="00381505"/>
    <w:rsid w:val="003815B2"/>
    <w:rsid w:val="00382CDD"/>
    <w:rsid w:val="003832F8"/>
    <w:rsid w:val="003836EF"/>
    <w:rsid w:val="00383B98"/>
    <w:rsid w:val="00383C2B"/>
    <w:rsid w:val="003841F9"/>
    <w:rsid w:val="0038486C"/>
    <w:rsid w:val="00384F25"/>
    <w:rsid w:val="00384F76"/>
    <w:rsid w:val="003853A0"/>
    <w:rsid w:val="00385911"/>
    <w:rsid w:val="0038614A"/>
    <w:rsid w:val="00386779"/>
    <w:rsid w:val="00386CAE"/>
    <w:rsid w:val="0038751C"/>
    <w:rsid w:val="00387653"/>
    <w:rsid w:val="00387CFD"/>
    <w:rsid w:val="00391060"/>
    <w:rsid w:val="00391149"/>
    <w:rsid w:val="00391809"/>
    <w:rsid w:val="00391DD6"/>
    <w:rsid w:val="00392120"/>
    <w:rsid w:val="003927D1"/>
    <w:rsid w:val="00393202"/>
    <w:rsid w:val="003940CF"/>
    <w:rsid w:val="003942AB"/>
    <w:rsid w:val="0039458E"/>
    <w:rsid w:val="003949D8"/>
    <w:rsid w:val="00394A2A"/>
    <w:rsid w:val="003957E6"/>
    <w:rsid w:val="00395E92"/>
    <w:rsid w:val="00396512"/>
    <w:rsid w:val="00397835"/>
    <w:rsid w:val="00397C15"/>
    <w:rsid w:val="00397D43"/>
    <w:rsid w:val="00397E5A"/>
    <w:rsid w:val="003A02A5"/>
    <w:rsid w:val="003A0F0E"/>
    <w:rsid w:val="003A10DF"/>
    <w:rsid w:val="003A1511"/>
    <w:rsid w:val="003A1C31"/>
    <w:rsid w:val="003A2941"/>
    <w:rsid w:val="003A31DB"/>
    <w:rsid w:val="003A3474"/>
    <w:rsid w:val="003A3856"/>
    <w:rsid w:val="003A4596"/>
    <w:rsid w:val="003A4628"/>
    <w:rsid w:val="003A4709"/>
    <w:rsid w:val="003A48C9"/>
    <w:rsid w:val="003A4FC8"/>
    <w:rsid w:val="003A5703"/>
    <w:rsid w:val="003A64FD"/>
    <w:rsid w:val="003A74B6"/>
    <w:rsid w:val="003A74E0"/>
    <w:rsid w:val="003A79A5"/>
    <w:rsid w:val="003A7AC8"/>
    <w:rsid w:val="003A7BCB"/>
    <w:rsid w:val="003A7DF7"/>
    <w:rsid w:val="003B00E9"/>
    <w:rsid w:val="003B0A9A"/>
    <w:rsid w:val="003B0DA0"/>
    <w:rsid w:val="003B0DD8"/>
    <w:rsid w:val="003B0E4C"/>
    <w:rsid w:val="003B1680"/>
    <w:rsid w:val="003B19FB"/>
    <w:rsid w:val="003B1AF9"/>
    <w:rsid w:val="003B1EB5"/>
    <w:rsid w:val="003B211E"/>
    <w:rsid w:val="003B30F4"/>
    <w:rsid w:val="003B407B"/>
    <w:rsid w:val="003B548F"/>
    <w:rsid w:val="003B558F"/>
    <w:rsid w:val="003B6072"/>
    <w:rsid w:val="003B6496"/>
    <w:rsid w:val="003B656F"/>
    <w:rsid w:val="003B65EE"/>
    <w:rsid w:val="003B676C"/>
    <w:rsid w:val="003B6BDD"/>
    <w:rsid w:val="003B6DF4"/>
    <w:rsid w:val="003B710D"/>
    <w:rsid w:val="003B72AD"/>
    <w:rsid w:val="003B7924"/>
    <w:rsid w:val="003C00A0"/>
    <w:rsid w:val="003C0142"/>
    <w:rsid w:val="003C03CF"/>
    <w:rsid w:val="003C056E"/>
    <w:rsid w:val="003C05B6"/>
    <w:rsid w:val="003C0785"/>
    <w:rsid w:val="003C078D"/>
    <w:rsid w:val="003C0874"/>
    <w:rsid w:val="003C09BB"/>
    <w:rsid w:val="003C0B3A"/>
    <w:rsid w:val="003C0C4E"/>
    <w:rsid w:val="003C11D7"/>
    <w:rsid w:val="003C1463"/>
    <w:rsid w:val="003C15E0"/>
    <w:rsid w:val="003C185F"/>
    <w:rsid w:val="003C19E3"/>
    <w:rsid w:val="003C1BA0"/>
    <w:rsid w:val="003C1D7F"/>
    <w:rsid w:val="003C1FB5"/>
    <w:rsid w:val="003C216C"/>
    <w:rsid w:val="003C22B6"/>
    <w:rsid w:val="003C269E"/>
    <w:rsid w:val="003C28E3"/>
    <w:rsid w:val="003C2A17"/>
    <w:rsid w:val="003C2A9B"/>
    <w:rsid w:val="003C2D82"/>
    <w:rsid w:val="003C3CFD"/>
    <w:rsid w:val="003C4259"/>
    <w:rsid w:val="003C4666"/>
    <w:rsid w:val="003C4B31"/>
    <w:rsid w:val="003C4C15"/>
    <w:rsid w:val="003C4D10"/>
    <w:rsid w:val="003C5044"/>
    <w:rsid w:val="003C552D"/>
    <w:rsid w:val="003C56BC"/>
    <w:rsid w:val="003C5913"/>
    <w:rsid w:val="003C5BA2"/>
    <w:rsid w:val="003C5DDD"/>
    <w:rsid w:val="003C608D"/>
    <w:rsid w:val="003C6718"/>
    <w:rsid w:val="003C6EF8"/>
    <w:rsid w:val="003C72C8"/>
    <w:rsid w:val="003C7BEE"/>
    <w:rsid w:val="003D0079"/>
    <w:rsid w:val="003D00D3"/>
    <w:rsid w:val="003D01F0"/>
    <w:rsid w:val="003D0458"/>
    <w:rsid w:val="003D095B"/>
    <w:rsid w:val="003D0A56"/>
    <w:rsid w:val="003D106D"/>
    <w:rsid w:val="003D10B8"/>
    <w:rsid w:val="003D114A"/>
    <w:rsid w:val="003D11BC"/>
    <w:rsid w:val="003D1261"/>
    <w:rsid w:val="003D126D"/>
    <w:rsid w:val="003D1582"/>
    <w:rsid w:val="003D1BDE"/>
    <w:rsid w:val="003D1E8B"/>
    <w:rsid w:val="003D247A"/>
    <w:rsid w:val="003D30C6"/>
    <w:rsid w:val="003D3942"/>
    <w:rsid w:val="003D4617"/>
    <w:rsid w:val="003D530E"/>
    <w:rsid w:val="003D534F"/>
    <w:rsid w:val="003D5D61"/>
    <w:rsid w:val="003D6D6C"/>
    <w:rsid w:val="003D6DC0"/>
    <w:rsid w:val="003D6E82"/>
    <w:rsid w:val="003D7E66"/>
    <w:rsid w:val="003E00D3"/>
    <w:rsid w:val="003E05C8"/>
    <w:rsid w:val="003E070B"/>
    <w:rsid w:val="003E0815"/>
    <w:rsid w:val="003E0AD7"/>
    <w:rsid w:val="003E13C9"/>
    <w:rsid w:val="003E1432"/>
    <w:rsid w:val="003E1B97"/>
    <w:rsid w:val="003E1FAF"/>
    <w:rsid w:val="003E2BF0"/>
    <w:rsid w:val="003E2DCD"/>
    <w:rsid w:val="003E321F"/>
    <w:rsid w:val="003E3431"/>
    <w:rsid w:val="003E39A2"/>
    <w:rsid w:val="003E3C06"/>
    <w:rsid w:val="003E3D0B"/>
    <w:rsid w:val="003E3D2B"/>
    <w:rsid w:val="003E3D57"/>
    <w:rsid w:val="003E4002"/>
    <w:rsid w:val="003E439A"/>
    <w:rsid w:val="003E475B"/>
    <w:rsid w:val="003E47A6"/>
    <w:rsid w:val="003E51D7"/>
    <w:rsid w:val="003E580F"/>
    <w:rsid w:val="003E5951"/>
    <w:rsid w:val="003E5971"/>
    <w:rsid w:val="003E5AEC"/>
    <w:rsid w:val="003E5C86"/>
    <w:rsid w:val="003E5E0F"/>
    <w:rsid w:val="003E6123"/>
    <w:rsid w:val="003E65CA"/>
    <w:rsid w:val="003E6848"/>
    <w:rsid w:val="003E7A1C"/>
    <w:rsid w:val="003E7A90"/>
    <w:rsid w:val="003E7C4A"/>
    <w:rsid w:val="003F0101"/>
    <w:rsid w:val="003F03DD"/>
    <w:rsid w:val="003F0434"/>
    <w:rsid w:val="003F052B"/>
    <w:rsid w:val="003F0B53"/>
    <w:rsid w:val="003F0E14"/>
    <w:rsid w:val="003F0E26"/>
    <w:rsid w:val="003F0F99"/>
    <w:rsid w:val="003F1430"/>
    <w:rsid w:val="003F1543"/>
    <w:rsid w:val="003F1665"/>
    <w:rsid w:val="003F17D5"/>
    <w:rsid w:val="003F214A"/>
    <w:rsid w:val="003F21E2"/>
    <w:rsid w:val="003F23BD"/>
    <w:rsid w:val="003F2672"/>
    <w:rsid w:val="003F2800"/>
    <w:rsid w:val="003F2BCB"/>
    <w:rsid w:val="003F2EA7"/>
    <w:rsid w:val="003F2F8E"/>
    <w:rsid w:val="003F32C4"/>
    <w:rsid w:val="003F3624"/>
    <w:rsid w:val="003F4708"/>
    <w:rsid w:val="003F4E46"/>
    <w:rsid w:val="003F4FFD"/>
    <w:rsid w:val="003F507C"/>
    <w:rsid w:val="003F511B"/>
    <w:rsid w:val="003F512E"/>
    <w:rsid w:val="003F5572"/>
    <w:rsid w:val="003F5699"/>
    <w:rsid w:val="003F5A4A"/>
    <w:rsid w:val="003F5D69"/>
    <w:rsid w:val="003F5F47"/>
    <w:rsid w:val="003F6826"/>
    <w:rsid w:val="003F6B09"/>
    <w:rsid w:val="003F6D0D"/>
    <w:rsid w:val="003F7716"/>
    <w:rsid w:val="003F778F"/>
    <w:rsid w:val="003F7BC8"/>
    <w:rsid w:val="004003E6"/>
    <w:rsid w:val="00400707"/>
    <w:rsid w:val="00400771"/>
    <w:rsid w:val="00400A66"/>
    <w:rsid w:val="00400AB8"/>
    <w:rsid w:val="00401253"/>
    <w:rsid w:val="00401324"/>
    <w:rsid w:val="00401486"/>
    <w:rsid w:val="00401777"/>
    <w:rsid w:val="004018F2"/>
    <w:rsid w:val="00402024"/>
    <w:rsid w:val="0040238E"/>
    <w:rsid w:val="004023F0"/>
    <w:rsid w:val="004023F8"/>
    <w:rsid w:val="004026A4"/>
    <w:rsid w:val="00402A6A"/>
    <w:rsid w:val="00402D78"/>
    <w:rsid w:val="00403193"/>
    <w:rsid w:val="004035A9"/>
    <w:rsid w:val="00403D59"/>
    <w:rsid w:val="004042A6"/>
    <w:rsid w:val="00404439"/>
    <w:rsid w:val="00404561"/>
    <w:rsid w:val="00404C4A"/>
    <w:rsid w:val="00404D2F"/>
    <w:rsid w:val="00404FA4"/>
    <w:rsid w:val="00405050"/>
    <w:rsid w:val="00405537"/>
    <w:rsid w:val="00405ED1"/>
    <w:rsid w:val="00406398"/>
    <w:rsid w:val="0040762D"/>
    <w:rsid w:val="00407CB6"/>
    <w:rsid w:val="00407D98"/>
    <w:rsid w:val="00407DCC"/>
    <w:rsid w:val="00410FED"/>
    <w:rsid w:val="0041144A"/>
    <w:rsid w:val="004116E0"/>
    <w:rsid w:val="00411B7D"/>
    <w:rsid w:val="00411FC0"/>
    <w:rsid w:val="004120FB"/>
    <w:rsid w:val="00412801"/>
    <w:rsid w:val="0041289A"/>
    <w:rsid w:val="00412998"/>
    <w:rsid w:val="00412C4B"/>
    <w:rsid w:val="00412C6B"/>
    <w:rsid w:val="00412F1D"/>
    <w:rsid w:val="004131FA"/>
    <w:rsid w:val="00413842"/>
    <w:rsid w:val="00413913"/>
    <w:rsid w:val="00413BDE"/>
    <w:rsid w:val="00414864"/>
    <w:rsid w:val="00415926"/>
    <w:rsid w:val="00415AFD"/>
    <w:rsid w:val="00415BC9"/>
    <w:rsid w:val="00415F3F"/>
    <w:rsid w:val="00416089"/>
    <w:rsid w:val="0041655F"/>
    <w:rsid w:val="004166C8"/>
    <w:rsid w:val="00416B2C"/>
    <w:rsid w:val="00417460"/>
    <w:rsid w:val="00417D94"/>
    <w:rsid w:val="00420A3E"/>
    <w:rsid w:val="004211C1"/>
    <w:rsid w:val="0042146D"/>
    <w:rsid w:val="004214D2"/>
    <w:rsid w:val="00421721"/>
    <w:rsid w:val="00421CC0"/>
    <w:rsid w:val="0042200C"/>
    <w:rsid w:val="00422223"/>
    <w:rsid w:val="0042248F"/>
    <w:rsid w:val="00422542"/>
    <w:rsid w:val="0042264D"/>
    <w:rsid w:val="00422EE0"/>
    <w:rsid w:val="004236A9"/>
    <w:rsid w:val="004238EB"/>
    <w:rsid w:val="00423D33"/>
    <w:rsid w:val="00423D8A"/>
    <w:rsid w:val="00423D9C"/>
    <w:rsid w:val="00424A3A"/>
    <w:rsid w:val="00424C6C"/>
    <w:rsid w:val="00424E3B"/>
    <w:rsid w:val="00424F87"/>
    <w:rsid w:val="00425190"/>
    <w:rsid w:val="00425203"/>
    <w:rsid w:val="004253C1"/>
    <w:rsid w:val="004256C8"/>
    <w:rsid w:val="00425795"/>
    <w:rsid w:val="004259C7"/>
    <w:rsid w:val="00425B7B"/>
    <w:rsid w:val="00425BCC"/>
    <w:rsid w:val="00425E21"/>
    <w:rsid w:val="00425E72"/>
    <w:rsid w:val="0042622A"/>
    <w:rsid w:val="0042694D"/>
    <w:rsid w:val="00426BB3"/>
    <w:rsid w:val="00426C18"/>
    <w:rsid w:val="00426DDA"/>
    <w:rsid w:val="0042701B"/>
    <w:rsid w:val="0042712E"/>
    <w:rsid w:val="00427221"/>
    <w:rsid w:val="00427550"/>
    <w:rsid w:val="004276C2"/>
    <w:rsid w:val="00427AE0"/>
    <w:rsid w:val="00427B08"/>
    <w:rsid w:val="00427C9C"/>
    <w:rsid w:val="00427D00"/>
    <w:rsid w:val="00427DAA"/>
    <w:rsid w:val="0043047E"/>
    <w:rsid w:val="0043088E"/>
    <w:rsid w:val="00430A7A"/>
    <w:rsid w:val="00430AFF"/>
    <w:rsid w:val="004313B6"/>
    <w:rsid w:val="00431472"/>
    <w:rsid w:val="00431AD9"/>
    <w:rsid w:val="00431B0A"/>
    <w:rsid w:val="00431CB8"/>
    <w:rsid w:val="00431DCD"/>
    <w:rsid w:val="00432388"/>
    <w:rsid w:val="004328B5"/>
    <w:rsid w:val="00432EAC"/>
    <w:rsid w:val="00432EB8"/>
    <w:rsid w:val="00433C7B"/>
    <w:rsid w:val="00434170"/>
    <w:rsid w:val="00434429"/>
    <w:rsid w:val="00434510"/>
    <w:rsid w:val="0043559B"/>
    <w:rsid w:val="00435868"/>
    <w:rsid w:val="00435CBA"/>
    <w:rsid w:val="00435D35"/>
    <w:rsid w:val="004375B8"/>
    <w:rsid w:val="004375E6"/>
    <w:rsid w:val="00437999"/>
    <w:rsid w:val="00437D41"/>
    <w:rsid w:val="00437F1E"/>
    <w:rsid w:val="00437FCA"/>
    <w:rsid w:val="00440088"/>
    <w:rsid w:val="00440445"/>
    <w:rsid w:val="00440A29"/>
    <w:rsid w:val="00441B60"/>
    <w:rsid w:val="00441CC0"/>
    <w:rsid w:val="00442499"/>
    <w:rsid w:val="00443127"/>
    <w:rsid w:val="004431F7"/>
    <w:rsid w:val="00443898"/>
    <w:rsid w:val="00443F68"/>
    <w:rsid w:val="00444087"/>
    <w:rsid w:val="004441AA"/>
    <w:rsid w:val="00444B1A"/>
    <w:rsid w:val="00445231"/>
    <w:rsid w:val="0044559E"/>
    <w:rsid w:val="0044587B"/>
    <w:rsid w:val="00445D1C"/>
    <w:rsid w:val="00445DDF"/>
    <w:rsid w:val="00445F34"/>
    <w:rsid w:val="00445FC2"/>
    <w:rsid w:val="00446233"/>
    <w:rsid w:val="00446884"/>
    <w:rsid w:val="00446B01"/>
    <w:rsid w:val="00446B77"/>
    <w:rsid w:val="0044704C"/>
    <w:rsid w:val="00447558"/>
    <w:rsid w:val="004475C6"/>
    <w:rsid w:val="004476A4"/>
    <w:rsid w:val="004476BB"/>
    <w:rsid w:val="00447BAD"/>
    <w:rsid w:val="00447C4F"/>
    <w:rsid w:val="00447EF8"/>
    <w:rsid w:val="00447F08"/>
    <w:rsid w:val="0045018C"/>
    <w:rsid w:val="004505F8"/>
    <w:rsid w:val="00450673"/>
    <w:rsid w:val="00450922"/>
    <w:rsid w:val="00451001"/>
    <w:rsid w:val="00451181"/>
    <w:rsid w:val="00451192"/>
    <w:rsid w:val="0045173C"/>
    <w:rsid w:val="00451873"/>
    <w:rsid w:val="00451A2D"/>
    <w:rsid w:val="00451B29"/>
    <w:rsid w:val="0045287C"/>
    <w:rsid w:val="004528D5"/>
    <w:rsid w:val="0045307B"/>
    <w:rsid w:val="004531B9"/>
    <w:rsid w:val="00453508"/>
    <w:rsid w:val="004539BE"/>
    <w:rsid w:val="004540AA"/>
    <w:rsid w:val="00454C77"/>
    <w:rsid w:val="00454C7F"/>
    <w:rsid w:val="00455468"/>
    <w:rsid w:val="004557CA"/>
    <w:rsid w:val="00455E22"/>
    <w:rsid w:val="00456271"/>
    <w:rsid w:val="00456F7C"/>
    <w:rsid w:val="00457025"/>
    <w:rsid w:val="00457354"/>
    <w:rsid w:val="0045758D"/>
    <w:rsid w:val="004577DC"/>
    <w:rsid w:val="004577EA"/>
    <w:rsid w:val="00457EC7"/>
    <w:rsid w:val="00457F94"/>
    <w:rsid w:val="004603E1"/>
    <w:rsid w:val="00461117"/>
    <w:rsid w:val="00461657"/>
    <w:rsid w:val="00461AEF"/>
    <w:rsid w:val="004626E4"/>
    <w:rsid w:val="00462CD9"/>
    <w:rsid w:val="00462E95"/>
    <w:rsid w:val="00463061"/>
    <w:rsid w:val="004633A4"/>
    <w:rsid w:val="0046352F"/>
    <w:rsid w:val="004639CE"/>
    <w:rsid w:val="00463AD9"/>
    <w:rsid w:val="00463ADC"/>
    <w:rsid w:val="00464152"/>
    <w:rsid w:val="00464498"/>
    <w:rsid w:val="0046512E"/>
    <w:rsid w:val="004653BD"/>
    <w:rsid w:val="0046558C"/>
    <w:rsid w:val="00465BEF"/>
    <w:rsid w:val="00465EA3"/>
    <w:rsid w:val="00465FDB"/>
    <w:rsid w:val="0046669D"/>
    <w:rsid w:val="0046754E"/>
    <w:rsid w:val="004678D2"/>
    <w:rsid w:val="00467F3C"/>
    <w:rsid w:val="00470637"/>
    <w:rsid w:val="00470A13"/>
    <w:rsid w:val="00470C8D"/>
    <w:rsid w:val="004711AF"/>
    <w:rsid w:val="004712B2"/>
    <w:rsid w:val="00471F13"/>
    <w:rsid w:val="004720AE"/>
    <w:rsid w:val="00472AC6"/>
    <w:rsid w:val="00472ECB"/>
    <w:rsid w:val="004736FC"/>
    <w:rsid w:val="00473E63"/>
    <w:rsid w:val="0047404E"/>
    <w:rsid w:val="004740A4"/>
    <w:rsid w:val="00474221"/>
    <w:rsid w:val="0047422A"/>
    <w:rsid w:val="004742D4"/>
    <w:rsid w:val="00474E78"/>
    <w:rsid w:val="00474FB5"/>
    <w:rsid w:val="00475279"/>
    <w:rsid w:val="004759B6"/>
    <w:rsid w:val="004759DE"/>
    <w:rsid w:val="00475CA5"/>
    <w:rsid w:val="004763DB"/>
    <w:rsid w:val="00476F21"/>
    <w:rsid w:val="00477235"/>
    <w:rsid w:val="004774BE"/>
    <w:rsid w:val="00477582"/>
    <w:rsid w:val="0047772C"/>
    <w:rsid w:val="00477B98"/>
    <w:rsid w:val="004800CC"/>
    <w:rsid w:val="004801FB"/>
    <w:rsid w:val="00480307"/>
    <w:rsid w:val="00480ABC"/>
    <w:rsid w:val="00480F71"/>
    <w:rsid w:val="00481566"/>
    <w:rsid w:val="004815A7"/>
    <w:rsid w:val="00481BAE"/>
    <w:rsid w:val="00481F48"/>
    <w:rsid w:val="00482028"/>
    <w:rsid w:val="0048237C"/>
    <w:rsid w:val="004823AE"/>
    <w:rsid w:val="00482718"/>
    <w:rsid w:val="00483136"/>
    <w:rsid w:val="00483370"/>
    <w:rsid w:val="0048389F"/>
    <w:rsid w:val="004844DF"/>
    <w:rsid w:val="004848BA"/>
    <w:rsid w:val="00484E9A"/>
    <w:rsid w:val="00485070"/>
    <w:rsid w:val="004851F3"/>
    <w:rsid w:val="00485393"/>
    <w:rsid w:val="004853A6"/>
    <w:rsid w:val="00485517"/>
    <w:rsid w:val="004857F4"/>
    <w:rsid w:val="0048583E"/>
    <w:rsid w:val="004859D6"/>
    <w:rsid w:val="00485D25"/>
    <w:rsid w:val="0048666B"/>
    <w:rsid w:val="00486671"/>
    <w:rsid w:val="00486AB1"/>
    <w:rsid w:val="00486B0B"/>
    <w:rsid w:val="00486EE6"/>
    <w:rsid w:val="00487418"/>
    <w:rsid w:val="0048773E"/>
    <w:rsid w:val="00487DBC"/>
    <w:rsid w:val="0049042A"/>
    <w:rsid w:val="0049058A"/>
    <w:rsid w:val="00490F56"/>
    <w:rsid w:val="00491918"/>
    <w:rsid w:val="00492556"/>
    <w:rsid w:val="00492715"/>
    <w:rsid w:val="00492733"/>
    <w:rsid w:val="00492835"/>
    <w:rsid w:val="00493002"/>
    <w:rsid w:val="004934AF"/>
    <w:rsid w:val="0049355D"/>
    <w:rsid w:val="00493FC7"/>
    <w:rsid w:val="004945FC"/>
    <w:rsid w:val="00494779"/>
    <w:rsid w:val="00494ADA"/>
    <w:rsid w:val="00494B72"/>
    <w:rsid w:val="00494E89"/>
    <w:rsid w:val="00495296"/>
    <w:rsid w:val="0049541E"/>
    <w:rsid w:val="00495650"/>
    <w:rsid w:val="00495B47"/>
    <w:rsid w:val="00495E24"/>
    <w:rsid w:val="00496832"/>
    <w:rsid w:val="004969B8"/>
    <w:rsid w:val="00496A71"/>
    <w:rsid w:val="004974AC"/>
    <w:rsid w:val="004979EE"/>
    <w:rsid w:val="00497AC8"/>
    <w:rsid w:val="00497BC1"/>
    <w:rsid w:val="00497CE1"/>
    <w:rsid w:val="00497D57"/>
    <w:rsid w:val="00497E0C"/>
    <w:rsid w:val="00497EF1"/>
    <w:rsid w:val="004A0038"/>
    <w:rsid w:val="004A018D"/>
    <w:rsid w:val="004A05DA"/>
    <w:rsid w:val="004A0637"/>
    <w:rsid w:val="004A0BDF"/>
    <w:rsid w:val="004A150E"/>
    <w:rsid w:val="004A1692"/>
    <w:rsid w:val="004A2032"/>
    <w:rsid w:val="004A230D"/>
    <w:rsid w:val="004A253A"/>
    <w:rsid w:val="004A27CF"/>
    <w:rsid w:val="004A312F"/>
    <w:rsid w:val="004A348E"/>
    <w:rsid w:val="004A363B"/>
    <w:rsid w:val="004A38FE"/>
    <w:rsid w:val="004A3903"/>
    <w:rsid w:val="004A3E78"/>
    <w:rsid w:val="004A40B1"/>
    <w:rsid w:val="004A436B"/>
    <w:rsid w:val="004A4466"/>
    <w:rsid w:val="004A450E"/>
    <w:rsid w:val="004A4559"/>
    <w:rsid w:val="004A49FD"/>
    <w:rsid w:val="004A4D5A"/>
    <w:rsid w:val="004A4FF2"/>
    <w:rsid w:val="004A5BCD"/>
    <w:rsid w:val="004A606B"/>
    <w:rsid w:val="004A60F0"/>
    <w:rsid w:val="004A6211"/>
    <w:rsid w:val="004A6861"/>
    <w:rsid w:val="004A6FE1"/>
    <w:rsid w:val="004A7E5B"/>
    <w:rsid w:val="004B0433"/>
    <w:rsid w:val="004B0757"/>
    <w:rsid w:val="004B099C"/>
    <w:rsid w:val="004B0B1A"/>
    <w:rsid w:val="004B0D53"/>
    <w:rsid w:val="004B0E15"/>
    <w:rsid w:val="004B0EE0"/>
    <w:rsid w:val="004B0F2C"/>
    <w:rsid w:val="004B1C02"/>
    <w:rsid w:val="004B204A"/>
    <w:rsid w:val="004B2219"/>
    <w:rsid w:val="004B2606"/>
    <w:rsid w:val="004B26B5"/>
    <w:rsid w:val="004B298F"/>
    <w:rsid w:val="004B2CD5"/>
    <w:rsid w:val="004B2D61"/>
    <w:rsid w:val="004B2E37"/>
    <w:rsid w:val="004B2F3D"/>
    <w:rsid w:val="004B34BA"/>
    <w:rsid w:val="004B35E6"/>
    <w:rsid w:val="004B36CC"/>
    <w:rsid w:val="004B3858"/>
    <w:rsid w:val="004B3A0D"/>
    <w:rsid w:val="004B3B22"/>
    <w:rsid w:val="004B4017"/>
    <w:rsid w:val="004B43E7"/>
    <w:rsid w:val="004B5ABD"/>
    <w:rsid w:val="004B5B4F"/>
    <w:rsid w:val="004B5E7B"/>
    <w:rsid w:val="004B6CF0"/>
    <w:rsid w:val="004B6F83"/>
    <w:rsid w:val="004B7ED2"/>
    <w:rsid w:val="004C0FF1"/>
    <w:rsid w:val="004C10F6"/>
    <w:rsid w:val="004C18C7"/>
    <w:rsid w:val="004C1D63"/>
    <w:rsid w:val="004C264E"/>
    <w:rsid w:val="004C26B3"/>
    <w:rsid w:val="004C2731"/>
    <w:rsid w:val="004C27CF"/>
    <w:rsid w:val="004C3581"/>
    <w:rsid w:val="004C4153"/>
    <w:rsid w:val="004C4317"/>
    <w:rsid w:val="004C4774"/>
    <w:rsid w:val="004C4918"/>
    <w:rsid w:val="004C4C63"/>
    <w:rsid w:val="004C4FBF"/>
    <w:rsid w:val="004C5231"/>
    <w:rsid w:val="004C5A25"/>
    <w:rsid w:val="004C5DD7"/>
    <w:rsid w:val="004C5F5E"/>
    <w:rsid w:val="004C619F"/>
    <w:rsid w:val="004C6261"/>
    <w:rsid w:val="004C654F"/>
    <w:rsid w:val="004C678C"/>
    <w:rsid w:val="004C7190"/>
    <w:rsid w:val="004C740E"/>
    <w:rsid w:val="004C7680"/>
    <w:rsid w:val="004C77B3"/>
    <w:rsid w:val="004D0092"/>
    <w:rsid w:val="004D0563"/>
    <w:rsid w:val="004D062C"/>
    <w:rsid w:val="004D077C"/>
    <w:rsid w:val="004D0DDA"/>
    <w:rsid w:val="004D1233"/>
    <w:rsid w:val="004D1353"/>
    <w:rsid w:val="004D200C"/>
    <w:rsid w:val="004D224E"/>
    <w:rsid w:val="004D22A1"/>
    <w:rsid w:val="004D2724"/>
    <w:rsid w:val="004D2AE6"/>
    <w:rsid w:val="004D2B2B"/>
    <w:rsid w:val="004D2CB8"/>
    <w:rsid w:val="004D2CD1"/>
    <w:rsid w:val="004D2EEB"/>
    <w:rsid w:val="004D2F95"/>
    <w:rsid w:val="004D3482"/>
    <w:rsid w:val="004D3A5A"/>
    <w:rsid w:val="004D3D3B"/>
    <w:rsid w:val="004D3DF9"/>
    <w:rsid w:val="004D3F96"/>
    <w:rsid w:val="004D404E"/>
    <w:rsid w:val="004D44AA"/>
    <w:rsid w:val="004D46A5"/>
    <w:rsid w:val="004D4A4B"/>
    <w:rsid w:val="004D4BE5"/>
    <w:rsid w:val="004D4F56"/>
    <w:rsid w:val="004D5EEC"/>
    <w:rsid w:val="004D66C3"/>
    <w:rsid w:val="004D6886"/>
    <w:rsid w:val="004D68A0"/>
    <w:rsid w:val="004D6DFA"/>
    <w:rsid w:val="004D6E99"/>
    <w:rsid w:val="004D7A28"/>
    <w:rsid w:val="004D7BE5"/>
    <w:rsid w:val="004E0045"/>
    <w:rsid w:val="004E0333"/>
    <w:rsid w:val="004E0362"/>
    <w:rsid w:val="004E09C8"/>
    <w:rsid w:val="004E0D35"/>
    <w:rsid w:val="004E0E87"/>
    <w:rsid w:val="004E10E0"/>
    <w:rsid w:val="004E2361"/>
    <w:rsid w:val="004E2402"/>
    <w:rsid w:val="004E2789"/>
    <w:rsid w:val="004E2B09"/>
    <w:rsid w:val="004E2FF8"/>
    <w:rsid w:val="004E30A4"/>
    <w:rsid w:val="004E3CFA"/>
    <w:rsid w:val="004E3E98"/>
    <w:rsid w:val="004E3EC7"/>
    <w:rsid w:val="004E545B"/>
    <w:rsid w:val="004E57C6"/>
    <w:rsid w:val="004E57CD"/>
    <w:rsid w:val="004E57D9"/>
    <w:rsid w:val="004E5E4F"/>
    <w:rsid w:val="004E620A"/>
    <w:rsid w:val="004E6296"/>
    <w:rsid w:val="004E6413"/>
    <w:rsid w:val="004E64FE"/>
    <w:rsid w:val="004E6654"/>
    <w:rsid w:val="004E6F39"/>
    <w:rsid w:val="004E7433"/>
    <w:rsid w:val="004E79D5"/>
    <w:rsid w:val="004E7D97"/>
    <w:rsid w:val="004E7FB3"/>
    <w:rsid w:val="004F1115"/>
    <w:rsid w:val="004F1271"/>
    <w:rsid w:val="004F1346"/>
    <w:rsid w:val="004F17EA"/>
    <w:rsid w:val="004F1A1D"/>
    <w:rsid w:val="004F1F3E"/>
    <w:rsid w:val="004F2002"/>
    <w:rsid w:val="004F21CE"/>
    <w:rsid w:val="004F2232"/>
    <w:rsid w:val="004F28B4"/>
    <w:rsid w:val="004F28D5"/>
    <w:rsid w:val="004F28F4"/>
    <w:rsid w:val="004F2C4A"/>
    <w:rsid w:val="004F33AD"/>
    <w:rsid w:val="004F345F"/>
    <w:rsid w:val="004F36CB"/>
    <w:rsid w:val="004F3BC4"/>
    <w:rsid w:val="004F4203"/>
    <w:rsid w:val="004F46BA"/>
    <w:rsid w:val="004F4BB4"/>
    <w:rsid w:val="004F4C7B"/>
    <w:rsid w:val="004F4CCD"/>
    <w:rsid w:val="004F4F30"/>
    <w:rsid w:val="004F5177"/>
    <w:rsid w:val="004F55D4"/>
    <w:rsid w:val="004F5FBC"/>
    <w:rsid w:val="004F60D5"/>
    <w:rsid w:val="004F649C"/>
    <w:rsid w:val="004F6631"/>
    <w:rsid w:val="004F686C"/>
    <w:rsid w:val="004F6B8D"/>
    <w:rsid w:val="004F6EF0"/>
    <w:rsid w:val="004F7165"/>
    <w:rsid w:val="004F7991"/>
    <w:rsid w:val="004F7A6B"/>
    <w:rsid w:val="0050007A"/>
    <w:rsid w:val="0050059B"/>
    <w:rsid w:val="00500783"/>
    <w:rsid w:val="00500DD4"/>
    <w:rsid w:val="00500F76"/>
    <w:rsid w:val="00501052"/>
    <w:rsid w:val="00501184"/>
    <w:rsid w:val="0050143C"/>
    <w:rsid w:val="00501605"/>
    <w:rsid w:val="00501661"/>
    <w:rsid w:val="00501A78"/>
    <w:rsid w:val="00501DB8"/>
    <w:rsid w:val="00502038"/>
    <w:rsid w:val="00502197"/>
    <w:rsid w:val="005022CD"/>
    <w:rsid w:val="005028A0"/>
    <w:rsid w:val="00502AB7"/>
    <w:rsid w:val="005032CC"/>
    <w:rsid w:val="0050352A"/>
    <w:rsid w:val="00503D0D"/>
    <w:rsid w:val="00503F47"/>
    <w:rsid w:val="00504678"/>
    <w:rsid w:val="00504EE6"/>
    <w:rsid w:val="0050530F"/>
    <w:rsid w:val="005061A6"/>
    <w:rsid w:val="005061B2"/>
    <w:rsid w:val="0050656C"/>
    <w:rsid w:val="005065F4"/>
    <w:rsid w:val="005068DE"/>
    <w:rsid w:val="00506A29"/>
    <w:rsid w:val="005074A5"/>
    <w:rsid w:val="005077AD"/>
    <w:rsid w:val="0050797D"/>
    <w:rsid w:val="00507A28"/>
    <w:rsid w:val="00507D2A"/>
    <w:rsid w:val="00507EC6"/>
    <w:rsid w:val="0051003B"/>
    <w:rsid w:val="0051075D"/>
    <w:rsid w:val="00510EB9"/>
    <w:rsid w:val="00510F18"/>
    <w:rsid w:val="0051126C"/>
    <w:rsid w:val="005112D7"/>
    <w:rsid w:val="005112EA"/>
    <w:rsid w:val="00511460"/>
    <w:rsid w:val="0051168D"/>
    <w:rsid w:val="005118F5"/>
    <w:rsid w:val="00511B7E"/>
    <w:rsid w:val="00511FBD"/>
    <w:rsid w:val="00512020"/>
    <w:rsid w:val="00512209"/>
    <w:rsid w:val="00512EDD"/>
    <w:rsid w:val="00513785"/>
    <w:rsid w:val="00514032"/>
    <w:rsid w:val="005149CC"/>
    <w:rsid w:val="005149F7"/>
    <w:rsid w:val="0051560A"/>
    <w:rsid w:val="00515BA6"/>
    <w:rsid w:val="00516080"/>
    <w:rsid w:val="0051619E"/>
    <w:rsid w:val="00516429"/>
    <w:rsid w:val="0051681C"/>
    <w:rsid w:val="00516AD1"/>
    <w:rsid w:val="0051714B"/>
    <w:rsid w:val="00517985"/>
    <w:rsid w:val="00517F64"/>
    <w:rsid w:val="005201AA"/>
    <w:rsid w:val="00520261"/>
    <w:rsid w:val="005204F9"/>
    <w:rsid w:val="00520972"/>
    <w:rsid w:val="00520C14"/>
    <w:rsid w:val="00520FF4"/>
    <w:rsid w:val="005215D0"/>
    <w:rsid w:val="00521987"/>
    <w:rsid w:val="00521D3E"/>
    <w:rsid w:val="00521DE5"/>
    <w:rsid w:val="00521E8E"/>
    <w:rsid w:val="0052278B"/>
    <w:rsid w:val="0052280F"/>
    <w:rsid w:val="0052295E"/>
    <w:rsid w:val="005233BB"/>
    <w:rsid w:val="00523456"/>
    <w:rsid w:val="005236E5"/>
    <w:rsid w:val="00523A20"/>
    <w:rsid w:val="00523A34"/>
    <w:rsid w:val="00523B48"/>
    <w:rsid w:val="00523B57"/>
    <w:rsid w:val="00523D2C"/>
    <w:rsid w:val="00524009"/>
    <w:rsid w:val="005241F6"/>
    <w:rsid w:val="00524598"/>
    <w:rsid w:val="0052527C"/>
    <w:rsid w:val="00525473"/>
    <w:rsid w:val="005255A3"/>
    <w:rsid w:val="0052593E"/>
    <w:rsid w:val="00525E17"/>
    <w:rsid w:val="00525EA4"/>
    <w:rsid w:val="00525F2F"/>
    <w:rsid w:val="005260D9"/>
    <w:rsid w:val="005260E5"/>
    <w:rsid w:val="0052622E"/>
    <w:rsid w:val="00526271"/>
    <w:rsid w:val="005263D7"/>
    <w:rsid w:val="00526856"/>
    <w:rsid w:val="00526CF5"/>
    <w:rsid w:val="005270C8"/>
    <w:rsid w:val="0052711C"/>
    <w:rsid w:val="0052745B"/>
    <w:rsid w:val="00527603"/>
    <w:rsid w:val="0052768E"/>
    <w:rsid w:val="00527DFA"/>
    <w:rsid w:val="00527E11"/>
    <w:rsid w:val="005303E7"/>
    <w:rsid w:val="0053051E"/>
    <w:rsid w:val="00530750"/>
    <w:rsid w:val="00530874"/>
    <w:rsid w:val="005309F2"/>
    <w:rsid w:val="00530AB7"/>
    <w:rsid w:val="00530FBB"/>
    <w:rsid w:val="005311B9"/>
    <w:rsid w:val="00531269"/>
    <w:rsid w:val="0053133C"/>
    <w:rsid w:val="005314FC"/>
    <w:rsid w:val="00531A45"/>
    <w:rsid w:val="00532156"/>
    <w:rsid w:val="0053236B"/>
    <w:rsid w:val="00532BD3"/>
    <w:rsid w:val="00532C6A"/>
    <w:rsid w:val="005330E1"/>
    <w:rsid w:val="00533100"/>
    <w:rsid w:val="00533120"/>
    <w:rsid w:val="00533CF1"/>
    <w:rsid w:val="00534953"/>
    <w:rsid w:val="005349F0"/>
    <w:rsid w:val="00534C68"/>
    <w:rsid w:val="00534F02"/>
    <w:rsid w:val="005352EE"/>
    <w:rsid w:val="00535877"/>
    <w:rsid w:val="00535B67"/>
    <w:rsid w:val="00535F54"/>
    <w:rsid w:val="00536577"/>
    <w:rsid w:val="005368AC"/>
    <w:rsid w:val="00536B85"/>
    <w:rsid w:val="00536F28"/>
    <w:rsid w:val="00537652"/>
    <w:rsid w:val="00537C68"/>
    <w:rsid w:val="00537F0E"/>
    <w:rsid w:val="005402E5"/>
    <w:rsid w:val="00540604"/>
    <w:rsid w:val="00540759"/>
    <w:rsid w:val="00540841"/>
    <w:rsid w:val="0054087A"/>
    <w:rsid w:val="00540C37"/>
    <w:rsid w:val="00540D61"/>
    <w:rsid w:val="00541160"/>
    <w:rsid w:val="0054121B"/>
    <w:rsid w:val="005412F7"/>
    <w:rsid w:val="0054170F"/>
    <w:rsid w:val="00541A3A"/>
    <w:rsid w:val="0054230E"/>
    <w:rsid w:val="00542612"/>
    <w:rsid w:val="00542694"/>
    <w:rsid w:val="00543512"/>
    <w:rsid w:val="00543595"/>
    <w:rsid w:val="005438B9"/>
    <w:rsid w:val="00543ABA"/>
    <w:rsid w:val="00543CFA"/>
    <w:rsid w:val="00543FEB"/>
    <w:rsid w:val="00544157"/>
    <w:rsid w:val="005448E1"/>
    <w:rsid w:val="005449E4"/>
    <w:rsid w:val="00544B67"/>
    <w:rsid w:val="00544FDC"/>
    <w:rsid w:val="00545132"/>
    <w:rsid w:val="0054578A"/>
    <w:rsid w:val="00545B12"/>
    <w:rsid w:val="005463A6"/>
    <w:rsid w:val="0054649D"/>
    <w:rsid w:val="005468A6"/>
    <w:rsid w:val="00546E47"/>
    <w:rsid w:val="00546EEF"/>
    <w:rsid w:val="005477E9"/>
    <w:rsid w:val="00550669"/>
    <w:rsid w:val="00551123"/>
    <w:rsid w:val="00551A0A"/>
    <w:rsid w:val="00551E91"/>
    <w:rsid w:val="00553148"/>
    <w:rsid w:val="005531F5"/>
    <w:rsid w:val="005535C9"/>
    <w:rsid w:val="00553615"/>
    <w:rsid w:val="00553ECE"/>
    <w:rsid w:val="005551E3"/>
    <w:rsid w:val="00555920"/>
    <w:rsid w:val="00555B24"/>
    <w:rsid w:val="005567D3"/>
    <w:rsid w:val="00556845"/>
    <w:rsid w:val="00556B9E"/>
    <w:rsid w:val="00557024"/>
    <w:rsid w:val="00557090"/>
    <w:rsid w:val="0055725A"/>
    <w:rsid w:val="0055758D"/>
    <w:rsid w:val="00560077"/>
    <w:rsid w:val="005608DF"/>
    <w:rsid w:val="00560BE0"/>
    <w:rsid w:val="00560CBF"/>
    <w:rsid w:val="00560CE2"/>
    <w:rsid w:val="00560F19"/>
    <w:rsid w:val="0056126E"/>
    <w:rsid w:val="00561785"/>
    <w:rsid w:val="005617DF"/>
    <w:rsid w:val="00561C54"/>
    <w:rsid w:val="0056231F"/>
    <w:rsid w:val="0056233C"/>
    <w:rsid w:val="005627FD"/>
    <w:rsid w:val="005629F1"/>
    <w:rsid w:val="00562BCE"/>
    <w:rsid w:val="00562F20"/>
    <w:rsid w:val="005630FD"/>
    <w:rsid w:val="005633A3"/>
    <w:rsid w:val="00563B44"/>
    <w:rsid w:val="00563F44"/>
    <w:rsid w:val="00563FF2"/>
    <w:rsid w:val="005647DA"/>
    <w:rsid w:val="005648E6"/>
    <w:rsid w:val="0056496F"/>
    <w:rsid w:val="00564D07"/>
    <w:rsid w:val="00564DF1"/>
    <w:rsid w:val="00564FD0"/>
    <w:rsid w:val="005650B1"/>
    <w:rsid w:val="00565417"/>
    <w:rsid w:val="00565444"/>
    <w:rsid w:val="0056574C"/>
    <w:rsid w:val="00565D00"/>
    <w:rsid w:val="005660BF"/>
    <w:rsid w:val="0056621E"/>
    <w:rsid w:val="00566438"/>
    <w:rsid w:val="00566447"/>
    <w:rsid w:val="005664AB"/>
    <w:rsid w:val="005667E2"/>
    <w:rsid w:val="00566B45"/>
    <w:rsid w:val="00566BFA"/>
    <w:rsid w:val="00567698"/>
    <w:rsid w:val="00567805"/>
    <w:rsid w:val="00567BF2"/>
    <w:rsid w:val="00567E8F"/>
    <w:rsid w:val="00567F55"/>
    <w:rsid w:val="00567F9F"/>
    <w:rsid w:val="0057005B"/>
    <w:rsid w:val="005700F2"/>
    <w:rsid w:val="0057027E"/>
    <w:rsid w:val="005706C1"/>
    <w:rsid w:val="00570A24"/>
    <w:rsid w:val="00570C43"/>
    <w:rsid w:val="0057197B"/>
    <w:rsid w:val="00571C45"/>
    <w:rsid w:val="00571CA1"/>
    <w:rsid w:val="005724FF"/>
    <w:rsid w:val="005729DD"/>
    <w:rsid w:val="00572DC2"/>
    <w:rsid w:val="00572E01"/>
    <w:rsid w:val="005737E5"/>
    <w:rsid w:val="00573969"/>
    <w:rsid w:val="00573AD3"/>
    <w:rsid w:val="00573D92"/>
    <w:rsid w:val="00573E9B"/>
    <w:rsid w:val="00574160"/>
    <w:rsid w:val="005741BC"/>
    <w:rsid w:val="005743D5"/>
    <w:rsid w:val="00574572"/>
    <w:rsid w:val="005752A3"/>
    <w:rsid w:val="005756DA"/>
    <w:rsid w:val="0057581F"/>
    <w:rsid w:val="005759D6"/>
    <w:rsid w:val="00575B80"/>
    <w:rsid w:val="0057610E"/>
    <w:rsid w:val="005764EC"/>
    <w:rsid w:val="00576687"/>
    <w:rsid w:val="00576C60"/>
    <w:rsid w:val="00576D50"/>
    <w:rsid w:val="00577821"/>
    <w:rsid w:val="005778DA"/>
    <w:rsid w:val="00577B19"/>
    <w:rsid w:val="00577B3A"/>
    <w:rsid w:val="00577B94"/>
    <w:rsid w:val="00577BE9"/>
    <w:rsid w:val="005802EA"/>
    <w:rsid w:val="00580A4E"/>
    <w:rsid w:val="00580C5E"/>
    <w:rsid w:val="005814DB"/>
    <w:rsid w:val="005820B0"/>
    <w:rsid w:val="005824D1"/>
    <w:rsid w:val="005827BC"/>
    <w:rsid w:val="00582AEB"/>
    <w:rsid w:val="00583315"/>
    <w:rsid w:val="00583351"/>
    <w:rsid w:val="00583784"/>
    <w:rsid w:val="005837CB"/>
    <w:rsid w:val="00583992"/>
    <w:rsid w:val="00583ABE"/>
    <w:rsid w:val="00583B5A"/>
    <w:rsid w:val="00583BE3"/>
    <w:rsid w:val="0058437D"/>
    <w:rsid w:val="005843CC"/>
    <w:rsid w:val="00584580"/>
    <w:rsid w:val="005849A9"/>
    <w:rsid w:val="005849CD"/>
    <w:rsid w:val="00584D53"/>
    <w:rsid w:val="00584E27"/>
    <w:rsid w:val="00586358"/>
    <w:rsid w:val="00586727"/>
    <w:rsid w:val="00586E85"/>
    <w:rsid w:val="00586F61"/>
    <w:rsid w:val="005870D2"/>
    <w:rsid w:val="005871F6"/>
    <w:rsid w:val="0058749D"/>
    <w:rsid w:val="005875A8"/>
    <w:rsid w:val="00587916"/>
    <w:rsid w:val="00587A30"/>
    <w:rsid w:val="00587C33"/>
    <w:rsid w:val="00587ECC"/>
    <w:rsid w:val="00587F31"/>
    <w:rsid w:val="00590D3F"/>
    <w:rsid w:val="00590FB0"/>
    <w:rsid w:val="00591491"/>
    <w:rsid w:val="005914ED"/>
    <w:rsid w:val="0059165A"/>
    <w:rsid w:val="00591753"/>
    <w:rsid w:val="00591AA1"/>
    <w:rsid w:val="00591F45"/>
    <w:rsid w:val="005921F4"/>
    <w:rsid w:val="005928A4"/>
    <w:rsid w:val="0059397A"/>
    <w:rsid w:val="00593AE9"/>
    <w:rsid w:val="0059403A"/>
    <w:rsid w:val="00594325"/>
    <w:rsid w:val="00594569"/>
    <w:rsid w:val="005947B7"/>
    <w:rsid w:val="005948C5"/>
    <w:rsid w:val="00594993"/>
    <w:rsid w:val="00594D09"/>
    <w:rsid w:val="00595188"/>
    <w:rsid w:val="005958F1"/>
    <w:rsid w:val="00595908"/>
    <w:rsid w:val="00595A7F"/>
    <w:rsid w:val="00595B10"/>
    <w:rsid w:val="005965AA"/>
    <w:rsid w:val="005967AF"/>
    <w:rsid w:val="00596B49"/>
    <w:rsid w:val="00596F6B"/>
    <w:rsid w:val="005978CD"/>
    <w:rsid w:val="005978F8"/>
    <w:rsid w:val="00597DF2"/>
    <w:rsid w:val="005A021A"/>
    <w:rsid w:val="005A031C"/>
    <w:rsid w:val="005A03C0"/>
    <w:rsid w:val="005A098A"/>
    <w:rsid w:val="005A142A"/>
    <w:rsid w:val="005A156C"/>
    <w:rsid w:val="005A1B23"/>
    <w:rsid w:val="005A24BE"/>
    <w:rsid w:val="005A24FF"/>
    <w:rsid w:val="005A2B51"/>
    <w:rsid w:val="005A30DC"/>
    <w:rsid w:val="005A3459"/>
    <w:rsid w:val="005A34F7"/>
    <w:rsid w:val="005A37BC"/>
    <w:rsid w:val="005A37C7"/>
    <w:rsid w:val="005A3CB3"/>
    <w:rsid w:val="005A3E7C"/>
    <w:rsid w:val="005A43EE"/>
    <w:rsid w:val="005A47C8"/>
    <w:rsid w:val="005A501D"/>
    <w:rsid w:val="005A522E"/>
    <w:rsid w:val="005A52AE"/>
    <w:rsid w:val="005A5795"/>
    <w:rsid w:val="005A57C3"/>
    <w:rsid w:val="005A586A"/>
    <w:rsid w:val="005A5C70"/>
    <w:rsid w:val="005A6C87"/>
    <w:rsid w:val="005A6F09"/>
    <w:rsid w:val="005A6F26"/>
    <w:rsid w:val="005A6FF3"/>
    <w:rsid w:val="005A7158"/>
    <w:rsid w:val="005A7234"/>
    <w:rsid w:val="005A74B8"/>
    <w:rsid w:val="005A7DFD"/>
    <w:rsid w:val="005A7FA3"/>
    <w:rsid w:val="005B0040"/>
    <w:rsid w:val="005B0287"/>
    <w:rsid w:val="005B0879"/>
    <w:rsid w:val="005B0A61"/>
    <w:rsid w:val="005B1171"/>
    <w:rsid w:val="005B18F3"/>
    <w:rsid w:val="005B2035"/>
    <w:rsid w:val="005B24AC"/>
    <w:rsid w:val="005B2907"/>
    <w:rsid w:val="005B2AA3"/>
    <w:rsid w:val="005B32EA"/>
    <w:rsid w:val="005B36FC"/>
    <w:rsid w:val="005B39F9"/>
    <w:rsid w:val="005B4416"/>
    <w:rsid w:val="005B44AC"/>
    <w:rsid w:val="005B44DD"/>
    <w:rsid w:val="005B459B"/>
    <w:rsid w:val="005B4BE3"/>
    <w:rsid w:val="005B4D2F"/>
    <w:rsid w:val="005B5B74"/>
    <w:rsid w:val="005B5D59"/>
    <w:rsid w:val="005B5EC7"/>
    <w:rsid w:val="005B6920"/>
    <w:rsid w:val="005B6942"/>
    <w:rsid w:val="005B6C40"/>
    <w:rsid w:val="005B6E90"/>
    <w:rsid w:val="005B6FDD"/>
    <w:rsid w:val="005C0B31"/>
    <w:rsid w:val="005C0EF5"/>
    <w:rsid w:val="005C0F2D"/>
    <w:rsid w:val="005C101F"/>
    <w:rsid w:val="005C128D"/>
    <w:rsid w:val="005C1356"/>
    <w:rsid w:val="005C1872"/>
    <w:rsid w:val="005C1EDA"/>
    <w:rsid w:val="005C2431"/>
    <w:rsid w:val="005C248F"/>
    <w:rsid w:val="005C34B0"/>
    <w:rsid w:val="005C3595"/>
    <w:rsid w:val="005C3A95"/>
    <w:rsid w:val="005C3B1A"/>
    <w:rsid w:val="005C3D83"/>
    <w:rsid w:val="005C44A6"/>
    <w:rsid w:val="005C5665"/>
    <w:rsid w:val="005C5BDE"/>
    <w:rsid w:val="005C5E34"/>
    <w:rsid w:val="005C5EF6"/>
    <w:rsid w:val="005C6564"/>
    <w:rsid w:val="005C71D4"/>
    <w:rsid w:val="005C76FE"/>
    <w:rsid w:val="005C774F"/>
    <w:rsid w:val="005D034E"/>
    <w:rsid w:val="005D0628"/>
    <w:rsid w:val="005D0C83"/>
    <w:rsid w:val="005D0F75"/>
    <w:rsid w:val="005D0FEF"/>
    <w:rsid w:val="005D1114"/>
    <w:rsid w:val="005D1575"/>
    <w:rsid w:val="005D184A"/>
    <w:rsid w:val="005D1CF4"/>
    <w:rsid w:val="005D21E9"/>
    <w:rsid w:val="005D2456"/>
    <w:rsid w:val="005D2E77"/>
    <w:rsid w:val="005D35BB"/>
    <w:rsid w:val="005D35C0"/>
    <w:rsid w:val="005D3A74"/>
    <w:rsid w:val="005D3D11"/>
    <w:rsid w:val="005D449C"/>
    <w:rsid w:val="005D44E3"/>
    <w:rsid w:val="005D4B23"/>
    <w:rsid w:val="005D4D76"/>
    <w:rsid w:val="005D4DD2"/>
    <w:rsid w:val="005D4F07"/>
    <w:rsid w:val="005D53D8"/>
    <w:rsid w:val="005D5621"/>
    <w:rsid w:val="005D5E1F"/>
    <w:rsid w:val="005D626F"/>
    <w:rsid w:val="005D700E"/>
    <w:rsid w:val="005D7427"/>
    <w:rsid w:val="005D7614"/>
    <w:rsid w:val="005D78BB"/>
    <w:rsid w:val="005D7A3C"/>
    <w:rsid w:val="005D7BE8"/>
    <w:rsid w:val="005D7D49"/>
    <w:rsid w:val="005D7DF9"/>
    <w:rsid w:val="005E031E"/>
    <w:rsid w:val="005E08C6"/>
    <w:rsid w:val="005E0A3D"/>
    <w:rsid w:val="005E0C22"/>
    <w:rsid w:val="005E0EA5"/>
    <w:rsid w:val="005E1692"/>
    <w:rsid w:val="005E1744"/>
    <w:rsid w:val="005E2115"/>
    <w:rsid w:val="005E2D1B"/>
    <w:rsid w:val="005E2D85"/>
    <w:rsid w:val="005E2DE3"/>
    <w:rsid w:val="005E2DE8"/>
    <w:rsid w:val="005E349B"/>
    <w:rsid w:val="005E34C3"/>
    <w:rsid w:val="005E369D"/>
    <w:rsid w:val="005E3737"/>
    <w:rsid w:val="005E3D27"/>
    <w:rsid w:val="005E4419"/>
    <w:rsid w:val="005E47DA"/>
    <w:rsid w:val="005E4C47"/>
    <w:rsid w:val="005E4E8D"/>
    <w:rsid w:val="005E5155"/>
    <w:rsid w:val="005E59DB"/>
    <w:rsid w:val="005E59EB"/>
    <w:rsid w:val="005E5CDB"/>
    <w:rsid w:val="005E6137"/>
    <w:rsid w:val="005E6348"/>
    <w:rsid w:val="005E664C"/>
    <w:rsid w:val="005E68C6"/>
    <w:rsid w:val="005E6936"/>
    <w:rsid w:val="005E69AA"/>
    <w:rsid w:val="005E6D31"/>
    <w:rsid w:val="005E7125"/>
    <w:rsid w:val="005E7765"/>
    <w:rsid w:val="005F0106"/>
    <w:rsid w:val="005F0B82"/>
    <w:rsid w:val="005F0CEE"/>
    <w:rsid w:val="005F1710"/>
    <w:rsid w:val="005F2104"/>
    <w:rsid w:val="005F2DDD"/>
    <w:rsid w:val="005F2FEA"/>
    <w:rsid w:val="005F36D5"/>
    <w:rsid w:val="005F3849"/>
    <w:rsid w:val="005F3889"/>
    <w:rsid w:val="005F3A3F"/>
    <w:rsid w:val="005F3B18"/>
    <w:rsid w:val="005F3BBE"/>
    <w:rsid w:val="005F3F43"/>
    <w:rsid w:val="005F4231"/>
    <w:rsid w:val="005F440A"/>
    <w:rsid w:val="005F47CD"/>
    <w:rsid w:val="005F5176"/>
    <w:rsid w:val="005F51B8"/>
    <w:rsid w:val="005F5369"/>
    <w:rsid w:val="005F6168"/>
    <w:rsid w:val="005F6577"/>
    <w:rsid w:val="005F6703"/>
    <w:rsid w:val="005F6A05"/>
    <w:rsid w:val="005F6C1F"/>
    <w:rsid w:val="005F7027"/>
    <w:rsid w:val="005F7366"/>
    <w:rsid w:val="005F777C"/>
    <w:rsid w:val="006003C2"/>
    <w:rsid w:val="006009AD"/>
    <w:rsid w:val="00600E81"/>
    <w:rsid w:val="00601180"/>
    <w:rsid w:val="0060170C"/>
    <w:rsid w:val="0060198E"/>
    <w:rsid w:val="00601E6D"/>
    <w:rsid w:val="00602654"/>
    <w:rsid w:val="0060265F"/>
    <w:rsid w:val="00603089"/>
    <w:rsid w:val="00603670"/>
    <w:rsid w:val="0060369E"/>
    <w:rsid w:val="006037B1"/>
    <w:rsid w:val="006038F5"/>
    <w:rsid w:val="00603E79"/>
    <w:rsid w:val="00603F2C"/>
    <w:rsid w:val="006040D6"/>
    <w:rsid w:val="00604548"/>
    <w:rsid w:val="006055C4"/>
    <w:rsid w:val="00605640"/>
    <w:rsid w:val="00605698"/>
    <w:rsid w:val="00605AFA"/>
    <w:rsid w:val="00605BA2"/>
    <w:rsid w:val="00605BA3"/>
    <w:rsid w:val="00605D76"/>
    <w:rsid w:val="00606224"/>
    <w:rsid w:val="006079F7"/>
    <w:rsid w:val="00607A10"/>
    <w:rsid w:val="006103AC"/>
    <w:rsid w:val="006104CF"/>
    <w:rsid w:val="00610654"/>
    <w:rsid w:val="00610EA1"/>
    <w:rsid w:val="00611301"/>
    <w:rsid w:val="006118A5"/>
    <w:rsid w:val="00611ADC"/>
    <w:rsid w:val="00611AED"/>
    <w:rsid w:val="00611C55"/>
    <w:rsid w:val="00611DE2"/>
    <w:rsid w:val="00611E68"/>
    <w:rsid w:val="006123E1"/>
    <w:rsid w:val="006124E8"/>
    <w:rsid w:val="00612774"/>
    <w:rsid w:val="00613967"/>
    <w:rsid w:val="00613A88"/>
    <w:rsid w:val="00613BD3"/>
    <w:rsid w:val="00613C4C"/>
    <w:rsid w:val="00613F2C"/>
    <w:rsid w:val="006143D0"/>
    <w:rsid w:val="00614488"/>
    <w:rsid w:val="00614706"/>
    <w:rsid w:val="00614752"/>
    <w:rsid w:val="00614E9A"/>
    <w:rsid w:val="00615352"/>
    <w:rsid w:val="00615A7B"/>
    <w:rsid w:val="00615D76"/>
    <w:rsid w:val="00616693"/>
    <w:rsid w:val="00616776"/>
    <w:rsid w:val="00616850"/>
    <w:rsid w:val="00616C64"/>
    <w:rsid w:val="0061718C"/>
    <w:rsid w:val="00617559"/>
    <w:rsid w:val="006177B2"/>
    <w:rsid w:val="00617988"/>
    <w:rsid w:val="00617C51"/>
    <w:rsid w:val="00621642"/>
    <w:rsid w:val="0062175F"/>
    <w:rsid w:val="006217D6"/>
    <w:rsid w:val="00621A32"/>
    <w:rsid w:val="00621AD7"/>
    <w:rsid w:val="00621B61"/>
    <w:rsid w:val="00621F69"/>
    <w:rsid w:val="00622345"/>
    <w:rsid w:val="0062239F"/>
    <w:rsid w:val="006223B6"/>
    <w:rsid w:val="006225E5"/>
    <w:rsid w:val="006229AC"/>
    <w:rsid w:val="00622EDD"/>
    <w:rsid w:val="00623533"/>
    <w:rsid w:val="006237C4"/>
    <w:rsid w:val="00623A02"/>
    <w:rsid w:val="00624113"/>
    <w:rsid w:val="006241E8"/>
    <w:rsid w:val="00624AFA"/>
    <w:rsid w:val="00624DA2"/>
    <w:rsid w:val="00624F9A"/>
    <w:rsid w:val="006251DE"/>
    <w:rsid w:val="00625525"/>
    <w:rsid w:val="006255CC"/>
    <w:rsid w:val="006255F8"/>
    <w:rsid w:val="00626614"/>
    <w:rsid w:val="0062663E"/>
    <w:rsid w:val="00626CA7"/>
    <w:rsid w:val="00626FFB"/>
    <w:rsid w:val="00627225"/>
    <w:rsid w:val="00627C74"/>
    <w:rsid w:val="00627F13"/>
    <w:rsid w:val="00627F37"/>
    <w:rsid w:val="00627F3E"/>
    <w:rsid w:val="0063029A"/>
    <w:rsid w:val="0063059C"/>
    <w:rsid w:val="006306C6"/>
    <w:rsid w:val="0063082E"/>
    <w:rsid w:val="00630D12"/>
    <w:rsid w:val="00630E75"/>
    <w:rsid w:val="006313EF"/>
    <w:rsid w:val="00631542"/>
    <w:rsid w:val="0063166E"/>
    <w:rsid w:val="006317C0"/>
    <w:rsid w:val="006323DC"/>
    <w:rsid w:val="00632811"/>
    <w:rsid w:val="006334C1"/>
    <w:rsid w:val="00633517"/>
    <w:rsid w:val="00633A97"/>
    <w:rsid w:val="00633B41"/>
    <w:rsid w:val="00633F05"/>
    <w:rsid w:val="0063408C"/>
    <w:rsid w:val="006346E5"/>
    <w:rsid w:val="0063475D"/>
    <w:rsid w:val="00634846"/>
    <w:rsid w:val="00634A03"/>
    <w:rsid w:val="00634EE8"/>
    <w:rsid w:val="00635774"/>
    <w:rsid w:val="00635AD2"/>
    <w:rsid w:val="00636780"/>
    <w:rsid w:val="00636896"/>
    <w:rsid w:val="00636B80"/>
    <w:rsid w:val="006375E4"/>
    <w:rsid w:val="00637A01"/>
    <w:rsid w:val="0064002A"/>
    <w:rsid w:val="00640041"/>
    <w:rsid w:val="0064031D"/>
    <w:rsid w:val="0064034D"/>
    <w:rsid w:val="00640C26"/>
    <w:rsid w:val="0064129D"/>
    <w:rsid w:val="00641B3D"/>
    <w:rsid w:val="00641BA8"/>
    <w:rsid w:val="00641D57"/>
    <w:rsid w:val="00642183"/>
    <w:rsid w:val="006423C7"/>
    <w:rsid w:val="006428DE"/>
    <w:rsid w:val="006431A0"/>
    <w:rsid w:val="00643214"/>
    <w:rsid w:val="006437E4"/>
    <w:rsid w:val="00643930"/>
    <w:rsid w:val="00643A4B"/>
    <w:rsid w:val="00643A8F"/>
    <w:rsid w:val="00643E06"/>
    <w:rsid w:val="0064419D"/>
    <w:rsid w:val="006442D7"/>
    <w:rsid w:val="00644536"/>
    <w:rsid w:val="006449DB"/>
    <w:rsid w:val="00645178"/>
    <w:rsid w:val="006463AD"/>
    <w:rsid w:val="00646727"/>
    <w:rsid w:val="006467B2"/>
    <w:rsid w:val="00646D06"/>
    <w:rsid w:val="00646EA6"/>
    <w:rsid w:val="00646FAB"/>
    <w:rsid w:val="006471CF"/>
    <w:rsid w:val="006472FE"/>
    <w:rsid w:val="0064777D"/>
    <w:rsid w:val="00647BD8"/>
    <w:rsid w:val="006501B8"/>
    <w:rsid w:val="00650A25"/>
    <w:rsid w:val="00650A59"/>
    <w:rsid w:val="00650A79"/>
    <w:rsid w:val="00650B89"/>
    <w:rsid w:val="00651291"/>
    <w:rsid w:val="00651305"/>
    <w:rsid w:val="006515D3"/>
    <w:rsid w:val="006528EA"/>
    <w:rsid w:val="00652CD3"/>
    <w:rsid w:val="0065301A"/>
    <w:rsid w:val="006534C9"/>
    <w:rsid w:val="0065358E"/>
    <w:rsid w:val="00653A0A"/>
    <w:rsid w:val="00653AD2"/>
    <w:rsid w:val="00653CE2"/>
    <w:rsid w:val="00653D54"/>
    <w:rsid w:val="00653F78"/>
    <w:rsid w:val="0065404F"/>
    <w:rsid w:val="00654530"/>
    <w:rsid w:val="0065469F"/>
    <w:rsid w:val="00654902"/>
    <w:rsid w:val="00654A26"/>
    <w:rsid w:val="00654CED"/>
    <w:rsid w:val="006552E8"/>
    <w:rsid w:val="0065560D"/>
    <w:rsid w:val="0065576F"/>
    <w:rsid w:val="0065581C"/>
    <w:rsid w:val="00655EDA"/>
    <w:rsid w:val="0065605C"/>
    <w:rsid w:val="0065657E"/>
    <w:rsid w:val="00656CEB"/>
    <w:rsid w:val="00656E41"/>
    <w:rsid w:val="00656F35"/>
    <w:rsid w:val="00656F74"/>
    <w:rsid w:val="00656FA1"/>
    <w:rsid w:val="00657055"/>
    <w:rsid w:val="00657596"/>
    <w:rsid w:val="00657745"/>
    <w:rsid w:val="00660642"/>
    <w:rsid w:val="00660AB8"/>
    <w:rsid w:val="00660D04"/>
    <w:rsid w:val="00660F99"/>
    <w:rsid w:val="0066115C"/>
    <w:rsid w:val="00661904"/>
    <w:rsid w:val="00661AA7"/>
    <w:rsid w:val="00661B42"/>
    <w:rsid w:val="00661C92"/>
    <w:rsid w:val="006624AC"/>
    <w:rsid w:val="00662771"/>
    <w:rsid w:val="0066286B"/>
    <w:rsid w:val="00662E4A"/>
    <w:rsid w:val="00662F5B"/>
    <w:rsid w:val="00663204"/>
    <w:rsid w:val="00663250"/>
    <w:rsid w:val="00663AC2"/>
    <w:rsid w:val="00663C24"/>
    <w:rsid w:val="00663C6F"/>
    <w:rsid w:val="00663CB5"/>
    <w:rsid w:val="00663EF6"/>
    <w:rsid w:val="00663F4E"/>
    <w:rsid w:val="00664035"/>
    <w:rsid w:val="0066490B"/>
    <w:rsid w:val="00664BCA"/>
    <w:rsid w:val="00665061"/>
    <w:rsid w:val="00665122"/>
    <w:rsid w:val="00665745"/>
    <w:rsid w:val="00665A1C"/>
    <w:rsid w:val="00665F47"/>
    <w:rsid w:val="006660B1"/>
    <w:rsid w:val="006661B7"/>
    <w:rsid w:val="006667E4"/>
    <w:rsid w:val="00666DA8"/>
    <w:rsid w:val="0066735C"/>
    <w:rsid w:val="006673F8"/>
    <w:rsid w:val="00667B14"/>
    <w:rsid w:val="00667BBA"/>
    <w:rsid w:val="00667BFE"/>
    <w:rsid w:val="00670206"/>
    <w:rsid w:val="00670B8D"/>
    <w:rsid w:val="00670CDB"/>
    <w:rsid w:val="00670F47"/>
    <w:rsid w:val="006710C7"/>
    <w:rsid w:val="00671841"/>
    <w:rsid w:val="00671F5A"/>
    <w:rsid w:val="00672259"/>
    <w:rsid w:val="00672287"/>
    <w:rsid w:val="00672308"/>
    <w:rsid w:val="00672582"/>
    <w:rsid w:val="00672971"/>
    <w:rsid w:val="00672CF3"/>
    <w:rsid w:val="00672E6F"/>
    <w:rsid w:val="00672F3B"/>
    <w:rsid w:val="0067367F"/>
    <w:rsid w:val="006739C5"/>
    <w:rsid w:val="00673D54"/>
    <w:rsid w:val="00673D7B"/>
    <w:rsid w:val="006741C1"/>
    <w:rsid w:val="006741DC"/>
    <w:rsid w:val="006742D9"/>
    <w:rsid w:val="006743F9"/>
    <w:rsid w:val="00674B23"/>
    <w:rsid w:val="00674F32"/>
    <w:rsid w:val="006757F3"/>
    <w:rsid w:val="00675806"/>
    <w:rsid w:val="00676102"/>
    <w:rsid w:val="00676536"/>
    <w:rsid w:val="006767A5"/>
    <w:rsid w:val="0067684E"/>
    <w:rsid w:val="00676B02"/>
    <w:rsid w:val="00676D64"/>
    <w:rsid w:val="00677379"/>
    <w:rsid w:val="006800AB"/>
    <w:rsid w:val="0068054F"/>
    <w:rsid w:val="0068075E"/>
    <w:rsid w:val="00680A0E"/>
    <w:rsid w:val="00680E87"/>
    <w:rsid w:val="00681933"/>
    <w:rsid w:val="00681F20"/>
    <w:rsid w:val="00681FA7"/>
    <w:rsid w:val="006820F0"/>
    <w:rsid w:val="00682156"/>
    <w:rsid w:val="0068225C"/>
    <w:rsid w:val="0068294D"/>
    <w:rsid w:val="00682DA0"/>
    <w:rsid w:val="0068408B"/>
    <w:rsid w:val="0068487A"/>
    <w:rsid w:val="00685607"/>
    <w:rsid w:val="006857F3"/>
    <w:rsid w:val="00685D3E"/>
    <w:rsid w:val="00686244"/>
    <w:rsid w:val="006862D5"/>
    <w:rsid w:val="00686687"/>
    <w:rsid w:val="00686730"/>
    <w:rsid w:val="00686B55"/>
    <w:rsid w:val="00687455"/>
    <w:rsid w:val="0069135A"/>
    <w:rsid w:val="0069159B"/>
    <w:rsid w:val="006917E4"/>
    <w:rsid w:val="00692A35"/>
    <w:rsid w:val="00692AC6"/>
    <w:rsid w:val="00692C96"/>
    <w:rsid w:val="00692E21"/>
    <w:rsid w:val="00692EE3"/>
    <w:rsid w:val="00692F82"/>
    <w:rsid w:val="006933D9"/>
    <w:rsid w:val="0069348A"/>
    <w:rsid w:val="00693AE6"/>
    <w:rsid w:val="00693DC7"/>
    <w:rsid w:val="00694350"/>
    <w:rsid w:val="00694644"/>
    <w:rsid w:val="006949E2"/>
    <w:rsid w:val="00694ADD"/>
    <w:rsid w:val="00694BA1"/>
    <w:rsid w:val="00694F4A"/>
    <w:rsid w:val="00695149"/>
    <w:rsid w:val="00695173"/>
    <w:rsid w:val="00695252"/>
    <w:rsid w:val="00695364"/>
    <w:rsid w:val="0069622A"/>
    <w:rsid w:val="0069648E"/>
    <w:rsid w:val="006966F0"/>
    <w:rsid w:val="00696E6D"/>
    <w:rsid w:val="00697404"/>
    <w:rsid w:val="006976BA"/>
    <w:rsid w:val="00697CD6"/>
    <w:rsid w:val="006A01FF"/>
    <w:rsid w:val="006A093F"/>
    <w:rsid w:val="006A095A"/>
    <w:rsid w:val="006A0985"/>
    <w:rsid w:val="006A0B39"/>
    <w:rsid w:val="006A0B92"/>
    <w:rsid w:val="006A0B9C"/>
    <w:rsid w:val="006A0C4B"/>
    <w:rsid w:val="006A0F89"/>
    <w:rsid w:val="006A12F5"/>
    <w:rsid w:val="006A1B33"/>
    <w:rsid w:val="006A1E9C"/>
    <w:rsid w:val="006A1FCA"/>
    <w:rsid w:val="006A2089"/>
    <w:rsid w:val="006A2CBC"/>
    <w:rsid w:val="006A322E"/>
    <w:rsid w:val="006A3372"/>
    <w:rsid w:val="006A34DB"/>
    <w:rsid w:val="006A394B"/>
    <w:rsid w:val="006A39D1"/>
    <w:rsid w:val="006A3AB2"/>
    <w:rsid w:val="006A3D06"/>
    <w:rsid w:val="006A3E78"/>
    <w:rsid w:val="006A4339"/>
    <w:rsid w:val="006A4440"/>
    <w:rsid w:val="006A500C"/>
    <w:rsid w:val="006A5114"/>
    <w:rsid w:val="006A55B1"/>
    <w:rsid w:val="006A57E1"/>
    <w:rsid w:val="006A591C"/>
    <w:rsid w:val="006A5BBB"/>
    <w:rsid w:val="006A5FD5"/>
    <w:rsid w:val="006A6E77"/>
    <w:rsid w:val="006A746C"/>
    <w:rsid w:val="006A7525"/>
    <w:rsid w:val="006A7B20"/>
    <w:rsid w:val="006A7B34"/>
    <w:rsid w:val="006A7E61"/>
    <w:rsid w:val="006A7FED"/>
    <w:rsid w:val="006B0671"/>
    <w:rsid w:val="006B0CD9"/>
    <w:rsid w:val="006B0FED"/>
    <w:rsid w:val="006B104F"/>
    <w:rsid w:val="006B1CCB"/>
    <w:rsid w:val="006B1D76"/>
    <w:rsid w:val="006B21B3"/>
    <w:rsid w:val="006B2585"/>
    <w:rsid w:val="006B2669"/>
    <w:rsid w:val="006B2A36"/>
    <w:rsid w:val="006B32DF"/>
    <w:rsid w:val="006B34BB"/>
    <w:rsid w:val="006B34FD"/>
    <w:rsid w:val="006B3AD4"/>
    <w:rsid w:val="006B3B0D"/>
    <w:rsid w:val="006B3F82"/>
    <w:rsid w:val="006B491F"/>
    <w:rsid w:val="006B4A6F"/>
    <w:rsid w:val="006B545A"/>
    <w:rsid w:val="006B5611"/>
    <w:rsid w:val="006B5801"/>
    <w:rsid w:val="006B58F1"/>
    <w:rsid w:val="006B5DD5"/>
    <w:rsid w:val="006B6475"/>
    <w:rsid w:val="006B71FB"/>
    <w:rsid w:val="006B72A7"/>
    <w:rsid w:val="006B7484"/>
    <w:rsid w:val="006B7757"/>
    <w:rsid w:val="006C09D2"/>
    <w:rsid w:val="006C0A15"/>
    <w:rsid w:val="006C0A4A"/>
    <w:rsid w:val="006C0AB0"/>
    <w:rsid w:val="006C0B7E"/>
    <w:rsid w:val="006C0C79"/>
    <w:rsid w:val="006C0CD7"/>
    <w:rsid w:val="006C110C"/>
    <w:rsid w:val="006C16C8"/>
    <w:rsid w:val="006C1B01"/>
    <w:rsid w:val="006C2097"/>
    <w:rsid w:val="006C2D99"/>
    <w:rsid w:val="006C35A6"/>
    <w:rsid w:val="006C3FD1"/>
    <w:rsid w:val="006C4363"/>
    <w:rsid w:val="006C4534"/>
    <w:rsid w:val="006C4802"/>
    <w:rsid w:val="006C4958"/>
    <w:rsid w:val="006C49BA"/>
    <w:rsid w:val="006C4A1A"/>
    <w:rsid w:val="006C4CC3"/>
    <w:rsid w:val="006C55A5"/>
    <w:rsid w:val="006C57DE"/>
    <w:rsid w:val="006C585D"/>
    <w:rsid w:val="006C5B80"/>
    <w:rsid w:val="006C5BE8"/>
    <w:rsid w:val="006C5F2E"/>
    <w:rsid w:val="006C6109"/>
    <w:rsid w:val="006C639B"/>
    <w:rsid w:val="006C66A5"/>
    <w:rsid w:val="006C66B5"/>
    <w:rsid w:val="006C66D0"/>
    <w:rsid w:val="006C678E"/>
    <w:rsid w:val="006C6C9B"/>
    <w:rsid w:val="006C721A"/>
    <w:rsid w:val="006C7232"/>
    <w:rsid w:val="006C7329"/>
    <w:rsid w:val="006C7348"/>
    <w:rsid w:val="006C73D1"/>
    <w:rsid w:val="006C7B92"/>
    <w:rsid w:val="006D0492"/>
    <w:rsid w:val="006D0A9F"/>
    <w:rsid w:val="006D0E78"/>
    <w:rsid w:val="006D11CA"/>
    <w:rsid w:val="006D1537"/>
    <w:rsid w:val="006D1B1A"/>
    <w:rsid w:val="006D1EB0"/>
    <w:rsid w:val="006D236E"/>
    <w:rsid w:val="006D2755"/>
    <w:rsid w:val="006D2C63"/>
    <w:rsid w:val="006D3129"/>
    <w:rsid w:val="006D3548"/>
    <w:rsid w:val="006D3D63"/>
    <w:rsid w:val="006D4201"/>
    <w:rsid w:val="006D4497"/>
    <w:rsid w:val="006D48A1"/>
    <w:rsid w:val="006D4A76"/>
    <w:rsid w:val="006D500C"/>
    <w:rsid w:val="006D5505"/>
    <w:rsid w:val="006D5506"/>
    <w:rsid w:val="006D5586"/>
    <w:rsid w:val="006D5A06"/>
    <w:rsid w:val="006D61B5"/>
    <w:rsid w:val="006D62EC"/>
    <w:rsid w:val="006D69C8"/>
    <w:rsid w:val="006D6DCA"/>
    <w:rsid w:val="006D6E6E"/>
    <w:rsid w:val="006D7024"/>
    <w:rsid w:val="006D71CB"/>
    <w:rsid w:val="006D722C"/>
    <w:rsid w:val="006D73B5"/>
    <w:rsid w:val="006D73DC"/>
    <w:rsid w:val="006D749B"/>
    <w:rsid w:val="006E0100"/>
    <w:rsid w:val="006E0133"/>
    <w:rsid w:val="006E08AB"/>
    <w:rsid w:val="006E0ABC"/>
    <w:rsid w:val="006E0B08"/>
    <w:rsid w:val="006E0C33"/>
    <w:rsid w:val="006E1091"/>
    <w:rsid w:val="006E1761"/>
    <w:rsid w:val="006E178B"/>
    <w:rsid w:val="006E1980"/>
    <w:rsid w:val="006E1E36"/>
    <w:rsid w:val="006E2588"/>
    <w:rsid w:val="006E2D64"/>
    <w:rsid w:val="006E31C2"/>
    <w:rsid w:val="006E3245"/>
    <w:rsid w:val="006E3398"/>
    <w:rsid w:val="006E37BA"/>
    <w:rsid w:val="006E3E29"/>
    <w:rsid w:val="006E4081"/>
    <w:rsid w:val="006E43D8"/>
    <w:rsid w:val="006E4EB9"/>
    <w:rsid w:val="006E4EF1"/>
    <w:rsid w:val="006E60D9"/>
    <w:rsid w:val="006E6915"/>
    <w:rsid w:val="006E6977"/>
    <w:rsid w:val="006E6C0B"/>
    <w:rsid w:val="006E795B"/>
    <w:rsid w:val="006E7D0E"/>
    <w:rsid w:val="006F0DE1"/>
    <w:rsid w:val="006F1231"/>
    <w:rsid w:val="006F1250"/>
    <w:rsid w:val="006F1E44"/>
    <w:rsid w:val="006F21CA"/>
    <w:rsid w:val="006F223C"/>
    <w:rsid w:val="006F243D"/>
    <w:rsid w:val="006F2822"/>
    <w:rsid w:val="006F2C39"/>
    <w:rsid w:val="006F2D37"/>
    <w:rsid w:val="006F31EE"/>
    <w:rsid w:val="006F3C25"/>
    <w:rsid w:val="006F3EFE"/>
    <w:rsid w:val="006F42BE"/>
    <w:rsid w:val="006F4D0A"/>
    <w:rsid w:val="006F4FF7"/>
    <w:rsid w:val="006F545B"/>
    <w:rsid w:val="006F56E3"/>
    <w:rsid w:val="006F5CF9"/>
    <w:rsid w:val="006F61CD"/>
    <w:rsid w:val="006F6259"/>
    <w:rsid w:val="006F6587"/>
    <w:rsid w:val="006F658B"/>
    <w:rsid w:val="006F66A8"/>
    <w:rsid w:val="006F684F"/>
    <w:rsid w:val="006F6ACC"/>
    <w:rsid w:val="006F6AFE"/>
    <w:rsid w:val="006F6B75"/>
    <w:rsid w:val="006F6CE6"/>
    <w:rsid w:val="006F6D0D"/>
    <w:rsid w:val="006F7205"/>
    <w:rsid w:val="006F7CED"/>
    <w:rsid w:val="006F7DD0"/>
    <w:rsid w:val="007004C3"/>
    <w:rsid w:val="00700603"/>
    <w:rsid w:val="00700A3F"/>
    <w:rsid w:val="00700C60"/>
    <w:rsid w:val="00700E5D"/>
    <w:rsid w:val="00701B32"/>
    <w:rsid w:val="00702135"/>
    <w:rsid w:val="007022EE"/>
    <w:rsid w:val="007028D2"/>
    <w:rsid w:val="0070362B"/>
    <w:rsid w:val="0070362C"/>
    <w:rsid w:val="0070362E"/>
    <w:rsid w:val="0070375C"/>
    <w:rsid w:val="00703AEE"/>
    <w:rsid w:val="00704166"/>
    <w:rsid w:val="00704293"/>
    <w:rsid w:val="007050D5"/>
    <w:rsid w:val="00705809"/>
    <w:rsid w:val="00705AD7"/>
    <w:rsid w:val="00705D98"/>
    <w:rsid w:val="00705EFD"/>
    <w:rsid w:val="00707302"/>
    <w:rsid w:val="0070749A"/>
    <w:rsid w:val="00707956"/>
    <w:rsid w:val="00707A94"/>
    <w:rsid w:val="00710667"/>
    <w:rsid w:val="007106A1"/>
    <w:rsid w:val="0071086D"/>
    <w:rsid w:val="00710CB4"/>
    <w:rsid w:val="007113CB"/>
    <w:rsid w:val="00711591"/>
    <w:rsid w:val="00711790"/>
    <w:rsid w:val="007118CC"/>
    <w:rsid w:val="00712691"/>
    <w:rsid w:val="00712DEC"/>
    <w:rsid w:val="00713083"/>
    <w:rsid w:val="007136D9"/>
    <w:rsid w:val="0071382D"/>
    <w:rsid w:val="00713AFD"/>
    <w:rsid w:val="00713BCC"/>
    <w:rsid w:val="00713EC9"/>
    <w:rsid w:val="00714030"/>
    <w:rsid w:val="0071449A"/>
    <w:rsid w:val="00714518"/>
    <w:rsid w:val="007147A7"/>
    <w:rsid w:val="007147F5"/>
    <w:rsid w:val="00714E78"/>
    <w:rsid w:val="0071512D"/>
    <w:rsid w:val="0071579A"/>
    <w:rsid w:val="00715B0D"/>
    <w:rsid w:val="0071719F"/>
    <w:rsid w:val="007174BA"/>
    <w:rsid w:val="00717A00"/>
    <w:rsid w:val="00717CC5"/>
    <w:rsid w:val="007207B0"/>
    <w:rsid w:val="00720F8B"/>
    <w:rsid w:val="007210FF"/>
    <w:rsid w:val="007211B3"/>
    <w:rsid w:val="00721296"/>
    <w:rsid w:val="00721912"/>
    <w:rsid w:val="0072203A"/>
    <w:rsid w:val="00722042"/>
    <w:rsid w:val="00722287"/>
    <w:rsid w:val="007224CC"/>
    <w:rsid w:val="007228EC"/>
    <w:rsid w:val="00723137"/>
    <w:rsid w:val="007234A1"/>
    <w:rsid w:val="0072385C"/>
    <w:rsid w:val="00723FAE"/>
    <w:rsid w:val="007241E9"/>
    <w:rsid w:val="007251AC"/>
    <w:rsid w:val="00725980"/>
    <w:rsid w:val="0072623D"/>
    <w:rsid w:val="007267CF"/>
    <w:rsid w:val="007273E4"/>
    <w:rsid w:val="007275EE"/>
    <w:rsid w:val="00727E9E"/>
    <w:rsid w:val="00730017"/>
    <w:rsid w:val="007301F2"/>
    <w:rsid w:val="00730A95"/>
    <w:rsid w:val="00730BCF"/>
    <w:rsid w:val="007312BD"/>
    <w:rsid w:val="0073196B"/>
    <w:rsid w:val="00731F9A"/>
    <w:rsid w:val="00732978"/>
    <w:rsid w:val="00732A66"/>
    <w:rsid w:val="00732D9B"/>
    <w:rsid w:val="00732EE4"/>
    <w:rsid w:val="0073319E"/>
    <w:rsid w:val="00733294"/>
    <w:rsid w:val="00733C19"/>
    <w:rsid w:val="00733CBA"/>
    <w:rsid w:val="00733EEB"/>
    <w:rsid w:val="007344EA"/>
    <w:rsid w:val="00734E82"/>
    <w:rsid w:val="007352EB"/>
    <w:rsid w:val="00735EB4"/>
    <w:rsid w:val="007360DB"/>
    <w:rsid w:val="0073623B"/>
    <w:rsid w:val="00736437"/>
    <w:rsid w:val="00736656"/>
    <w:rsid w:val="007368FB"/>
    <w:rsid w:val="00736C96"/>
    <w:rsid w:val="007370A5"/>
    <w:rsid w:val="007371F8"/>
    <w:rsid w:val="007374E5"/>
    <w:rsid w:val="00737629"/>
    <w:rsid w:val="00737817"/>
    <w:rsid w:val="00737F25"/>
    <w:rsid w:val="00737FCF"/>
    <w:rsid w:val="00740285"/>
    <w:rsid w:val="00740299"/>
    <w:rsid w:val="007405F7"/>
    <w:rsid w:val="00740C4C"/>
    <w:rsid w:val="007411A8"/>
    <w:rsid w:val="007413AF"/>
    <w:rsid w:val="0074183F"/>
    <w:rsid w:val="00741CA8"/>
    <w:rsid w:val="00741D72"/>
    <w:rsid w:val="00742125"/>
    <w:rsid w:val="007425A1"/>
    <w:rsid w:val="0074349F"/>
    <w:rsid w:val="00744640"/>
    <w:rsid w:val="007446BA"/>
    <w:rsid w:val="00745277"/>
    <w:rsid w:val="007455F4"/>
    <w:rsid w:val="0074568C"/>
    <w:rsid w:val="007460A3"/>
    <w:rsid w:val="007464EE"/>
    <w:rsid w:val="007466FA"/>
    <w:rsid w:val="007467D2"/>
    <w:rsid w:val="00746C7C"/>
    <w:rsid w:val="00746EAB"/>
    <w:rsid w:val="007472FB"/>
    <w:rsid w:val="00747A1C"/>
    <w:rsid w:val="00747CA6"/>
    <w:rsid w:val="00747DA2"/>
    <w:rsid w:val="007502DC"/>
    <w:rsid w:val="007507B2"/>
    <w:rsid w:val="00750CCB"/>
    <w:rsid w:val="0075163B"/>
    <w:rsid w:val="00751C37"/>
    <w:rsid w:val="0075209E"/>
    <w:rsid w:val="007525A1"/>
    <w:rsid w:val="00752A92"/>
    <w:rsid w:val="00753544"/>
    <w:rsid w:val="00753720"/>
    <w:rsid w:val="00753D73"/>
    <w:rsid w:val="00753E29"/>
    <w:rsid w:val="00754466"/>
    <w:rsid w:val="007546DC"/>
    <w:rsid w:val="007546DD"/>
    <w:rsid w:val="007546FD"/>
    <w:rsid w:val="00754775"/>
    <w:rsid w:val="00754F15"/>
    <w:rsid w:val="007550B8"/>
    <w:rsid w:val="00755A91"/>
    <w:rsid w:val="00755E94"/>
    <w:rsid w:val="007562EA"/>
    <w:rsid w:val="00756510"/>
    <w:rsid w:val="00756D6B"/>
    <w:rsid w:val="00757189"/>
    <w:rsid w:val="007574B1"/>
    <w:rsid w:val="00757803"/>
    <w:rsid w:val="00760323"/>
    <w:rsid w:val="00760365"/>
    <w:rsid w:val="00761079"/>
    <w:rsid w:val="00761225"/>
    <w:rsid w:val="007616CD"/>
    <w:rsid w:val="00761BA5"/>
    <w:rsid w:val="0076223A"/>
    <w:rsid w:val="007623F0"/>
    <w:rsid w:val="007626F1"/>
    <w:rsid w:val="00762A94"/>
    <w:rsid w:val="0076302A"/>
    <w:rsid w:val="0076317D"/>
    <w:rsid w:val="00763A52"/>
    <w:rsid w:val="0076424D"/>
    <w:rsid w:val="00764B73"/>
    <w:rsid w:val="00764ED6"/>
    <w:rsid w:val="00764F4C"/>
    <w:rsid w:val="00764F98"/>
    <w:rsid w:val="00765328"/>
    <w:rsid w:val="00765635"/>
    <w:rsid w:val="007656D2"/>
    <w:rsid w:val="00765704"/>
    <w:rsid w:val="00765FB3"/>
    <w:rsid w:val="00766672"/>
    <w:rsid w:val="00766C88"/>
    <w:rsid w:val="0076767D"/>
    <w:rsid w:val="00767CFE"/>
    <w:rsid w:val="007700CE"/>
    <w:rsid w:val="007700F3"/>
    <w:rsid w:val="007701A4"/>
    <w:rsid w:val="0077066D"/>
    <w:rsid w:val="007716BD"/>
    <w:rsid w:val="00771873"/>
    <w:rsid w:val="00771C1D"/>
    <w:rsid w:val="007727F9"/>
    <w:rsid w:val="00772AE2"/>
    <w:rsid w:val="00772B40"/>
    <w:rsid w:val="00772B83"/>
    <w:rsid w:val="00773270"/>
    <w:rsid w:val="00773466"/>
    <w:rsid w:val="007736F8"/>
    <w:rsid w:val="007736FB"/>
    <w:rsid w:val="0077453D"/>
    <w:rsid w:val="00774CD0"/>
    <w:rsid w:val="00775490"/>
    <w:rsid w:val="00775669"/>
    <w:rsid w:val="00775727"/>
    <w:rsid w:val="007758AB"/>
    <w:rsid w:val="00775A82"/>
    <w:rsid w:val="00775C09"/>
    <w:rsid w:val="007761A7"/>
    <w:rsid w:val="007761D4"/>
    <w:rsid w:val="007761FA"/>
    <w:rsid w:val="0077637F"/>
    <w:rsid w:val="007765FD"/>
    <w:rsid w:val="00776999"/>
    <w:rsid w:val="00776C61"/>
    <w:rsid w:val="00776C88"/>
    <w:rsid w:val="007770CC"/>
    <w:rsid w:val="0077795E"/>
    <w:rsid w:val="00780871"/>
    <w:rsid w:val="00780BE9"/>
    <w:rsid w:val="00780D31"/>
    <w:rsid w:val="00780F67"/>
    <w:rsid w:val="007819A1"/>
    <w:rsid w:val="00781F75"/>
    <w:rsid w:val="007823AA"/>
    <w:rsid w:val="007824F1"/>
    <w:rsid w:val="00782CC9"/>
    <w:rsid w:val="00783007"/>
    <w:rsid w:val="0078329A"/>
    <w:rsid w:val="007832BD"/>
    <w:rsid w:val="007834EA"/>
    <w:rsid w:val="007835A4"/>
    <w:rsid w:val="007839D5"/>
    <w:rsid w:val="007839EB"/>
    <w:rsid w:val="00783BE7"/>
    <w:rsid w:val="00783CF0"/>
    <w:rsid w:val="00783E51"/>
    <w:rsid w:val="00784212"/>
    <w:rsid w:val="007847ED"/>
    <w:rsid w:val="007848FD"/>
    <w:rsid w:val="00785384"/>
    <w:rsid w:val="007854E5"/>
    <w:rsid w:val="00785C71"/>
    <w:rsid w:val="00785DB3"/>
    <w:rsid w:val="00785F34"/>
    <w:rsid w:val="007861B1"/>
    <w:rsid w:val="0078677A"/>
    <w:rsid w:val="00786B2B"/>
    <w:rsid w:val="00786D15"/>
    <w:rsid w:val="00786D5F"/>
    <w:rsid w:val="00787449"/>
    <w:rsid w:val="0078761C"/>
    <w:rsid w:val="00790745"/>
    <w:rsid w:val="0079119A"/>
    <w:rsid w:val="007912C1"/>
    <w:rsid w:val="007918DD"/>
    <w:rsid w:val="00791915"/>
    <w:rsid w:val="007919E1"/>
    <w:rsid w:val="00791A64"/>
    <w:rsid w:val="00791D73"/>
    <w:rsid w:val="007925C6"/>
    <w:rsid w:val="007926B2"/>
    <w:rsid w:val="007926B4"/>
    <w:rsid w:val="00792E70"/>
    <w:rsid w:val="00793361"/>
    <w:rsid w:val="007937C6"/>
    <w:rsid w:val="00793AD9"/>
    <w:rsid w:val="00793C63"/>
    <w:rsid w:val="00793EC9"/>
    <w:rsid w:val="00793EEB"/>
    <w:rsid w:val="00794611"/>
    <w:rsid w:val="00794694"/>
    <w:rsid w:val="00794830"/>
    <w:rsid w:val="00794EA7"/>
    <w:rsid w:val="00794F09"/>
    <w:rsid w:val="0079525A"/>
    <w:rsid w:val="00795F6A"/>
    <w:rsid w:val="00796E50"/>
    <w:rsid w:val="00796E88"/>
    <w:rsid w:val="00797007"/>
    <w:rsid w:val="007976A1"/>
    <w:rsid w:val="00797C76"/>
    <w:rsid w:val="00797D8E"/>
    <w:rsid w:val="00797E3C"/>
    <w:rsid w:val="007A02EB"/>
    <w:rsid w:val="007A08B2"/>
    <w:rsid w:val="007A1428"/>
    <w:rsid w:val="007A16EB"/>
    <w:rsid w:val="007A1C0B"/>
    <w:rsid w:val="007A1EAE"/>
    <w:rsid w:val="007A22BE"/>
    <w:rsid w:val="007A2690"/>
    <w:rsid w:val="007A2826"/>
    <w:rsid w:val="007A2829"/>
    <w:rsid w:val="007A28CE"/>
    <w:rsid w:val="007A290C"/>
    <w:rsid w:val="007A2A36"/>
    <w:rsid w:val="007A2E70"/>
    <w:rsid w:val="007A345D"/>
    <w:rsid w:val="007A349E"/>
    <w:rsid w:val="007A3B12"/>
    <w:rsid w:val="007A3C59"/>
    <w:rsid w:val="007A43F5"/>
    <w:rsid w:val="007A462E"/>
    <w:rsid w:val="007A4A1E"/>
    <w:rsid w:val="007A4B72"/>
    <w:rsid w:val="007A4D24"/>
    <w:rsid w:val="007A505C"/>
    <w:rsid w:val="007A548E"/>
    <w:rsid w:val="007A54CD"/>
    <w:rsid w:val="007A59FE"/>
    <w:rsid w:val="007A66C9"/>
    <w:rsid w:val="007A6930"/>
    <w:rsid w:val="007A6D0B"/>
    <w:rsid w:val="007A6ECE"/>
    <w:rsid w:val="007A72AF"/>
    <w:rsid w:val="007A7545"/>
    <w:rsid w:val="007A7688"/>
    <w:rsid w:val="007B016E"/>
    <w:rsid w:val="007B0403"/>
    <w:rsid w:val="007B0616"/>
    <w:rsid w:val="007B1244"/>
    <w:rsid w:val="007B16E0"/>
    <w:rsid w:val="007B1765"/>
    <w:rsid w:val="007B1B33"/>
    <w:rsid w:val="007B2296"/>
    <w:rsid w:val="007B23BD"/>
    <w:rsid w:val="007B26E7"/>
    <w:rsid w:val="007B273B"/>
    <w:rsid w:val="007B2800"/>
    <w:rsid w:val="007B2A70"/>
    <w:rsid w:val="007B2DD9"/>
    <w:rsid w:val="007B2E57"/>
    <w:rsid w:val="007B30E9"/>
    <w:rsid w:val="007B3802"/>
    <w:rsid w:val="007B394A"/>
    <w:rsid w:val="007B3E8B"/>
    <w:rsid w:val="007B4126"/>
    <w:rsid w:val="007B434E"/>
    <w:rsid w:val="007B48FD"/>
    <w:rsid w:val="007B4968"/>
    <w:rsid w:val="007B4B55"/>
    <w:rsid w:val="007B4CF9"/>
    <w:rsid w:val="007B4D4F"/>
    <w:rsid w:val="007B5181"/>
    <w:rsid w:val="007B5CC3"/>
    <w:rsid w:val="007B5F00"/>
    <w:rsid w:val="007B6A46"/>
    <w:rsid w:val="007B778D"/>
    <w:rsid w:val="007B7792"/>
    <w:rsid w:val="007B7A37"/>
    <w:rsid w:val="007C07AF"/>
    <w:rsid w:val="007C082D"/>
    <w:rsid w:val="007C1A79"/>
    <w:rsid w:val="007C1D09"/>
    <w:rsid w:val="007C1DC2"/>
    <w:rsid w:val="007C1F7C"/>
    <w:rsid w:val="007C22F7"/>
    <w:rsid w:val="007C28E5"/>
    <w:rsid w:val="007C2D54"/>
    <w:rsid w:val="007C3190"/>
    <w:rsid w:val="007C33EB"/>
    <w:rsid w:val="007C3604"/>
    <w:rsid w:val="007C3ECA"/>
    <w:rsid w:val="007C45A3"/>
    <w:rsid w:val="007C4E9F"/>
    <w:rsid w:val="007C552D"/>
    <w:rsid w:val="007C56A2"/>
    <w:rsid w:val="007C5881"/>
    <w:rsid w:val="007C5A96"/>
    <w:rsid w:val="007C5D42"/>
    <w:rsid w:val="007C60AB"/>
    <w:rsid w:val="007C634C"/>
    <w:rsid w:val="007C6DF2"/>
    <w:rsid w:val="007C75CC"/>
    <w:rsid w:val="007C7636"/>
    <w:rsid w:val="007D0147"/>
    <w:rsid w:val="007D0290"/>
    <w:rsid w:val="007D0346"/>
    <w:rsid w:val="007D0C9C"/>
    <w:rsid w:val="007D0D0D"/>
    <w:rsid w:val="007D0DC5"/>
    <w:rsid w:val="007D100E"/>
    <w:rsid w:val="007D1196"/>
    <w:rsid w:val="007D12F6"/>
    <w:rsid w:val="007D1488"/>
    <w:rsid w:val="007D1B4A"/>
    <w:rsid w:val="007D1BB8"/>
    <w:rsid w:val="007D2082"/>
    <w:rsid w:val="007D22F4"/>
    <w:rsid w:val="007D3112"/>
    <w:rsid w:val="007D3254"/>
    <w:rsid w:val="007D3519"/>
    <w:rsid w:val="007D3623"/>
    <w:rsid w:val="007D4DCC"/>
    <w:rsid w:val="007D51C6"/>
    <w:rsid w:val="007D528E"/>
    <w:rsid w:val="007D575C"/>
    <w:rsid w:val="007D5770"/>
    <w:rsid w:val="007D5A50"/>
    <w:rsid w:val="007D5D19"/>
    <w:rsid w:val="007D6026"/>
    <w:rsid w:val="007D63F9"/>
    <w:rsid w:val="007D6938"/>
    <w:rsid w:val="007D7341"/>
    <w:rsid w:val="007D7C62"/>
    <w:rsid w:val="007D7D0E"/>
    <w:rsid w:val="007E0B5F"/>
    <w:rsid w:val="007E0E1E"/>
    <w:rsid w:val="007E16BD"/>
    <w:rsid w:val="007E1860"/>
    <w:rsid w:val="007E1C41"/>
    <w:rsid w:val="007E235C"/>
    <w:rsid w:val="007E24EF"/>
    <w:rsid w:val="007E29AF"/>
    <w:rsid w:val="007E334D"/>
    <w:rsid w:val="007E340E"/>
    <w:rsid w:val="007E3643"/>
    <w:rsid w:val="007E3B1C"/>
    <w:rsid w:val="007E3CDB"/>
    <w:rsid w:val="007E3E27"/>
    <w:rsid w:val="007E3E2D"/>
    <w:rsid w:val="007E3E39"/>
    <w:rsid w:val="007E401F"/>
    <w:rsid w:val="007E45A4"/>
    <w:rsid w:val="007E45CF"/>
    <w:rsid w:val="007E48F3"/>
    <w:rsid w:val="007E4C81"/>
    <w:rsid w:val="007E4D0E"/>
    <w:rsid w:val="007E4D26"/>
    <w:rsid w:val="007E4EB1"/>
    <w:rsid w:val="007E4FF9"/>
    <w:rsid w:val="007E5411"/>
    <w:rsid w:val="007E56F3"/>
    <w:rsid w:val="007E5DD9"/>
    <w:rsid w:val="007E5F6A"/>
    <w:rsid w:val="007E6869"/>
    <w:rsid w:val="007E6CD1"/>
    <w:rsid w:val="007E6EE4"/>
    <w:rsid w:val="007E742D"/>
    <w:rsid w:val="007E764E"/>
    <w:rsid w:val="007E77C4"/>
    <w:rsid w:val="007E7D3E"/>
    <w:rsid w:val="007E7E3E"/>
    <w:rsid w:val="007F0381"/>
    <w:rsid w:val="007F0FA8"/>
    <w:rsid w:val="007F10F1"/>
    <w:rsid w:val="007F1314"/>
    <w:rsid w:val="007F1386"/>
    <w:rsid w:val="007F149B"/>
    <w:rsid w:val="007F15CE"/>
    <w:rsid w:val="007F1E18"/>
    <w:rsid w:val="007F1FB7"/>
    <w:rsid w:val="007F27AC"/>
    <w:rsid w:val="007F2A5F"/>
    <w:rsid w:val="007F3991"/>
    <w:rsid w:val="007F3C9B"/>
    <w:rsid w:val="007F3DE9"/>
    <w:rsid w:val="007F3FC7"/>
    <w:rsid w:val="007F40E1"/>
    <w:rsid w:val="007F48BD"/>
    <w:rsid w:val="007F49E4"/>
    <w:rsid w:val="007F4B7A"/>
    <w:rsid w:val="007F4FE4"/>
    <w:rsid w:val="007F534A"/>
    <w:rsid w:val="007F580E"/>
    <w:rsid w:val="007F581B"/>
    <w:rsid w:val="007F589C"/>
    <w:rsid w:val="007F5AFD"/>
    <w:rsid w:val="007F5E92"/>
    <w:rsid w:val="007F5F2F"/>
    <w:rsid w:val="007F697C"/>
    <w:rsid w:val="007F69B7"/>
    <w:rsid w:val="007F6C4B"/>
    <w:rsid w:val="007F6F4E"/>
    <w:rsid w:val="007F72AC"/>
    <w:rsid w:val="007F7347"/>
    <w:rsid w:val="007F7A9B"/>
    <w:rsid w:val="007F7B53"/>
    <w:rsid w:val="007F7CEC"/>
    <w:rsid w:val="008002EF"/>
    <w:rsid w:val="00800715"/>
    <w:rsid w:val="00800B44"/>
    <w:rsid w:val="00800C0E"/>
    <w:rsid w:val="00801181"/>
    <w:rsid w:val="008014DB"/>
    <w:rsid w:val="008015AA"/>
    <w:rsid w:val="008016EE"/>
    <w:rsid w:val="00801BAF"/>
    <w:rsid w:val="00801E6B"/>
    <w:rsid w:val="00802962"/>
    <w:rsid w:val="00802D48"/>
    <w:rsid w:val="00803573"/>
    <w:rsid w:val="0080357D"/>
    <w:rsid w:val="008038E7"/>
    <w:rsid w:val="008045B4"/>
    <w:rsid w:val="0080471A"/>
    <w:rsid w:val="008048E3"/>
    <w:rsid w:val="00804AE9"/>
    <w:rsid w:val="00804B01"/>
    <w:rsid w:val="008057F5"/>
    <w:rsid w:val="00805C1D"/>
    <w:rsid w:val="0080637D"/>
    <w:rsid w:val="00806573"/>
    <w:rsid w:val="00806D94"/>
    <w:rsid w:val="00806E9F"/>
    <w:rsid w:val="00806EFD"/>
    <w:rsid w:val="00807277"/>
    <w:rsid w:val="008109B8"/>
    <w:rsid w:val="00810AF5"/>
    <w:rsid w:val="00810D0A"/>
    <w:rsid w:val="00811249"/>
    <w:rsid w:val="00811620"/>
    <w:rsid w:val="00811B66"/>
    <w:rsid w:val="00811CAF"/>
    <w:rsid w:val="00811EDF"/>
    <w:rsid w:val="00812AC9"/>
    <w:rsid w:val="00812D37"/>
    <w:rsid w:val="00812E33"/>
    <w:rsid w:val="00812F58"/>
    <w:rsid w:val="008132DA"/>
    <w:rsid w:val="008133E4"/>
    <w:rsid w:val="0081382A"/>
    <w:rsid w:val="0081389D"/>
    <w:rsid w:val="00813C8A"/>
    <w:rsid w:val="008147A5"/>
    <w:rsid w:val="0081482D"/>
    <w:rsid w:val="00814D20"/>
    <w:rsid w:val="00814D81"/>
    <w:rsid w:val="00814E3B"/>
    <w:rsid w:val="00814FCC"/>
    <w:rsid w:val="00815187"/>
    <w:rsid w:val="008151AB"/>
    <w:rsid w:val="008153CB"/>
    <w:rsid w:val="0081549F"/>
    <w:rsid w:val="008157C6"/>
    <w:rsid w:val="008174E9"/>
    <w:rsid w:val="00817950"/>
    <w:rsid w:val="00817F9D"/>
    <w:rsid w:val="00820369"/>
    <w:rsid w:val="008205E4"/>
    <w:rsid w:val="00820716"/>
    <w:rsid w:val="00820A12"/>
    <w:rsid w:val="00820C82"/>
    <w:rsid w:val="00820D6B"/>
    <w:rsid w:val="00821103"/>
    <w:rsid w:val="008213D1"/>
    <w:rsid w:val="00821B78"/>
    <w:rsid w:val="0082202A"/>
    <w:rsid w:val="008226F2"/>
    <w:rsid w:val="00822797"/>
    <w:rsid w:val="008227A2"/>
    <w:rsid w:val="00822B58"/>
    <w:rsid w:val="00822D9D"/>
    <w:rsid w:val="00822FDF"/>
    <w:rsid w:val="00823571"/>
    <w:rsid w:val="0082357F"/>
    <w:rsid w:val="00823D7E"/>
    <w:rsid w:val="008240A2"/>
    <w:rsid w:val="00824AE0"/>
    <w:rsid w:val="00824C19"/>
    <w:rsid w:val="00824D25"/>
    <w:rsid w:val="00824FB7"/>
    <w:rsid w:val="008252BB"/>
    <w:rsid w:val="00825674"/>
    <w:rsid w:val="0082593C"/>
    <w:rsid w:val="008260F9"/>
    <w:rsid w:val="008265D4"/>
    <w:rsid w:val="008270CF"/>
    <w:rsid w:val="0082794B"/>
    <w:rsid w:val="00827CF6"/>
    <w:rsid w:val="00827F5D"/>
    <w:rsid w:val="00830948"/>
    <w:rsid w:val="00831178"/>
    <w:rsid w:val="008314D1"/>
    <w:rsid w:val="00831635"/>
    <w:rsid w:val="0083173E"/>
    <w:rsid w:val="0083188F"/>
    <w:rsid w:val="00831D8F"/>
    <w:rsid w:val="0083241E"/>
    <w:rsid w:val="008324A0"/>
    <w:rsid w:val="00832A72"/>
    <w:rsid w:val="00832C1E"/>
    <w:rsid w:val="00832DDB"/>
    <w:rsid w:val="00832F54"/>
    <w:rsid w:val="00833056"/>
    <w:rsid w:val="00833134"/>
    <w:rsid w:val="008332D1"/>
    <w:rsid w:val="00833A34"/>
    <w:rsid w:val="00834570"/>
    <w:rsid w:val="0083492E"/>
    <w:rsid w:val="00834988"/>
    <w:rsid w:val="00834D6B"/>
    <w:rsid w:val="00834DCB"/>
    <w:rsid w:val="00835140"/>
    <w:rsid w:val="0083516C"/>
    <w:rsid w:val="00835173"/>
    <w:rsid w:val="008353DE"/>
    <w:rsid w:val="00835408"/>
    <w:rsid w:val="0083560D"/>
    <w:rsid w:val="00835993"/>
    <w:rsid w:val="00835C5D"/>
    <w:rsid w:val="008361F8"/>
    <w:rsid w:val="008369A4"/>
    <w:rsid w:val="00836B96"/>
    <w:rsid w:val="0083739E"/>
    <w:rsid w:val="0083752D"/>
    <w:rsid w:val="00837694"/>
    <w:rsid w:val="00837878"/>
    <w:rsid w:val="008379A2"/>
    <w:rsid w:val="00837E62"/>
    <w:rsid w:val="00837F01"/>
    <w:rsid w:val="00840159"/>
    <w:rsid w:val="008401CC"/>
    <w:rsid w:val="00840C3D"/>
    <w:rsid w:val="008410EB"/>
    <w:rsid w:val="0084165F"/>
    <w:rsid w:val="008416E3"/>
    <w:rsid w:val="008417D0"/>
    <w:rsid w:val="00841885"/>
    <w:rsid w:val="00841893"/>
    <w:rsid w:val="00841F11"/>
    <w:rsid w:val="00842001"/>
    <w:rsid w:val="00842592"/>
    <w:rsid w:val="00842708"/>
    <w:rsid w:val="008428B5"/>
    <w:rsid w:val="00842A02"/>
    <w:rsid w:val="00842FCC"/>
    <w:rsid w:val="0084330F"/>
    <w:rsid w:val="0084377E"/>
    <w:rsid w:val="008438E7"/>
    <w:rsid w:val="0084393A"/>
    <w:rsid w:val="00843D06"/>
    <w:rsid w:val="00843D37"/>
    <w:rsid w:val="00843D7C"/>
    <w:rsid w:val="00843EFF"/>
    <w:rsid w:val="00844130"/>
    <w:rsid w:val="008443B9"/>
    <w:rsid w:val="008444E6"/>
    <w:rsid w:val="00844712"/>
    <w:rsid w:val="00844E93"/>
    <w:rsid w:val="00845219"/>
    <w:rsid w:val="00845254"/>
    <w:rsid w:val="0084542C"/>
    <w:rsid w:val="00845528"/>
    <w:rsid w:val="00845537"/>
    <w:rsid w:val="00845C9B"/>
    <w:rsid w:val="00845FDB"/>
    <w:rsid w:val="0084610B"/>
    <w:rsid w:val="0084628D"/>
    <w:rsid w:val="0084675B"/>
    <w:rsid w:val="0084697D"/>
    <w:rsid w:val="00846A77"/>
    <w:rsid w:val="00847EFA"/>
    <w:rsid w:val="00850251"/>
    <w:rsid w:val="0085036F"/>
    <w:rsid w:val="00850930"/>
    <w:rsid w:val="00850EB4"/>
    <w:rsid w:val="00851400"/>
    <w:rsid w:val="0085203A"/>
    <w:rsid w:val="0085267E"/>
    <w:rsid w:val="008527F2"/>
    <w:rsid w:val="00852B45"/>
    <w:rsid w:val="00852E73"/>
    <w:rsid w:val="008533E9"/>
    <w:rsid w:val="008536D4"/>
    <w:rsid w:val="00853995"/>
    <w:rsid w:val="00853E69"/>
    <w:rsid w:val="00853EEE"/>
    <w:rsid w:val="00853F5C"/>
    <w:rsid w:val="00854197"/>
    <w:rsid w:val="0085478B"/>
    <w:rsid w:val="00854AAB"/>
    <w:rsid w:val="00854B0A"/>
    <w:rsid w:val="00854D10"/>
    <w:rsid w:val="00854F3B"/>
    <w:rsid w:val="00855BDB"/>
    <w:rsid w:val="00855D77"/>
    <w:rsid w:val="00855E31"/>
    <w:rsid w:val="008567DC"/>
    <w:rsid w:val="00857051"/>
    <w:rsid w:val="008572D3"/>
    <w:rsid w:val="0086001C"/>
    <w:rsid w:val="00860457"/>
    <w:rsid w:val="00860750"/>
    <w:rsid w:val="008609DE"/>
    <w:rsid w:val="0086118D"/>
    <w:rsid w:val="00861369"/>
    <w:rsid w:val="0086163E"/>
    <w:rsid w:val="00861B39"/>
    <w:rsid w:val="00861B8A"/>
    <w:rsid w:val="00861C0C"/>
    <w:rsid w:val="00861CE2"/>
    <w:rsid w:val="00861F92"/>
    <w:rsid w:val="00861FAA"/>
    <w:rsid w:val="00862137"/>
    <w:rsid w:val="008629B6"/>
    <w:rsid w:val="00862EA2"/>
    <w:rsid w:val="008633F3"/>
    <w:rsid w:val="00863D39"/>
    <w:rsid w:val="00863DAF"/>
    <w:rsid w:val="00863DD4"/>
    <w:rsid w:val="00863ED8"/>
    <w:rsid w:val="00864571"/>
    <w:rsid w:val="008645C2"/>
    <w:rsid w:val="008649BC"/>
    <w:rsid w:val="00864CD9"/>
    <w:rsid w:val="00865680"/>
    <w:rsid w:val="008657B2"/>
    <w:rsid w:val="008657E5"/>
    <w:rsid w:val="00865CC2"/>
    <w:rsid w:val="00865E36"/>
    <w:rsid w:val="00866C32"/>
    <w:rsid w:val="00866CFE"/>
    <w:rsid w:val="00866D73"/>
    <w:rsid w:val="008671FF"/>
    <w:rsid w:val="00867949"/>
    <w:rsid w:val="00867FF6"/>
    <w:rsid w:val="00870294"/>
    <w:rsid w:val="008706C4"/>
    <w:rsid w:val="00870A9D"/>
    <w:rsid w:val="00870D6F"/>
    <w:rsid w:val="00870E03"/>
    <w:rsid w:val="00870FD1"/>
    <w:rsid w:val="008710AC"/>
    <w:rsid w:val="00871451"/>
    <w:rsid w:val="00871B96"/>
    <w:rsid w:val="00871BD1"/>
    <w:rsid w:val="00871C2F"/>
    <w:rsid w:val="00871D08"/>
    <w:rsid w:val="008723C4"/>
    <w:rsid w:val="00872AB2"/>
    <w:rsid w:val="00872CB0"/>
    <w:rsid w:val="00873049"/>
    <w:rsid w:val="00873433"/>
    <w:rsid w:val="0087376F"/>
    <w:rsid w:val="008739B6"/>
    <w:rsid w:val="00873C7B"/>
    <w:rsid w:val="008740A8"/>
    <w:rsid w:val="0087422A"/>
    <w:rsid w:val="00874F40"/>
    <w:rsid w:val="008753C2"/>
    <w:rsid w:val="008754F9"/>
    <w:rsid w:val="008757E4"/>
    <w:rsid w:val="00875D83"/>
    <w:rsid w:val="00875DDC"/>
    <w:rsid w:val="008760C2"/>
    <w:rsid w:val="0087658B"/>
    <w:rsid w:val="00877E7C"/>
    <w:rsid w:val="00880110"/>
    <w:rsid w:val="0088040D"/>
    <w:rsid w:val="008805F8"/>
    <w:rsid w:val="0088067F"/>
    <w:rsid w:val="00880791"/>
    <w:rsid w:val="00880AD6"/>
    <w:rsid w:val="00880BA1"/>
    <w:rsid w:val="00881233"/>
    <w:rsid w:val="008814CE"/>
    <w:rsid w:val="0088192E"/>
    <w:rsid w:val="00881B38"/>
    <w:rsid w:val="00881CA0"/>
    <w:rsid w:val="008821A5"/>
    <w:rsid w:val="0088225A"/>
    <w:rsid w:val="00882BFD"/>
    <w:rsid w:val="00883965"/>
    <w:rsid w:val="008843B8"/>
    <w:rsid w:val="00884926"/>
    <w:rsid w:val="008849EF"/>
    <w:rsid w:val="00884BE0"/>
    <w:rsid w:val="00884C2D"/>
    <w:rsid w:val="00885228"/>
    <w:rsid w:val="00885318"/>
    <w:rsid w:val="00885336"/>
    <w:rsid w:val="00885442"/>
    <w:rsid w:val="0088544F"/>
    <w:rsid w:val="008856D6"/>
    <w:rsid w:val="00885906"/>
    <w:rsid w:val="00885939"/>
    <w:rsid w:val="00885B82"/>
    <w:rsid w:val="00885C53"/>
    <w:rsid w:val="00885DB4"/>
    <w:rsid w:val="00885F5F"/>
    <w:rsid w:val="008860BA"/>
    <w:rsid w:val="00886295"/>
    <w:rsid w:val="00886384"/>
    <w:rsid w:val="00886593"/>
    <w:rsid w:val="0088773B"/>
    <w:rsid w:val="00887E2D"/>
    <w:rsid w:val="008904D5"/>
    <w:rsid w:val="00890D60"/>
    <w:rsid w:val="0089123E"/>
    <w:rsid w:val="008912DF"/>
    <w:rsid w:val="008913B8"/>
    <w:rsid w:val="00891621"/>
    <w:rsid w:val="00891701"/>
    <w:rsid w:val="00891E48"/>
    <w:rsid w:val="00892125"/>
    <w:rsid w:val="008921D9"/>
    <w:rsid w:val="008923EF"/>
    <w:rsid w:val="00892760"/>
    <w:rsid w:val="008928B4"/>
    <w:rsid w:val="00892D43"/>
    <w:rsid w:val="00892D7D"/>
    <w:rsid w:val="00893082"/>
    <w:rsid w:val="008933F5"/>
    <w:rsid w:val="0089390F"/>
    <w:rsid w:val="00893F14"/>
    <w:rsid w:val="00894014"/>
    <w:rsid w:val="008941FA"/>
    <w:rsid w:val="00894532"/>
    <w:rsid w:val="008945E2"/>
    <w:rsid w:val="00894680"/>
    <w:rsid w:val="00894B3C"/>
    <w:rsid w:val="00894C24"/>
    <w:rsid w:val="0089596D"/>
    <w:rsid w:val="008962C0"/>
    <w:rsid w:val="00896E1C"/>
    <w:rsid w:val="00897079"/>
    <w:rsid w:val="0089731D"/>
    <w:rsid w:val="0089775D"/>
    <w:rsid w:val="00897883"/>
    <w:rsid w:val="00897D99"/>
    <w:rsid w:val="008A01EB"/>
    <w:rsid w:val="008A0315"/>
    <w:rsid w:val="008A0405"/>
    <w:rsid w:val="008A0496"/>
    <w:rsid w:val="008A0722"/>
    <w:rsid w:val="008A0757"/>
    <w:rsid w:val="008A1045"/>
    <w:rsid w:val="008A149F"/>
    <w:rsid w:val="008A154E"/>
    <w:rsid w:val="008A209F"/>
    <w:rsid w:val="008A22B3"/>
    <w:rsid w:val="008A24D6"/>
    <w:rsid w:val="008A2793"/>
    <w:rsid w:val="008A2A8A"/>
    <w:rsid w:val="008A2F45"/>
    <w:rsid w:val="008A3390"/>
    <w:rsid w:val="008A3D40"/>
    <w:rsid w:val="008A41F1"/>
    <w:rsid w:val="008A4F5E"/>
    <w:rsid w:val="008A5207"/>
    <w:rsid w:val="008A5755"/>
    <w:rsid w:val="008A57AF"/>
    <w:rsid w:val="008A5DC2"/>
    <w:rsid w:val="008A6026"/>
    <w:rsid w:val="008A6403"/>
    <w:rsid w:val="008A6966"/>
    <w:rsid w:val="008A7234"/>
    <w:rsid w:val="008A7561"/>
    <w:rsid w:val="008A7566"/>
    <w:rsid w:val="008A789F"/>
    <w:rsid w:val="008B0135"/>
    <w:rsid w:val="008B01FE"/>
    <w:rsid w:val="008B026F"/>
    <w:rsid w:val="008B0843"/>
    <w:rsid w:val="008B0BED"/>
    <w:rsid w:val="008B1206"/>
    <w:rsid w:val="008B1372"/>
    <w:rsid w:val="008B24A6"/>
    <w:rsid w:val="008B26EF"/>
    <w:rsid w:val="008B290B"/>
    <w:rsid w:val="008B322B"/>
    <w:rsid w:val="008B3861"/>
    <w:rsid w:val="008B3E86"/>
    <w:rsid w:val="008B4479"/>
    <w:rsid w:val="008B47B9"/>
    <w:rsid w:val="008B4D16"/>
    <w:rsid w:val="008B4EB5"/>
    <w:rsid w:val="008B509A"/>
    <w:rsid w:val="008B5377"/>
    <w:rsid w:val="008B609D"/>
    <w:rsid w:val="008B65E7"/>
    <w:rsid w:val="008B66C2"/>
    <w:rsid w:val="008B671E"/>
    <w:rsid w:val="008B6877"/>
    <w:rsid w:val="008B7004"/>
    <w:rsid w:val="008B75DE"/>
    <w:rsid w:val="008B7747"/>
    <w:rsid w:val="008B7A06"/>
    <w:rsid w:val="008C04E9"/>
    <w:rsid w:val="008C0677"/>
    <w:rsid w:val="008C10EB"/>
    <w:rsid w:val="008C1489"/>
    <w:rsid w:val="008C1ADE"/>
    <w:rsid w:val="008C1CE9"/>
    <w:rsid w:val="008C1D15"/>
    <w:rsid w:val="008C2480"/>
    <w:rsid w:val="008C33D8"/>
    <w:rsid w:val="008C3A17"/>
    <w:rsid w:val="008C3C7A"/>
    <w:rsid w:val="008C3D7F"/>
    <w:rsid w:val="008C456D"/>
    <w:rsid w:val="008C4591"/>
    <w:rsid w:val="008C461C"/>
    <w:rsid w:val="008C50FC"/>
    <w:rsid w:val="008C515A"/>
    <w:rsid w:val="008C5530"/>
    <w:rsid w:val="008C5798"/>
    <w:rsid w:val="008C57F5"/>
    <w:rsid w:val="008C591B"/>
    <w:rsid w:val="008C5BFD"/>
    <w:rsid w:val="008C60DB"/>
    <w:rsid w:val="008C6136"/>
    <w:rsid w:val="008C66AD"/>
    <w:rsid w:val="008C67D6"/>
    <w:rsid w:val="008C6FB1"/>
    <w:rsid w:val="008C7766"/>
    <w:rsid w:val="008C7815"/>
    <w:rsid w:val="008C7D7C"/>
    <w:rsid w:val="008D0F2E"/>
    <w:rsid w:val="008D104F"/>
    <w:rsid w:val="008D10D9"/>
    <w:rsid w:val="008D149F"/>
    <w:rsid w:val="008D1D22"/>
    <w:rsid w:val="008D260A"/>
    <w:rsid w:val="008D2B28"/>
    <w:rsid w:val="008D2E0A"/>
    <w:rsid w:val="008D2E31"/>
    <w:rsid w:val="008D2E8F"/>
    <w:rsid w:val="008D2EB8"/>
    <w:rsid w:val="008D34D9"/>
    <w:rsid w:val="008D3551"/>
    <w:rsid w:val="008D3A57"/>
    <w:rsid w:val="008D3B55"/>
    <w:rsid w:val="008D4006"/>
    <w:rsid w:val="008D412B"/>
    <w:rsid w:val="008D41D0"/>
    <w:rsid w:val="008D4A09"/>
    <w:rsid w:val="008D58E9"/>
    <w:rsid w:val="008D596D"/>
    <w:rsid w:val="008D5A64"/>
    <w:rsid w:val="008D5D13"/>
    <w:rsid w:val="008D5D78"/>
    <w:rsid w:val="008D62D6"/>
    <w:rsid w:val="008D6851"/>
    <w:rsid w:val="008D6895"/>
    <w:rsid w:val="008D6F50"/>
    <w:rsid w:val="008D70FB"/>
    <w:rsid w:val="008D7A07"/>
    <w:rsid w:val="008E0377"/>
    <w:rsid w:val="008E03FA"/>
    <w:rsid w:val="008E098D"/>
    <w:rsid w:val="008E0DC2"/>
    <w:rsid w:val="008E0FD5"/>
    <w:rsid w:val="008E146D"/>
    <w:rsid w:val="008E1740"/>
    <w:rsid w:val="008E18E9"/>
    <w:rsid w:val="008E2185"/>
    <w:rsid w:val="008E2329"/>
    <w:rsid w:val="008E2C3B"/>
    <w:rsid w:val="008E3A34"/>
    <w:rsid w:val="008E4909"/>
    <w:rsid w:val="008E4F42"/>
    <w:rsid w:val="008E521C"/>
    <w:rsid w:val="008E53DB"/>
    <w:rsid w:val="008E5F85"/>
    <w:rsid w:val="008E66F5"/>
    <w:rsid w:val="008E7FA0"/>
    <w:rsid w:val="008F0146"/>
    <w:rsid w:val="008F0224"/>
    <w:rsid w:val="008F049D"/>
    <w:rsid w:val="008F056B"/>
    <w:rsid w:val="008F0A67"/>
    <w:rsid w:val="008F1808"/>
    <w:rsid w:val="008F1C73"/>
    <w:rsid w:val="008F1E60"/>
    <w:rsid w:val="008F3336"/>
    <w:rsid w:val="008F3DCC"/>
    <w:rsid w:val="008F42BD"/>
    <w:rsid w:val="008F4A70"/>
    <w:rsid w:val="008F4E5A"/>
    <w:rsid w:val="008F50A5"/>
    <w:rsid w:val="008F58EB"/>
    <w:rsid w:val="008F5BE0"/>
    <w:rsid w:val="008F6028"/>
    <w:rsid w:val="008F609E"/>
    <w:rsid w:val="008F65AA"/>
    <w:rsid w:val="008F6950"/>
    <w:rsid w:val="008F6A45"/>
    <w:rsid w:val="008F6CBB"/>
    <w:rsid w:val="008F6ECC"/>
    <w:rsid w:val="008F7B1E"/>
    <w:rsid w:val="008F7E49"/>
    <w:rsid w:val="008F7EFD"/>
    <w:rsid w:val="0090025F"/>
    <w:rsid w:val="00900590"/>
    <w:rsid w:val="009006D7"/>
    <w:rsid w:val="009008D0"/>
    <w:rsid w:val="009010E1"/>
    <w:rsid w:val="009011BE"/>
    <w:rsid w:val="009012B6"/>
    <w:rsid w:val="009012D5"/>
    <w:rsid w:val="00901513"/>
    <w:rsid w:val="0090157D"/>
    <w:rsid w:val="00902322"/>
    <w:rsid w:val="00902462"/>
    <w:rsid w:val="00902D34"/>
    <w:rsid w:val="009031AE"/>
    <w:rsid w:val="009034C0"/>
    <w:rsid w:val="00903677"/>
    <w:rsid w:val="00903C7A"/>
    <w:rsid w:val="0090411A"/>
    <w:rsid w:val="00904447"/>
    <w:rsid w:val="00904508"/>
    <w:rsid w:val="00904637"/>
    <w:rsid w:val="00904673"/>
    <w:rsid w:val="00904697"/>
    <w:rsid w:val="00904E6D"/>
    <w:rsid w:val="0090532C"/>
    <w:rsid w:val="009053A2"/>
    <w:rsid w:val="009053CA"/>
    <w:rsid w:val="0090624F"/>
    <w:rsid w:val="009068A1"/>
    <w:rsid w:val="00906AA7"/>
    <w:rsid w:val="00906AB3"/>
    <w:rsid w:val="00906C4D"/>
    <w:rsid w:val="00906E0C"/>
    <w:rsid w:val="00907122"/>
    <w:rsid w:val="0090720A"/>
    <w:rsid w:val="009073AF"/>
    <w:rsid w:val="00907612"/>
    <w:rsid w:val="009079FE"/>
    <w:rsid w:val="00907FBB"/>
    <w:rsid w:val="00907FCD"/>
    <w:rsid w:val="009103CC"/>
    <w:rsid w:val="0091089F"/>
    <w:rsid w:val="0091095A"/>
    <w:rsid w:val="00910BC8"/>
    <w:rsid w:val="00910CF7"/>
    <w:rsid w:val="0091120F"/>
    <w:rsid w:val="00912195"/>
    <w:rsid w:val="0091277F"/>
    <w:rsid w:val="009128C2"/>
    <w:rsid w:val="00912BAB"/>
    <w:rsid w:val="00912E32"/>
    <w:rsid w:val="0091321C"/>
    <w:rsid w:val="009136AD"/>
    <w:rsid w:val="00913C59"/>
    <w:rsid w:val="009144E6"/>
    <w:rsid w:val="00914A17"/>
    <w:rsid w:val="00914F0F"/>
    <w:rsid w:val="00915812"/>
    <w:rsid w:val="00915C41"/>
    <w:rsid w:val="00915E20"/>
    <w:rsid w:val="00916336"/>
    <w:rsid w:val="00916582"/>
    <w:rsid w:val="00916822"/>
    <w:rsid w:val="009168D3"/>
    <w:rsid w:val="00916919"/>
    <w:rsid w:val="00917140"/>
    <w:rsid w:val="0091716C"/>
    <w:rsid w:val="0091765A"/>
    <w:rsid w:val="00917B8F"/>
    <w:rsid w:val="00917F2E"/>
    <w:rsid w:val="009203B2"/>
    <w:rsid w:val="009204C2"/>
    <w:rsid w:val="0092083C"/>
    <w:rsid w:val="00920E63"/>
    <w:rsid w:val="00920FC3"/>
    <w:rsid w:val="00921118"/>
    <w:rsid w:val="00921419"/>
    <w:rsid w:val="009214B6"/>
    <w:rsid w:val="009215F6"/>
    <w:rsid w:val="00921BC8"/>
    <w:rsid w:val="00922B23"/>
    <w:rsid w:val="00922E83"/>
    <w:rsid w:val="00922FC7"/>
    <w:rsid w:val="0092325D"/>
    <w:rsid w:val="0092357E"/>
    <w:rsid w:val="0092385D"/>
    <w:rsid w:val="00923BF4"/>
    <w:rsid w:val="00924C68"/>
    <w:rsid w:val="0092520A"/>
    <w:rsid w:val="00925D07"/>
    <w:rsid w:val="009265A2"/>
    <w:rsid w:val="00926A2A"/>
    <w:rsid w:val="00926BA7"/>
    <w:rsid w:val="0092720F"/>
    <w:rsid w:val="0092731B"/>
    <w:rsid w:val="00927436"/>
    <w:rsid w:val="009302BE"/>
    <w:rsid w:val="00930403"/>
    <w:rsid w:val="00930654"/>
    <w:rsid w:val="00930CDD"/>
    <w:rsid w:val="00930F32"/>
    <w:rsid w:val="009315D4"/>
    <w:rsid w:val="009315F3"/>
    <w:rsid w:val="00931B1B"/>
    <w:rsid w:val="00932116"/>
    <w:rsid w:val="009322F1"/>
    <w:rsid w:val="009327DC"/>
    <w:rsid w:val="00932A10"/>
    <w:rsid w:val="00932AF3"/>
    <w:rsid w:val="009331C6"/>
    <w:rsid w:val="009333B0"/>
    <w:rsid w:val="009333CA"/>
    <w:rsid w:val="0093353D"/>
    <w:rsid w:val="009337FD"/>
    <w:rsid w:val="00933B93"/>
    <w:rsid w:val="009341A9"/>
    <w:rsid w:val="00934481"/>
    <w:rsid w:val="00934538"/>
    <w:rsid w:val="00934B22"/>
    <w:rsid w:val="00934D42"/>
    <w:rsid w:val="00935F0C"/>
    <w:rsid w:val="00935F0E"/>
    <w:rsid w:val="009367E7"/>
    <w:rsid w:val="009368A7"/>
    <w:rsid w:val="00936A39"/>
    <w:rsid w:val="00936C3A"/>
    <w:rsid w:val="00936D51"/>
    <w:rsid w:val="00936D8F"/>
    <w:rsid w:val="009374EE"/>
    <w:rsid w:val="00937855"/>
    <w:rsid w:val="009379A9"/>
    <w:rsid w:val="00937A81"/>
    <w:rsid w:val="0094025D"/>
    <w:rsid w:val="009404D3"/>
    <w:rsid w:val="009405F6"/>
    <w:rsid w:val="00940C92"/>
    <w:rsid w:val="00941326"/>
    <w:rsid w:val="00941398"/>
    <w:rsid w:val="0094179E"/>
    <w:rsid w:val="00941D4D"/>
    <w:rsid w:val="00942334"/>
    <w:rsid w:val="00942347"/>
    <w:rsid w:val="009426C8"/>
    <w:rsid w:val="009428B9"/>
    <w:rsid w:val="00942C0B"/>
    <w:rsid w:val="00942D5A"/>
    <w:rsid w:val="0094306B"/>
    <w:rsid w:val="0094317D"/>
    <w:rsid w:val="009431E3"/>
    <w:rsid w:val="009435F8"/>
    <w:rsid w:val="00943CC3"/>
    <w:rsid w:val="00944090"/>
    <w:rsid w:val="0094460B"/>
    <w:rsid w:val="00944985"/>
    <w:rsid w:val="00944A8F"/>
    <w:rsid w:val="00944D44"/>
    <w:rsid w:val="00945871"/>
    <w:rsid w:val="00945C94"/>
    <w:rsid w:val="009464DC"/>
    <w:rsid w:val="009466AE"/>
    <w:rsid w:val="009467C1"/>
    <w:rsid w:val="009467CC"/>
    <w:rsid w:val="00946B0A"/>
    <w:rsid w:val="00946CA5"/>
    <w:rsid w:val="00947261"/>
    <w:rsid w:val="009472A5"/>
    <w:rsid w:val="0094795E"/>
    <w:rsid w:val="00947B05"/>
    <w:rsid w:val="00950387"/>
    <w:rsid w:val="009509DF"/>
    <w:rsid w:val="00950C96"/>
    <w:rsid w:val="00950D06"/>
    <w:rsid w:val="00950DEC"/>
    <w:rsid w:val="0095107D"/>
    <w:rsid w:val="00951481"/>
    <w:rsid w:val="00951A30"/>
    <w:rsid w:val="00951B38"/>
    <w:rsid w:val="00951FB1"/>
    <w:rsid w:val="00952274"/>
    <w:rsid w:val="00952694"/>
    <w:rsid w:val="0095291A"/>
    <w:rsid w:val="00952C6A"/>
    <w:rsid w:val="00952EF3"/>
    <w:rsid w:val="00953657"/>
    <w:rsid w:val="00953B26"/>
    <w:rsid w:val="00953BA1"/>
    <w:rsid w:val="00953E2D"/>
    <w:rsid w:val="009540FE"/>
    <w:rsid w:val="009550B4"/>
    <w:rsid w:val="0095517C"/>
    <w:rsid w:val="00955192"/>
    <w:rsid w:val="009551C9"/>
    <w:rsid w:val="009551EA"/>
    <w:rsid w:val="009559C4"/>
    <w:rsid w:val="00955C39"/>
    <w:rsid w:val="00955DCF"/>
    <w:rsid w:val="00955FCF"/>
    <w:rsid w:val="009568D4"/>
    <w:rsid w:val="00956AEB"/>
    <w:rsid w:val="00956B9D"/>
    <w:rsid w:val="00956C3F"/>
    <w:rsid w:val="00956D39"/>
    <w:rsid w:val="009571CB"/>
    <w:rsid w:val="0095767D"/>
    <w:rsid w:val="00957B7C"/>
    <w:rsid w:val="0096004B"/>
    <w:rsid w:val="0096041A"/>
    <w:rsid w:val="00960A5E"/>
    <w:rsid w:val="00961826"/>
    <w:rsid w:val="00962158"/>
    <w:rsid w:val="009623BB"/>
    <w:rsid w:val="0096259E"/>
    <w:rsid w:val="0096282C"/>
    <w:rsid w:val="0096298E"/>
    <w:rsid w:val="009629C9"/>
    <w:rsid w:val="00962EB2"/>
    <w:rsid w:val="00963137"/>
    <w:rsid w:val="0096341D"/>
    <w:rsid w:val="009637EF"/>
    <w:rsid w:val="009638F7"/>
    <w:rsid w:val="00963DAE"/>
    <w:rsid w:val="0096478C"/>
    <w:rsid w:val="00964DEB"/>
    <w:rsid w:val="00964E8C"/>
    <w:rsid w:val="009651D0"/>
    <w:rsid w:val="0096559B"/>
    <w:rsid w:val="00965C6A"/>
    <w:rsid w:val="00965C7F"/>
    <w:rsid w:val="00965E5C"/>
    <w:rsid w:val="0096644C"/>
    <w:rsid w:val="00966CAE"/>
    <w:rsid w:val="00966CF1"/>
    <w:rsid w:val="00966DB2"/>
    <w:rsid w:val="00966F16"/>
    <w:rsid w:val="009676BC"/>
    <w:rsid w:val="009677FF"/>
    <w:rsid w:val="00967D0F"/>
    <w:rsid w:val="00967DCC"/>
    <w:rsid w:val="00970F2D"/>
    <w:rsid w:val="0097125B"/>
    <w:rsid w:val="0097162B"/>
    <w:rsid w:val="00971687"/>
    <w:rsid w:val="00971AC2"/>
    <w:rsid w:val="00971ADC"/>
    <w:rsid w:val="00971ED1"/>
    <w:rsid w:val="009728B1"/>
    <w:rsid w:val="00972ABC"/>
    <w:rsid w:val="00972E61"/>
    <w:rsid w:val="0097327A"/>
    <w:rsid w:val="00973AC0"/>
    <w:rsid w:val="00974162"/>
    <w:rsid w:val="00974400"/>
    <w:rsid w:val="00974D72"/>
    <w:rsid w:val="009751AC"/>
    <w:rsid w:val="00975894"/>
    <w:rsid w:val="009758E3"/>
    <w:rsid w:val="00975B9D"/>
    <w:rsid w:val="00975F62"/>
    <w:rsid w:val="009760DE"/>
    <w:rsid w:val="0097659C"/>
    <w:rsid w:val="00976F10"/>
    <w:rsid w:val="009772CC"/>
    <w:rsid w:val="00977406"/>
    <w:rsid w:val="00977F61"/>
    <w:rsid w:val="00980560"/>
    <w:rsid w:val="00980E23"/>
    <w:rsid w:val="00981035"/>
    <w:rsid w:val="009810AC"/>
    <w:rsid w:val="00981350"/>
    <w:rsid w:val="00981464"/>
    <w:rsid w:val="0098155E"/>
    <w:rsid w:val="009821EB"/>
    <w:rsid w:val="009823B2"/>
    <w:rsid w:val="009834D3"/>
    <w:rsid w:val="00983798"/>
    <w:rsid w:val="009839D1"/>
    <w:rsid w:val="00983CE2"/>
    <w:rsid w:val="00983EF6"/>
    <w:rsid w:val="00983F46"/>
    <w:rsid w:val="009840BD"/>
    <w:rsid w:val="00984198"/>
    <w:rsid w:val="0098535F"/>
    <w:rsid w:val="009853C4"/>
    <w:rsid w:val="009853FF"/>
    <w:rsid w:val="00985D31"/>
    <w:rsid w:val="00985E3F"/>
    <w:rsid w:val="00986950"/>
    <w:rsid w:val="0098697E"/>
    <w:rsid w:val="00986DFA"/>
    <w:rsid w:val="0098725E"/>
    <w:rsid w:val="00987465"/>
    <w:rsid w:val="0098796F"/>
    <w:rsid w:val="00987DF5"/>
    <w:rsid w:val="00987E37"/>
    <w:rsid w:val="00987FC1"/>
    <w:rsid w:val="00987FDC"/>
    <w:rsid w:val="00990267"/>
    <w:rsid w:val="009904F7"/>
    <w:rsid w:val="009905AE"/>
    <w:rsid w:val="0099069D"/>
    <w:rsid w:val="00990B52"/>
    <w:rsid w:val="00990FE4"/>
    <w:rsid w:val="00991301"/>
    <w:rsid w:val="00991527"/>
    <w:rsid w:val="00991939"/>
    <w:rsid w:val="00991AF4"/>
    <w:rsid w:val="00991BBF"/>
    <w:rsid w:val="00991DA2"/>
    <w:rsid w:val="00991FE9"/>
    <w:rsid w:val="00992133"/>
    <w:rsid w:val="0099220E"/>
    <w:rsid w:val="00992464"/>
    <w:rsid w:val="00992890"/>
    <w:rsid w:val="00992EED"/>
    <w:rsid w:val="00992F10"/>
    <w:rsid w:val="00992F71"/>
    <w:rsid w:val="009934C3"/>
    <w:rsid w:val="00993737"/>
    <w:rsid w:val="00993A0C"/>
    <w:rsid w:val="00993DEE"/>
    <w:rsid w:val="0099454D"/>
    <w:rsid w:val="0099457D"/>
    <w:rsid w:val="009949D5"/>
    <w:rsid w:val="00994B71"/>
    <w:rsid w:val="0099551E"/>
    <w:rsid w:val="00995FA4"/>
    <w:rsid w:val="00995FD7"/>
    <w:rsid w:val="009960B7"/>
    <w:rsid w:val="00996117"/>
    <w:rsid w:val="0099614D"/>
    <w:rsid w:val="009961E4"/>
    <w:rsid w:val="00996258"/>
    <w:rsid w:val="00996506"/>
    <w:rsid w:val="009966D2"/>
    <w:rsid w:val="00996B22"/>
    <w:rsid w:val="00996DFD"/>
    <w:rsid w:val="0099746A"/>
    <w:rsid w:val="009974E6"/>
    <w:rsid w:val="009A0324"/>
    <w:rsid w:val="009A0A9B"/>
    <w:rsid w:val="009A0D1B"/>
    <w:rsid w:val="009A1645"/>
    <w:rsid w:val="009A22CE"/>
    <w:rsid w:val="009A2633"/>
    <w:rsid w:val="009A2E0C"/>
    <w:rsid w:val="009A2EBA"/>
    <w:rsid w:val="009A3002"/>
    <w:rsid w:val="009A35B9"/>
    <w:rsid w:val="009A376F"/>
    <w:rsid w:val="009A3A04"/>
    <w:rsid w:val="009A3C1C"/>
    <w:rsid w:val="009A3DF5"/>
    <w:rsid w:val="009A46FC"/>
    <w:rsid w:val="009A4719"/>
    <w:rsid w:val="009A475A"/>
    <w:rsid w:val="009A4863"/>
    <w:rsid w:val="009A5092"/>
    <w:rsid w:val="009A5557"/>
    <w:rsid w:val="009A5B50"/>
    <w:rsid w:val="009A5BF0"/>
    <w:rsid w:val="009A632D"/>
    <w:rsid w:val="009A6348"/>
    <w:rsid w:val="009A65F9"/>
    <w:rsid w:val="009A761E"/>
    <w:rsid w:val="009A76DC"/>
    <w:rsid w:val="009A7711"/>
    <w:rsid w:val="009A773B"/>
    <w:rsid w:val="009A7A25"/>
    <w:rsid w:val="009B058E"/>
    <w:rsid w:val="009B0699"/>
    <w:rsid w:val="009B07A0"/>
    <w:rsid w:val="009B0B59"/>
    <w:rsid w:val="009B0F71"/>
    <w:rsid w:val="009B105C"/>
    <w:rsid w:val="009B14E5"/>
    <w:rsid w:val="009B1516"/>
    <w:rsid w:val="009B16E8"/>
    <w:rsid w:val="009B189B"/>
    <w:rsid w:val="009B1986"/>
    <w:rsid w:val="009B1996"/>
    <w:rsid w:val="009B21CD"/>
    <w:rsid w:val="009B2A00"/>
    <w:rsid w:val="009B2DC6"/>
    <w:rsid w:val="009B337B"/>
    <w:rsid w:val="009B38AE"/>
    <w:rsid w:val="009B407A"/>
    <w:rsid w:val="009B4163"/>
    <w:rsid w:val="009B41B9"/>
    <w:rsid w:val="009B542A"/>
    <w:rsid w:val="009B5AC5"/>
    <w:rsid w:val="009B5BA1"/>
    <w:rsid w:val="009B5BB5"/>
    <w:rsid w:val="009B5E43"/>
    <w:rsid w:val="009B5FCF"/>
    <w:rsid w:val="009B6160"/>
    <w:rsid w:val="009B6AC3"/>
    <w:rsid w:val="009B6D04"/>
    <w:rsid w:val="009B6FA3"/>
    <w:rsid w:val="009B76E9"/>
    <w:rsid w:val="009B77B5"/>
    <w:rsid w:val="009B7AFC"/>
    <w:rsid w:val="009B7BCD"/>
    <w:rsid w:val="009B7F13"/>
    <w:rsid w:val="009C00E6"/>
    <w:rsid w:val="009C050E"/>
    <w:rsid w:val="009C06BB"/>
    <w:rsid w:val="009C07B5"/>
    <w:rsid w:val="009C0A2B"/>
    <w:rsid w:val="009C0D80"/>
    <w:rsid w:val="009C1235"/>
    <w:rsid w:val="009C1A23"/>
    <w:rsid w:val="009C21B0"/>
    <w:rsid w:val="009C21E8"/>
    <w:rsid w:val="009C2507"/>
    <w:rsid w:val="009C2AFF"/>
    <w:rsid w:val="009C32A9"/>
    <w:rsid w:val="009C36C5"/>
    <w:rsid w:val="009C38C3"/>
    <w:rsid w:val="009C399D"/>
    <w:rsid w:val="009C3C2E"/>
    <w:rsid w:val="009C4BA9"/>
    <w:rsid w:val="009C4EFB"/>
    <w:rsid w:val="009C50ED"/>
    <w:rsid w:val="009C5508"/>
    <w:rsid w:val="009C5509"/>
    <w:rsid w:val="009C62D9"/>
    <w:rsid w:val="009C68E3"/>
    <w:rsid w:val="009C6936"/>
    <w:rsid w:val="009C69A7"/>
    <w:rsid w:val="009C6E8B"/>
    <w:rsid w:val="009C71ED"/>
    <w:rsid w:val="009C740F"/>
    <w:rsid w:val="009C7EDD"/>
    <w:rsid w:val="009C7F26"/>
    <w:rsid w:val="009D004D"/>
    <w:rsid w:val="009D0346"/>
    <w:rsid w:val="009D035F"/>
    <w:rsid w:val="009D0497"/>
    <w:rsid w:val="009D04A8"/>
    <w:rsid w:val="009D058A"/>
    <w:rsid w:val="009D07EE"/>
    <w:rsid w:val="009D0D2A"/>
    <w:rsid w:val="009D121D"/>
    <w:rsid w:val="009D1B41"/>
    <w:rsid w:val="009D203B"/>
    <w:rsid w:val="009D2223"/>
    <w:rsid w:val="009D263E"/>
    <w:rsid w:val="009D2BB4"/>
    <w:rsid w:val="009D2D86"/>
    <w:rsid w:val="009D2E67"/>
    <w:rsid w:val="009D3993"/>
    <w:rsid w:val="009D3F1D"/>
    <w:rsid w:val="009D4FEA"/>
    <w:rsid w:val="009D59F8"/>
    <w:rsid w:val="009D62F4"/>
    <w:rsid w:val="009D6523"/>
    <w:rsid w:val="009D6A1C"/>
    <w:rsid w:val="009D70FC"/>
    <w:rsid w:val="009D7124"/>
    <w:rsid w:val="009D7359"/>
    <w:rsid w:val="009D7580"/>
    <w:rsid w:val="009D7A57"/>
    <w:rsid w:val="009D7A6E"/>
    <w:rsid w:val="009D7B72"/>
    <w:rsid w:val="009D7BC4"/>
    <w:rsid w:val="009D7D3C"/>
    <w:rsid w:val="009D7E20"/>
    <w:rsid w:val="009D7F8A"/>
    <w:rsid w:val="009E03D8"/>
    <w:rsid w:val="009E09C9"/>
    <w:rsid w:val="009E0A00"/>
    <w:rsid w:val="009E0BE4"/>
    <w:rsid w:val="009E120F"/>
    <w:rsid w:val="009E16F2"/>
    <w:rsid w:val="009E177B"/>
    <w:rsid w:val="009E1874"/>
    <w:rsid w:val="009E1B25"/>
    <w:rsid w:val="009E21CD"/>
    <w:rsid w:val="009E342A"/>
    <w:rsid w:val="009E35DA"/>
    <w:rsid w:val="009E38EC"/>
    <w:rsid w:val="009E3925"/>
    <w:rsid w:val="009E398F"/>
    <w:rsid w:val="009E4599"/>
    <w:rsid w:val="009E4626"/>
    <w:rsid w:val="009E4803"/>
    <w:rsid w:val="009E4A7F"/>
    <w:rsid w:val="009E4AD3"/>
    <w:rsid w:val="009E52E4"/>
    <w:rsid w:val="009E5D57"/>
    <w:rsid w:val="009E620F"/>
    <w:rsid w:val="009E6255"/>
    <w:rsid w:val="009E62BA"/>
    <w:rsid w:val="009E6485"/>
    <w:rsid w:val="009E6827"/>
    <w:rsid w:val="009E6F05"/>
    <w:rsid w:val="009E751B"/>
    <w:rsid w:val="009F0605"/>
    <w:rsid w:val="009F17EB"/>
    <w:rsid w:val="009F18E0"/>
    <w:rsid w:val="009F1934"/>
    <w:rsid w:val="009F1EBB"/>
    <w:rsid w:val="009F23F2"/>
    <w:rsid w:val="009F24FD"/>
    <w:rsid w:val="009F2AE6"/>
    <w:rsid w:val="009F2B24"/>
    <w:rsid w:val="009F2BB8"/>
    <w:rsid w:val="009F348A"/>
    <w:rsid w:val="009F3567"/>
    <w:rsid w:val="009F3B5B"/>
    <w:rsid w:val="009F4054"/>
    <w:rsid w:val="009F41B3"/>
    <w:rsid w:val="009F421E"/>
    <w:rsid w:val="009F4599"/>
    <w:rsid w:val="009F48BF"/>
    <w:rsid w:val="009F4D33"/>
    <w:rsid w:val="009F4E58"/>
    <w:rsid w:val="009F59D6"/>
    <w:rsid w:val="009F610E"/>
    <w:rsid w:val="009F61DC"/>
    <w:rsid w:val="009F6A91"/>
    <w:rsid w:val="009F73BB"/>
    <w:rsid w:val="009F75EB"/>
    <w:rsid w:val="009F76B4"/>
    <w:rsid w:val="009F7729"/>
    <w:rsid w:val="009F79C0"/>
    <w:rsid w:val="00A001A9"/>
    <w:rsid w:val="00A006AE"/>
    <w:rsid w:val="00A00C5C"/>
    <w:rsid w:val="00A00EA5"/>
    <w:rsid w:val="00A00EE6"/>
    <w:rsid w:val="00A011FA"/>
    <w:rsid w:val="00A018A2"/>
    <w:rsid w:val="00A020D9"/>
    <w:rsid w:val="00A021DD"/>
    <w:rsid w:val="00A02259"/>
    <w:rsid w:val="00A02655"/>
    <w:rsid w:val="00A028F3"/>
    <w:rsid w:val="00A029FB"/>
    <w:rsid w:val="00A02AAD"/>
    <w:rsid w:val="00A037C9"/>
    <w:rsid w:val="00A03B8F"/>
    <w:rsid w:val="00A03D70"/>
    <w:rsid w:val="00A04279"/>
    <w:rsid w:val="00A04498"/>
    <w:rsid w:val="00A04BEB"/>
    <w:rsid w:val="00A04ED7"/>
    <w:rsid w:val="00A055AE"/>
    <w:rsid w:val="00A05D43"/>
    <w:rsid w:val="00A05E32"/>
    <w:rsid w:val="00A06266"/>
    <w:rsid w:val="00A079A4"/>
    <w:rsid w:val="00A07A6A"/>
    <w:rsid w:val="00A07B7F"/>
    <w:rsid w:val="00A1014C"/>
    <w:rsid w:val="00A10951"/>
    <w:rsid w:val="00A10BA0"/>
    <w:rsid w:val="00A10E81"/>
    <w:rsid w:val="00A11318"/>
    <w:rsid w:val="00A1182D"/>
    <w:rsid w:val="00A11911"/>
    <w:rsid w:val="00A124A9"/>
    <w:rsid w:val="00A1293F"/>
    <w:rsid w:val="00A12FBF"/>
    <w:rsid w:val="00A133E7"/>
    <w:rsid w:val="00A13643"/>
    <w:rsid w:val="00A138E5"/>
    <w:rsid w:val="00A13B00"/>
    <w:rsid w:val="00A142A9"/>
    <w:rsid w:val="00A1437E"/>
    <w:rsid w:val="00A14444"/>
    <w:rsid w:val="00A14E90"/>
    <w:rsid w:val="00A14E92"/>
    <w:rsid w:val="00A1543F"/>
    <w:rsid w:val="00A155B2"/>
    <w:rsid w:val="00A15A0F"/>
    <w:rsid w:val="00A15D71"/>
    <w:rsid w:val="00A15ECD"/>
    <w:rsid w:val="00A15F7A"/>
    <w:rsid w:val="00A1621E"/>
    <w:rsid w:val="00A1687A"/>
    <w:rsid w:val="00A16A70"/>
    <w:rsid w:val="00A16FEA"/>
    <w:rsid w:val="00A17BB8"/>
    <w:rsid w:val="00A17C00"/>
    <w:rsid w:val="00A17DBB"/>
    <w:rsid w:val="00A202D6"/>
    <w:rsid w:val="00A20530"/>
    <w:rsid w:val="00A2063A"/>
    <w:rsid w:val="00A20BEF"/>
    <w:rsid w:val="00A215AA"/>
    <w:rsid w:val="00A2179D"/>
    <w:rsid w:val="00A2181B"/>
    <w:rsid w:val="00A21914"/>
    <w:rsid w:val="00A21AEF"/>
    <w:rsid w:val="00A2240F"/>
    <w:rsid w:val="00A2287E"/>
    <w:rsid w:val="00A22884"/>
    <w:rsid w:val="00A2295D"/>
    <w:rsid w:val="00A22CA7"/>
    <w:rsid w:val="00A23032"/>
    <w:rsid w:val="00A23F51"/>
    <w:rsid w:val="00A249B4"/>
    <w:rsid w:val="00A24AC4"/>
    <w:rsid w:val="00A25590"/>
    <w:rsid w:val="00A256A7"/>
    <w:rsid w:val="00A2586E"/>
    <w:rsid w:val="00A25B6A"/>
    <w:rsid w:val="00A25DDC"/>
    <w:rsid w:val="00A26916"/>
    <w:rsid w:val="00A26AB0"/>
    <w:rsid w:val="00A27116"/>
    <w:rsid w:val="00A27638"/>
    <w:rsid w:val="00A27CAE"/>
    <w:rsid w:val="00A3077D"/>
    <w:rsid w:val="00A30D0F"/>
    <w:rsid w:val="00A3166A"/>
    <w:rsid w:val="00A31724"/>
    <w:rsid w:val="00A3173F"/>
    <w:rsid w:val="00A323F5"/>
    <w:rsid w:val="00A324D2"/>
    <w:rsid w:val="00A32CC0"/>
    <w:rsid w:val="00A32F34"/>
    <w:rsid w:val="00A33293"/>
    <w:rsid w:val="00A3344F"/>
    <w:rsid w:val="00A336F1"/>
    <w:rsid w:val="00A33AC0"/>
    <w:rsid w:val="00A3432C"/>
    <w:rsid w:val="00A3454B"/>
    <w:rsid w:val="00A34675"/>
    <w:rsid w:val="00A34925"/>
    <w:rsid w:val="00A34A15"/>
    <w:rsid w:val="00A3559C"/>
    <w:rsid w:val="00A35923"/>
    <w:rsid w:val="00A35DBF"/>
    <w:rsid w:val="00A35E3E"/>
    <w:rsid w:val="00A35E8D"/>
    <w:rsid w:val="00A36087"/>
    <w:rsid w:val="00A3612B"/>
    <w:rsid w:val="00A36486"/>
    <w:rsid w:val="00A368C7"/>
    <w:rsid w:val="00A371A7"/>
    <w:rsid w:val="00A37305"/>
    <w:rsid w:val="00A37509"/>
    <w:rsid w:val="00A4024F"/>
    <w:rsid w:val="00A41463"/>
    <w:rsid w:val="00A416EE"/>
    <w:rsid w:val="00A41F4F"/>
    <w:rsid w:val="00A42424"/>
    <w:rsid w:val="00A425A6"/>
    <w:rsid w:val="00A42F1D"/>
    <w:rsid w:val="00A43225"/>
    <w:rsid w:val="00A43758"/>
    <w:rsid w:val="00A437EA"/>
    <w:rsid w:val="00A43A45"/>
    <w:rsid w:val="00A43AE0"/>
    <w:rsid w:val="00A44640"/>
    <w:rsid w:val="00A44649"/>
    <w:rsid w:val="00A44CBC"/>
    <w:rsid w:val="00A455B8"/>
    <w:rsid w:val="00A456E1"/>
    <w:rsid w:val="00A458FA"/>
    <w:rsid w:val="00A46221"/>
    <w:rsid w:val="00A46597"/>
    <w:rsid w:val="00A4701C"/>
    <w:rsid w:val="00A4705F"/>
    <w:rsid w:val="00A476AE"/>
    <w:rsid w:val="00A4785C"/>
    <w:rsid w:val="00A47B18"/>
    <w:rsid w:val="00A47CDC"/>
    <w:rsid w:val="00A50153"/>
    <w:rsid w:val="00A501A0"/>
    <w:rsid w:val="00A502CE"/>
    <w:rsid w:val="00A5084E"/>
    <w:rsid w:val="00A508B8"/>
    <w:rsid w:val="00A512B7"/>
    <w:rsid w:val="00A518E1"/>
    <w:rsid w:val="00A52103"/>
    <w:rsid w:val="00A521F3"/>
    <w:rsid w:val="00A524E7"/>
    <w:rsid w:val="00A52711"/>
    <w:rsid w:val="00A5281A"/>
    <w:rsid w:val="00A52950"/>
    <w:rsid w:val="00A52C29"/>
    <w:rsid w:val="00A52D77"/>
    <w:rsid w:val="00A5393F"/>
    <w:rsid w:val="00A53A74"/>
    <w:rsid w:val="00A54540"/>
    <w:rsid w:val="00A54576"/>
    <w:rsid w:val="00A5489F"/>
    <w:rsid w:val="00A54A8D"/>
    <w:rsid w:val="00A54E60"/>
    <w:rsid w:val="00A54EAE"/>
    <w:rsid w:val="00A54FE5"/>
    <w:rsid w:val="00A551E3"/>
    <w:rsid w:val="00A552B4"/>
    <w:rsid w:val="00A553A1"/>
    <w:rsid w:val="00A55585"/>
    <w:rsid w:val="00A55B3B"/>
    <w:rsid w:val="00A55E45"/>
    <w:rsid w:val="00A5633D"/>
    <w:rsid w:val="00A5639F"/>
    <w:rsid w:val="00A56530"/>
    <w:rsid w:val="00A566AB"/>
    <w:rsid w:val="00A57469"/>
    <w:rsid w:val="00A576AA"/>
    <w:rsid w:val="00A578E0"/>
    <w:rsid w:val="00A57DC9"/>
    <w:rsid w:val="00A6051D"/>
    <w:rsid w:val="00A60664"/>
    <w:rsid w:val="00A60668"/>
    <w:rsid w:val="00A60832"/>
    <w:rsid w:val="00A6089F"/>
    <w:rsid w:val="00A6090C"/>
    <w:rsid w:val="00A6097D"/>
    <w:rsid w:val="00A60C91"/>
    <w:rsid w:val="00A61121"/>
    <w:rsid w:val="00A6154C"/>
    <w:rsid w:val="00A619BB"/>
    <w:rsid w:val="00A61C43"/>
    <w:rsid w:val="00A62571"/>
    <w:rsid w:val="00A6270B"/>
    <w:rsid w:val="00A62820"/>
    <w:rsid w:val="00A62B22"/>
    <w:rsid w:val="00A62EEC"/>
    <w:rsid w:val="00A63038"/>
    <w:rsid w:val="00A630C6"/>
    <w:rsid w:val="00A6346D"/>
    <w:rsid w:val="00A6376D"/>
    <w:rsid w:val="00A638CC"/>
    <w:rsid w:val="00A63982"/>
    <w:rsid w:val="00A64171"/>
    <w:rsid w:val="00A649E4"/>
    <w:rsid w:val="00A64D81"/>
    <w:rsid w:val="00A66064"/>
    <w:rsid w:val="00A6639A"/>
    <w:rsid w:val="00A664D8"/>
    <w:rsid w:val="00A667D4"/>
    <w:rsid w:val="00A669A9"/>
    <w:rsid w:val="00A66E28"/>
    <w:rsid w:val="00A66FC3"/>
    <w:rsid w:val="00A672A7"/>
    <w:rsid w:val="00A67485"/>
    <w:rsid w:val="00A6783B"/>
    <w:rsid w:val="00A67A59"/>
    <w:rsid w:val="00A7068F"/>
    <w:rsid w:val="00A70AC0"/>
    <w:rsid w:val="00A70C50"/>
    <w:rsid w:val="00A71686"/>
    <w:rsid w:val="00A71D79"/>
    <w:rsid w:val="00A71EF3"/>
    <w:rsid w:val="00A7268A"/>
    <w:rsid w:val="00A72729"/>
    <w:rsid w:val="00A72852"/>
    <w:rsid w:val="00A72939"/>
    <w:rsid w:val="00A72985"/>
    <w:rsid w:val="00A73886"/>
    <w:rsid w:val="00A73E75"/>
    <w:rsid w:val="00A7475A"/>
    <w:rsid w:val="00A74F5F"/>
    <w:rsid w:val="00A751B3"/>
    <w:rsid w:val="00A7556A"/>
    <w:rsid w:val="00A75FBE"/>
    <w:rsid w:val="00A76196"/>
    <w:rsid w:val="00A762EF"/>
    <w:rsid w:val="00A773A0"/>
    <w:rsid w:val="00A776A1"/>
    <w:rsid w:val="00A77A78"/>
    <w:rsid w:val="00A77BD8"/>
    <w:rsid w:val="00A77DA2"/>
    <w:rsid w:val="00A77EEA"/>
    <w:rsid w:val="00A805D0"/>
    <w:rsid w:val="00A80B47"/>
    <w:rsid w:val="00A81228"/>
    <w:rsid w:val="00A813FC"/>
    <w:rsid w:val="00A8178B"/>
    <w:rsid w:val="00A81E65"/>
    <w:rsid w:val="00A8222D"/>
    <w:rsid w:val="00A82522"/>
    <w:rsid w:val="00A82D0C"/>
    <w:rsid w:val="00A8332F"/>
    <w:rsid w:val="00A8356B"/>
    <w:rsid w:val="00A8366F"/>
    <w:rsid w:val="00A83974"/>
    <w:rsid w:val="00A83B61"/>
    <w:rsid w:val="00A83BC0"/>
    <w:rsid w:val="00A83BD1"/>
    <w:rsid w:val="00A83C28"/>
    <w:rsid w:val="00A83EC0"/>
    <w:rsid w:val="00A846FD"/>
    <w:rsid w:val="00A84764"/>
    <w:rsid w:val="00A847FA"/>
    <w:rsid w:val="00A8486A"/>
    <w:rsid w:val="00A84CE2"/>
    <w:rsid w:val="00A84D4F"/>
    <w:rsid w:val="00A84F51"/>
    <w:rsid w:val="00A854A4"/>
    <w:rsid w:val="00A85570"/>
    <w:rsid w:val="00A855BA"/>
    <w:rsid w:val="00A8593A"/>
    <w:rsid w:val="00A85E72"/>
    <w:rsid w:val="00A865C4"/>
    <w:rsid w:val="00A8673D"/>
    <w:rsid w:val="00A8697F"/>
    <w:rsid w:val="00A869BF"/>
    <w:rsid w:val="00A87174"/>
    <w:rsid w:val="00A87287"/>
    <w:rsid w:val="00A876EA"/>
    <w:rsid w:val="00A87C42"/>
    <w:rsid w:val="00A87CAE"/>
    <w:rsid w:val="00A87D6A"/>
    <w:rsid w:val="00A901F6"/>
    <w:rsid w:val="00A90FF3"/>
    <w:rsid w:val="00A91025"/>
    <w:rsid w:val="00A9165F"/>
    <w:rsid w:val="00A91AE4"/>
    <w:rsid w:val="00A91E9B"/>
    <w:rsid w:val="00A91F8D"/>
    <w:rsid w:val="00A92592"/>
    <w:rsid w:val="00A9271A"/>
    <w:rsid w:val="00A92A41"/>
    <w:rsid w:val="00A9300D"/>
    <w:rsid w:val="00A93281"/>
    <w:rsid w:val="00A939A6"/>
    <w:rsid w:val="00A93C75"/>
    <w:rsid w:val="00A94267"/>
    <w:rsid w:val="00A943D8"/>
    <w:rsid w:val="00A94C17"/>
    <w:rsid w:val="00A94FA4"/>
    <w:rsid w:val="00A95DB3"/>
    <w:rsid w:val="00A95F31"/>
    <w:rsid w:val="00A9607F"/>
    <w:rsid w:val="00A960D0"/>
    <w:rsid w:val="00A961A6"/>
    <w:rsid w:val="00A966E0"/>
    <w:rsid w:val="00A968B3"/>
    <w:rsid w:val="00A969E0"/>
    <w:rsid w:val="00A9733F"/>
    <w:rsid w:val="00A977A0"/>
    <w:rsid w:val="00A9790E"/>
    <w:rsid w:val="00A97BF2"/>
    <w:rsid w:val="00A97CA1"/>
    <w:rsid w:val="00AA00A2"/>
    <w:rsid w:val="00AA0570"/>
    <w:rsid w:val="00AA0914"/>
    <w:rsid w:val="00AA0986"/>
    <w:rsid w:val="00AA099E"/>
    <w:rsid w:val="00AA0BC7"/>
    <w:rsid w:val="00AA0C1D"/>
    <w:rsid w:val="00AA0C65"/>
    <w:rsid w:val="00AA147A"/>
    <w:rsid w:val="00AA15DA"/>
    <w:rsid w:val="00AA2F7A"/>
    <w:rsid w:val="00AA37EF"/>
    <w:rsid w:val="00AA3EA3"/>
    <w:rsid w:val="00AA3FFF"/>
    <w:rsid w:val="00AA516D"/>
    <w:rsid w:val="00AA51A4"/>
    <w:rsid w:val="00AA5543"/>
    <w:rsid w:val="00AA5A04"/>
    <w:rsid w:val="00AA5D51"/>
    <w:rsid w:val="00AA5E1C"/>
    <w:rsid w:val="00AA61CD"/>
    <w:rsid w:val="00AA61D1"/>
    <w:rsid w:val="00AA6B7E"/>
    <w:rsid w:val="00AA6C75"/>
    <w:rsid w:val="00AA6EE1"/>
    <w:rsid w:val="00AA71BC"/>
    <w:rsid w:val="00AA7748"/>
    <w:rsid w:val="00AA7B4B"/>
    <w:rsid w:val="00AA7C3C"/>
    <w:rsid w:val="00AB0369"/>
    <w:rsid w:val="00AB03B5"/>
    <w:rsid w:val="00AB0A56"/>
    <w:rsid w:val="00AB12CC"/>
    <w:rsid w:val="00AB1484"/>
    <w:rsid w:val="00AB14C2"/>
    <w:rsid w:val="00AB1948"/>
    <w:rsid w:val="00AB1D31"/>
    <w:rsid w:val="00AB1FF2"/>
    <w:rsid w:val="00AB2105"/>
    <w:rsid w:val="00AB22BE"/>
    <w:rsid w:val="00AB3695"/>
    <w:rsid w:val="00AB3BD5"/>
    <w:rsid w:val="00AB3E11"/>
    <w:rsid w:val="00AB400F"/>
    <w:rsid w:val="00AB41A8"/>
    <w:rsid w:val="00AB4EA1"/>
    <w:rsid w:val="00AB63BD"/>
    <w:rsid w:val="00AB63FD"/>
    <w:rsid w:val="00AB6EC2"/>
    <w:rsid w:val="00AB6EE2"/>
    <w:rsid w:val="00AB702B"/>
    <w:rsid w:val="00AB718A"/>
    <w:rsid w:val="00AB736C"/>
    <w:rsid w:val="00AB7888"/>
    <w:rsid w:val="00AB7A67"/>
    <w:rsid w:val="00AB7C6A"/>
    <w:rsid w:val="00AB7F24"/>
    <w:rsid w:val="00AB7FE5"/>
    <w:rsid w:val="00AC0382"/>
    <w:rsid w:val="00AC089A"/>
    <w:rsid w:val="00AC0B97"/>
    <w:rsid w:val="00AC0DD7"/>
    <w:rsid w:val="00AC11C8"/>
    <w:rsid w:val="00AC1324"/>
    <w:rsid w:val="00AC14AB"/>
    <w:rsid w:val="00AC1921"/>
    <w:rsid w:val="00AC224C"/>
    <w:rsid w:val="00AC22C6"/>
    <w:rsid w:val="00AC2645"/>
    <w:rsid w:val="00AC26E0"/>
    <w:rsid w:val="00AC28BB"/>
    <w:rsid w:val="00AC2C99"/>
    <w:rsid w:val="00AC2F5D"/>
    <w:rsid w:val="00AC300A"/>
    <w:rsid w:val="00AC3078"/>
    <w:rsid w:val="00AC361E"/>
    <w:rsid w:val="00AC363E"/>
    <w:rsid w:val="00AC377B"/>
    <w:rsid w:val="00AC3EDB"/>
    <w:rsid w:val="00AC40E4"/>
    <w:rsid w:val="00AC4234"/>
    <w:rsid w:val="00AC4FF2"/>
    <w:rsid w:val="00AC578C"/>
    <w:rsid w:val="00AC5851"/>
    <w:rsid w:val="00AC5F24"/>
    <w:rsid w:val="00AC606F"/>
    <w:rsid w:val="00AC6378"/>
    <w:rsid w:val="00AC6422"/>
    <w:rsid w:val="00AC6AF2"/>
    <w:rsid w:val="00AC6CF3"/>
    <w:rsid w:val="00AC71A1"/>
    <w:rsid w:val="00AC76C5"/>
    <w:rsid w:val="00AC7CB9"/>
    <w:rsid w:val="00AD0388"/>
    <w:rsid w:val="00AD0D63"/>
    <w:rsid w:val="00AD13D7"/>
    <w:rsid w:val="00AD19CA"/>
    <w:rsid w:val="00AD1A6F"/>
    <w:rsid w:val="00AD1A72"/>
    <w:rsid w:val="00AD1B56"/>
    <w:rsid w:val="00AD1FF8"/>
    <w:rsid w:val="00AD2334"/>
    <w:rsid w:val="00AD2AA0"/>
    <w:rsid w:val="00AD336B"/>
    <w:rsid w:val="00AD36E9"/>
    <w:rsid w:val="00AD3779"/>
    <w:rsid w:val="00AD3A1D"/>
    <w:rsid w:val="00AD3A9A"/>
    <w:rsid w:val="00AD3F27"/>
    <w:rsid w:val="00AD3FBC"/>
    <w:rsid w:val="00AD449C"/>
    <w:rsid w:val="00AD4900"/>
    <w:rsid w:val="00AD49FD"/>
    <w:rsid w:val="00AD505D"/>
    <w:rsid w:val="00AD5393"/>
    <w:rsid w:val="00AD53EA"/>
    <w:rsid w:val="00AD5B56"/>
    <w:rsid w:val="00AD5C9E"/>
    <w:rsid w:val="00AD6241"/>
    <w:rsid w:val="00AD7D45"/>
    <w:rsid w:val="00AE0B21"/>
    <w:rsid w:val="00AE0D88"/>
    <w:rsid w:val="00AE0E06"/>
    <w:rsid w:val="00AE1632"/>
    <w:rsid w:val="00AE16A8"/>
    <w:rsid w:val="00AE17A4"/>
    <w:rsid w:val="00AE197D"/>
    <w:rsid w:val="00AE21C8"/>
    <w:rsid w:val="00AE251C"/>
    <w:rsid w:val="00AE26D6"/>
    <w:rsid w:val="00AE28F8"/>
    <w:rsid w:val="00AE2BBB"/>
    <w:rsid w:val="00AE33A7"/>
    <w:rsid w:val="00AE33F9"/>
    <w:rsid w:val="00AE3439"/>
    <w:rsid w:val="00AE34CC"/>
    <w:rsid w:val="00AE4363"/>
    <w:rsid w:val="00AE4546"/>
    <w:rsid w:val="00AE5046"/>
    <w:rsid w:val="00AE5367"/>
    <w:rsid w:val="00AE54DD"/>
    <w:rsid w:val="00AE5B4F"/>
    <w:rsid w:val="00AE6205"/>
    <w:rsid w:val="00AE66C2"/>
    <w:rsid w:val="00AE6892"/>
    <w:rsid w:val="00AE7145"/>
    <w:rsid w:val="00AE77B3"/>
    <w:rsid w:val="00AE7BFB"/>
    <w:rsid w:val="00AE7D6B"/>
    <w:rsid w:val="00AF0336"/>
    <w:rsid w:val="00AF03A6"/>
    <w:rsid w:val="00AF09B5"/>
    <w:rsid w:val="00AF0DBE"/>
    <w:rsid w:val="00AF0FB0"/>
    <w:rsid w:val="00AF1DCC"/>
    <w:rsid w:val="00AF2333"/>
    <w:rsid w:val="00AF27AD"/>
    <w:rsid w:val="00AF2A22"/>
    <w:rsid w:val="00AF2BCD"/>
    <w:rsid w:val="00AF2F7C"/>
    <w:rsid w:val="00AF30BC"/>
    <w:rsid w:val="00AF35DC"/>
    <w:rsid w:val="00AF3701"/>
    <w:rsid w:val="00AF396E"/>
    <w:rsid w:val="00AF40E1"/>
    <w:rsid w:val="00AF41A6"/>
    <w:rsid w:val="00AF4488"/>
    <w:rsid w:val="00AF481F"/>
    <w:rsid w:val="00AF4D97"/>
    <w:rsid w:val="00AF51BE"/>
    <w:rsid w:val="00AF57F3"/>
    <w:rsid w:val="00AF58E3"/>
    <w:rsid w:val="00AF5B06"/>
    <w:rsid w:val="00AF5B1B"/>
    <w:rsid w:val="00AF5D99"/>
    <w:rsid w:val="00AF5DF9"/>
    <w:rsid w:val="00AF5FE2"/>
    <w:rsid w:val="00AF5FF4"/>
    <w:rsid w:val="00AF6709"/>
    <w:rsid w:val="00AF6737"/>
    <w:rsid w:val="00AF673C"/>
    <w:rsid w:val="00AF6C67"/>
    <w:rsid w:val="00AF7223"/>
    <w:rsid w:val="00AF776F"/>
    <w:rsid w:val="00AF78D3"/>
    <w:rsid w:val="00AF7D2B"/>
    <w:rsid w:val="00AF7F04"/>
    <w:rsid w:val="00AF7FA8"/>
    <w:rsid w:val="00B000BA"/>
    <w:rsid w:val="00B000D3"/>
    <w:rsid w:val="00B0012F"/>
    <w:rsid w:val="00B00392"/>
    <w:rsid w:val="00B00444"/>
    <w:rsid w:val="00B00864"/>
    <w:rsid w:val="00B00A9D"/>
    <w:rsid w:val="00B00CDF"/>
    <w:rsid w:val="00B0107D"/>
    <w:rsid w:val="00B01A9D"/>
    <w:rsid w:val="00B01AD2"/>
    <w:rsid w:val="00B01C53"/>
    <w:rsid w:val="00B0259B"/>
    <w:rsid w:val="00B02608"/>
    <w:rsid w:val="00B02EB8"/>
    <w:rsid w:val="00B037A6"/>
    <w:rsid w:val="00B037F8"/>
    <w:rsid w:val="00B03BC7"/>
    <w:rsid w:val="00B03F1B"/>
    <w:rsid w:val="00B0401C"/>
    <w:rsid w:val="00B044A7"/>
    <w:rsid w:val="00B04525"/>
    <w:rsid w:val="00B04705"/>
    <w:rsid w:val="00B047D2"/>
    <w:rsid w:val="00B048AA"/>
    <w:rsid w:val="00B04E32"/>
    <w:rsid w:val="00B062A5"/>
    <w:rsid w:val="00B06B34"/>
    <w:rsid w:val="00B06C5D"/>
    <w:rsid w:val="00B07968"/>
    <w:rsid w:val="00B07A94"/>
    <w:rsid w:val="00B07B40"/>
    <w:rsid w:val="00B101C7"/>
    <w:rsid w:val="00B1066E"/>
    <w:rsid w:val="00B10ECD"/>
    <w:rsid w:val="00B117DA"/>
    <w:rsid w:val="00B122F4"/>
    <w:rsid w:val="00B1269C"/>
    <w:rsid w:val="00B1284A"/>
    <w:rsid w:val="00B12AD3"/>
    <w:rsid w:val="00B13059"/>
    <w:rsid w:val="00B13354"/>
    <w:rsid w:val="00B136AB"/>
    <w:rsid w:val="00B1476C"/>
    <w:rsid w:val="00B1483C"/>
    <w:rsid w:val="00B14BBB"/>
    <w:rsid w:val="00B14BBD"/>
    <w:rsid w:val="00B14DDA"/>
    <w:rsid w:val="00B1505D"/>
    <w:rsid w:val="00B150AA"/>
    <w:rsid w:val="00B15651"/>
    <w:rsid w:val="00B15A8C"/>
    <w:rsid w:val="00B160CE"/>
    <w:rsid w:val="00B1618C"/>
    <w:rsid w:val="00B16226"/>
    <w:rsid w:val="00B16ADC"/>
    <w:rsid w:val="00B16BA4"/>
    <w:rsid w:val="00B170A1"/>
    <w:rsid w:val="00B170DC"/>
    <w:rsid w:val="00B175B7"/>
    <w:rsid w:val="00B20DB2"/>
    <w:rsid w:val="00B2121F"/>
    <w:rsid w:val="00B218F8"/>
    <w:rsid w:val="00B21A80"/>
    <w:rsid w:val="00B21AC5"/>
    <w:rsid w:val="00B21AFE"/>
    <w:rsid w:val="00B21CED"/>
    <w:rsid w:val="00B21EDD"/>
    <w:rsid w:val="00B21F20"/>
    <w:rsid w:val="00B226E1"/>
    <w:rsid w:val="00B2298F"/>
    <w:rsid w:val="00B22A6E"/>
    <w:rsid w:val="00B22C54"/>
    <w:rsid w:val="00B22D9C"/>
    <w:rsid w:val="00B230A6"/>
    <w:rsid w:val="00B231A4"/>
    <w:rsid w:val="00B23923"/>
    <w:rsid w:val="00B239AC"/>
    <w:rsid w:val="00B24141"/>
    <w:rsid w:val="00B24211"/>
    <w:rsid w:val="00B247DB"/>
    <w:rsid w:val="00B2492E"/>
    <w:rsid w:val="00B24972"/>
    <w:rsid w:val="00B24FAE"/>
    <w:rsid w:val="00B250ED"/>
    <w:rsid w:val="00B25B01"/>
    <w:rsid w:val="00B25B90"/>
    <w:rsid w:val="00B267FE"/>
    <w:rsid w:val="00B26855"/>
    <w:rsid w:val="00B27015"/>
    <w:rsid w:val="00B271FC"/>
    <w:rsid w:val="00B27499"/>
    <w:rsid w:val="00B27647"/>
    <w:rsid w:val="00B2798F"/>
    <w:rsid w:val="00B27D73"/>
    <w:rsid w:val="00B27D74"/>
    <w:rsid w:val="00B30709"/>
    <w:rsid w:val="00B314DF"/>
    <w:rsid w:val="00B31A90"/>
    <w:rsid w:val="00B31D42"/>
    <w:rsid w:val="00B3273A"/>
    <w:rsid w:val="00B330B0"/>
    <w:rsid w:val="00B3353A"/>
    <w:rsid w:val="00B33A23"/>
    <w:rsid w:val="00B3404A"/>
    <w:rsid w:val="00B341E8"/>
    <w:rsid w:val="00B34231"/>
    <w:rsid w:val="00B3426B"/>
    <w:rsid w:val="00B3439B"/>
    <w:rsid w:val="00B3461D"/>
    <w:rsid w:val="00B34B8C"/>
    <w:rsid w:val="00B36905"/>
    <w:rsid w:val="00B36C72"/>
    <w:rsid w:val="00B36CCB"/>
    <w:rsid w:val="00B36E9D"/>
    <w:rsid w:val="00B37161"/>
    <w:rsid w:val="00B3751D"/>
    <w:rsid w:val="00B37EDF"/>
    <w:rsid w:val="00B37F7D"/>
    <w:rsid w:val="00B4038A"/>
    <w:rsid w:val="00B404B5"/>
    <w:rsid w:val="00B405C6"/>
    <w:rsid w:val="00B40646"/>
    <w:rsid w:val="00B406DC"/>
    <w:rsid w:val="00B407AA"/>
    <w:rsid w:val="00B40829"/>
    <w:rsid w:val="00B40A89"/>
    <w:rsid w:val="00B40C45"/>
    <w:rsid w:val="00B41804"/>
    <w:rsid w:val="00B41922"/>
    <w:rsid w:val="00B41A84"/>
    <w:rsid w:val="00B42099"/>
    <w:rsid w:val="00B4219E"/>
    <w:rsid w:val="00B4224C"/>
    <w:rsid w:val="00B42B9C"/>
    <w:rsid w:val="00B43030"/>
    <w:rsid w:val="00B43269"/>
    <w:rsid w:val="00B435D4"/>
    <w:rsid w:val="00B439AD"/>
    <w:rsid w:val="00B439F9"/>
    <w:rsid w:val="00B43CF1"/>
    <w:rsid w:val="00B43F85"/>
    <w:rsid w:val="00B44A17"/>
    <w:rsid w:val="00B45501"/>
    <w:rsid w:val="00B458ED"/>
    <w:rsid w:val="00B45B14"/>
    <w:rsid w:val="00B473C7"/>
    <w:rsid w:val="00B473E4"/>
    <w:rsid w:val="00B477A5"/>
    <w:rsid w:val="00B47A30"/>
    <w:rsid w:val="00B47B0D"/>
    <w:rsid w:val="00B5091A"/>
    <w:rsid w:val="00B50D31"/>
    <w:rsid w:val="00B5183E"/>
    <w:rsid w:val="00B51B37"/>
    <w:rsid w:val="00B51BB5"/>
    <w:rsid w:val="00B52451"/>
    <w:rsid w:val="00B52508"/>
    <w:rsid w:val="00B52F80"/>
    <w:rsid w:val="00B53043"/>
    <w:rsid w:val="00B5343B"/>
    <w:rsid w:val="00B537D8"/>
    <w:rsid w:val="00B53D80"/>
    <w:rsid w:val="00B53DEF"/>
    <w:rsid w:val="00B5429F"/>
    <w:rsid w:val="00B54B81"/>
    <w:rsid w:val="00B555B3"/>
    <w:rsid w:val="00B55732"/>
    <w:rsid w:val="00B56029"/>
    <w:rsid w:val="00B56187"/>
    <w:rsid w:val="00B561F4"/>
    <w:rsid w:val="00B56976"/>
    <w:rsid w:val="00B56A19"/>
    <w:rsid w:val="00B56AF2"/>
    <w:rsid w:val="00B56BF3"/>
    <w:rsid w:val="00B570DC"/>
    <w:rsid w:val="00B572F6"/>
    <w:rsid w:val="00B5733B"/>
    <w:rsid w:val="00B578E0"/>
    <w:rsid w:val="00B609E8"/>
    <w:rsid w:val="00B60A1C"/>
    <w:rsid w:val="00B60ADF"/>
    <w:rsid w:val="00B610C9"/>
    <w:rsid w:val="00B61885"/>
    <w:rsid w:val="00B618AA"/>
    <w:rsid w:val="00B62131"/>
    <w:rsid w:val="00B621A6"/>
    <w:rsid w:val="00B621F7"/>
    <w:rsid w:val="00B62EBD"/>
    <w:rsid w:val="00B6335B"/>
    <w:rsid w:val="00B63795"/>
    <w:rsid w:val="00B63AEE"/>
    <w:rsid w:val="00B63E50"/>
    <w:rsid w:val="00B63F9C"/>
    <w:rsid w:val="00B64695"/>
    <w:rsid w:val="00B64EA4"/>
    <w:rsid w:val="00B6549D"/>
    <w:rsid w:val="00B658E2"/>
    <w:rsid w:val="00B65A4F"/>
    <w:rsid w:val="00B65B95"/>
    <w:rsid w:val="00B65E81"/>
    <w:rsid w:val="00B664AA"/>
    <w:rsid w:val="00B666AC"/>
    <w:rsid w:val="00B6678D"/>
    <w:rsid w:val="00B67259"/>
    <w:rsid w:val="00B6751F"/>
    <w:rsid w:val="00B67805"/>
    <w:rsid w:val="00B67880"/>
    <w:rsid w:val="00B678EE"/>
    <w:rsid w:val="00B7054E"/>
    <w:rsid w:val="00B70636"/>
    <w:rsid w:val="00B706EC"/>
    <w:rsid w:val="00B707AB"/>
    <w:rsid w:val="00B70BDE"/>
    <w:rsid w:val="00B71288"/>
    <w:rsid w:val="00B7158A"/>
    <w:rsid w:val="00B71B77"/>
    <w:rsid w:val="00B71CE9"/>
    <w:rsid w:val="00B72926"/>
    <w:rsid w:val="00B72F47"/>
    <w:rsid w:val="00B73191"/>
    <w:rsid w:val="00B73377"/>
    <w:rsid w:val="00B73509"/>
    <w:rsid w:val="00B73A4B"/>
    <w:rsid w:val="00B73DB4"/>
    <w:rsid w:val="00B74107"/>
    <w:rsid w:val="00B74415"/>
    <w:rsid w:val="00B74AE6"/>
    <w:rsid w:val="00B75613"/>
    <w:rsid w:val="00B75616"/>
    <w:rsid w:val="00B75BE1"/>
    <w:rsid w:val="00B75D0B"/>
    <w:rsid w:val="00B760AE"/>
    <w:rsid w:val="00B768FC"/>
    <w:rsid w:val="00B77A33"/>
    <w:rsid w:val="00B77B40"/>
    <w:rsid w:val="00B77C3B"/>
    <w:rsid w:val="00B80AE5"/>
    <w:rsid w:val="00B81027"/>
    <w:rsid w:val="00B813C3"/>
    <w:rsid w:val="00B815EF"/>
    <w:rsid w:val="00B818F8"/>
    <w:rsid w:val="00B81D45"/>
    <w:rsid w:val="00B8224C"/>
    <w:rsid w:val="00B828A5"/>
    <w:rsid w:val="00B82C55"/>
    <w:rsid w:val="00B82F6C"/>
    <w:rsid w:val="00B83618"/>
    <w:rsid w:val="00B837C0"/>
    <w:rsid w:val="00B83C3F"/>
    <w:rsid w:val="00B84D71"/>
    <w:rsid w:val="00B853BA"/>
    <w:rsid w:val="00B8603A"/>
    <w:rsid w:val="00B86128"/>
    <w:rsid w:val="00B86170"/>
    <w:rsid w:val="00B863A2"/>
    <w:rsid w:val="00B8648C"/>
    <w:rsid w:val="00B86C8B"/>
    <w:rsid w:val="00B87167"/>
    <w:rsid w:val="00B874B4"/>
    <w:rsid w:val="00B875A5"/>
    <w:rsid w:val="00B8770B"/>
    <w:rsid w:val="00B87714"/>
    <w:rsid w:val="00B87831"/>
    <w:rsid w:val="00B87A7D"/>
    <w:rsid w:val="00B87B3F"/>
    <w:rsid w:val="00B901AB"/>
    <w:rsid w:val="00B90482"/>
    <w:rsid w:val="00B906B2"/>
    <w:rsid w:val="00B906FB"/>
    <w:rsid w:val="00B90B54"/>
    <w:rsid w:val="00B92EEA"/>
    <w:rsid w:val="00B935DD"/>
    <w:rsid w:val="00B93C19"/>
    <w:rsid w:val="00B943B8"/>
    <w:rsid w:val="00B94449"/>
    <w:rsid w:val="00B94819"/>
    <w:rsid w:val="00B94833"/>
    <w:rsid w:val="00B94BCF"/>
    <w:rsid w:val="00B94BEE"/>
    <w:rsid w:val="00B95084"/>
    <w:rsid w:val="00B952F9"/>
    <w:rsid w:val="00B959B8"/>
    <w:rsid w:val="00B95BAA"/>
    <w:rsid w:val="00B95EF0"/>
    <w:rsid w:val="00B95F0B"/>
    <w:rsid w:val="00B9690A"/>
    <w:rsid w:val="00B96B1E"/>
    <w:rsid w:val="00B96BE4"/>
    <w:rsid w:val="00B97097"/>
    <w:rsid w:val="00B9750F"/>
    <w:rsid w:val="00B97541"/>
    <w:rsid w:val="00B97FE3"/>
    <w:rsid w:val="00BA002E"/>
    <w:rsid w:val="00BA02D0"/>
    <w:rsid w:val="00BA030E"/>
    <w:rsid w:val="00BA048D"/>
    <w:rsid w:val="00BA0CBE"/>
    <w:rsid w:val="00BA0F5F"/>
    <w:rsid w:val="00BA13DC"/>
    <w:rsid w:val="00BA14DA"/>
    <w:rsid w:val="00BA1FAA"/>
    <w:rsid w:val="00BA2449"/>
    <w:rsid w:val="00BA316F"/>
    <w:rsid w:val="00BA3917"/>
    <w:rsid w:val="00BA3A9C"/>
    <w:rsid w:val="00BA3C74"/>
    <w:rsid w:val="00BA3C9D"/>
    <w:rsid w:val="00BA40F7"/>
    <w:rsid w:val="00BA4423"/>
    <w:rsid w:val="00BA456F"/>
    <w:rsid w:val="00BA46EA"/>
    <w:rsid w:val="00BA4BBF"/>
    <w:rsid w:val="00BA4D9C"/>
    <w:rsid w:val="00BA530B"/>
    <w:rsid w:val="00BA5DC2"/>
    <w:rsid w:val="00BA5F4F"/>
    <w:rsid w:val="00BA642D"/>
    <w:rsid w:val="00BA6534"/>
    <w:rsid w:val="00BA667D"/>
    <w:rsid w:val="00BA7023"/>
    <w:rsid w:val="00BA7138"/>
    <w:rsid w:val="00BA7191"/>
    <w:rsid w:val="00BA78D7"/>
    <w:rsid w:val="00BA7BB8"/>
    <w:rsid w:val="00BA7D9B"/>
    <w:rsid w:val="00BB0116"/>
    <w:rsid w:val="00BB0275"/>
    <w:rsid w:val="00BB0305"/>
    <w:rsid w:val="00BB05DB"/>
    <w:rsid w:val="00BB0931"/>
    <w:rsid w:val="00BB0967"/>
    <w:rsid w:val="00BB0E0C"/>
    <w:rsid w:val="00BB0EA8"/>
    <w:rsid w:val="00BB1993"/>
    <w:rsid w:val="00BB1F7A"/>
    <w:rsid w:val="00BB20A9"/>
    <w:rsid w:val="00BB2479"/>
    <w:rsid w:val="00BB29DD"/>
    <w:rsid w:val="00BB2D87"/>
    <w:rsid w:val="00BB36D6"/>
    <w:rsid w:val="00BB37E8"/>
    <w:rsid w:val="00BB3B09"/>
    <w:rsid w:val="00BB3C9C"/>
    <w:rsid w:val="00BB4C51"/>
    <w:rsid w:val="00BB4EBD"/>
    <w:rsid w:val="00BB4F37"/>
    <w:rsid w:val="00BB56D6"/>
    <w:rsid w:val="00BB57C0"/>
    <w:rsid w:val="00BB5D57"/>
    <w:rsid w:val="00BB695F"/>
    <w:rsid w:val="00BB70D1"/>
    <w:rsid w:val="00BB7DD1"/>
    <w:rsid w:val="00BC0167"/>
    <w:rsid w:val="00BC02BE"/>
    <w:rsid w:val="00BC068A"/>
    <w:rsid w:val="00BC0D4A"/>
    <w:rsid w:val="00BC17FC"/>
    <w:rsid w:val="00BC1995"/>
    <w:rsid w:val="00BC1DFD"/>
    <w:rsid w:val="00BC2502"/>
    <w:rsid w:val="00BC255F"/>
    <w:rsid w:val="00BC297E"/>
    <w:rsid w:val="00BC2AE7"/>
    <w:rsid w:val="00BC2B60"/>
    <w:rsid w:val="00BC3539"/>
    <w:rsid w:val="00BC3E4F"/>
    <w:rsid w:val="00BC4399"/>
    <w:rsid w:val="00BC48D7"/>
    <w:rsid w:val="00BC4A50"/>
    <w:rsid w:val="00BC5D82"/>
    <w:rsid w:val="00BC6174"/>
    <w:rsid w:val="00BC622F"/>
    <w:rsid w:val="00BC635D"/>
    <w:rsid w:val="00BC675F"/>
    <w:rsid w:val="00BC6853"/>
    <w:rsid w:val="00BC6B0A"/>
    <w:rsid w:val="00BC6D46"/>
    <w:rsid w:val="00BC70E5"/>
    <w:rsid w:val="00BC7CC8"/>
    <w:rsid w:val="00BC7F1E"/>
    <w:rsid w:val="00BD0A77"/>
    <w:rsid w:val="00BD0C66"/>
    <w:rsid w:val="00BD0DD1"/>
    <w:rsid w:val="00BD110C"/>
    <w:rsid w:val="00BD1502"/>
    <w:rsid w:val="00BD1DD7"/>
    <w:rsid w:val="00BD2495"/>
    <w:rsid w:val="00BD2729"/>
    <w:rsid w:val="00BD297F"/>
    <w:rsid w:val="00BD2C63"/>
    <w:rsid w:val="00BD2CAA"/>
    <w:rsid w:val="00BD31A3"/>
    <w:rsid w:val="00BD31FA"/>
    <w:rsid w:val="00BD35A7"/>
    <w:rsid w:val="00BD41AE"/>
    <w:rsid w:val="00BD4319"/>
    <w:rsid w:val="00BD475E"/>
    <w:rsid w:val="00BD4A21"/>
    <w:rsid w:val="00BD4E08"/>
    <w:rsid w:val="00BD4E83"/>
    <w:rsid w:val="00BD517A"/>
    <w:rsid w:val="00BD52B2"/>
    <w:rsid w:val="00BD52BB"/>
    <w:rsid w:val="00BD5734"/>
    <w:rsid w:val="00BD6164"/>
    <w:rsid w:val="00BD62E7"/>
    <w:rsid w:val="00BD6574"/>
    <w:rsid w:val="00BD679E"/>
    <w:rsid w:val="00BD6AFF"/>
    <w:rsid w:val="00BD73A2"/>
    <w:rsid w:val="00BD78EC"/>
    <w:rsid w:val="00BD7C63"/>
    <w:rsid w:val="00BE0179"/>
    <w:rsid w:val="00BE0244"/>
    <w:rsid w:val="00BE030E"/>
    <w:rsid w:val="00BE0749"/>
    <w:rsid w:val="00BE07CC"/>
    <w:rsid w:val="00BE1327"/>
    <w:rsid w:val="00BE1580"/>
    <w:rsid w:val="00BE1DE0"/>
    <w:rsid w:val="00BE2245"/>
    <w:rsid w:val="00BE233E"/>
    <w:rsid w:val="00BE257C"/>
    <w:rsid w:val="00BE3198"/>
    <w:rsid w:val="00BE3366"/>
    <w:rsid w:val="00BE336F"/>
    <w:rsid w:val="00BE3849"/>
    <w:rsid w:val="00BE3887"/>
    <w:rsid w:val="00BE4101"/>
    <w:rsid w:val="00BE4703"/>
    <w:rsid w:val="00BE492C"/>
    <w:rsid w:val="00BE4954"/>
    <w:rsid w:val="00BE49E7"/>
    <w:rsid w:val="00BE4DE1"/>
    <w:rsid w:val="00BE4F6D"/>
    <w:rsid w:val="00BE50CF"/>
    <w:rsid w:val="00BE52EA"/>
    <w:rsid w:val="00BE5C55"/>
    <w:rsid w:val="00BE67AE"/>
    <w:rsid w:val="00BE685C"/>
    <w:rsid w:val="00BE6C56"/>
    <w:rsid w:val="00BE7123"/>
    <w:rsid w:val="00BF045D"/>
    <w:rsid w:val="00BF0656"/>
    <w:rsid w:val="00BF0792"/>
    <w:rsid w:val="00BF09A6"/>
    <w:rsid w:val="00BF0AA9"/>
    <w:rsid w:val="00BF116E"/>
    <w:rsid w:val="00BF11C8"/>
    <w:rsid w:val="00BF13D0"/>
    <w:rsid w:val="00BF14F6"/>
    <w:rsid w:val="00BF1737"/>
    <w:rsid w:val="00BF1AB9"/>
    <w:rsid w:val="00BF1AC2"/>
    <w:rsid w:val="00BF2365"/>
    <w:rsid w:val="00BF23FB"/>
    <w:rsid w:val="00BF265F"/>
    <w:rsid w:val="00BF2811"/>
    <w:rsid w:val="00BF2A10"/>
    <w:rsid w:val="00BF2A2E"/>
    <w:rsid w:val="00BF2A55"/>
    <w:rsid w:val="00BF2E06"/>
    <w:rsid w:val="00BF3BBB"/>
    <w:rsid w:val="00BF40D7"/>
    <w:rsid w:val="00BF4373"/>
    <w:rsid w:val="00BF43A0"/>
    <w:rsid w:val="00BF45FD"/>
    <w:rsid w:val="00BF4A83"/>
    <w:rsid w:val="00BF5044"/>
    <w:rsid w:val="00BF5408"/>
    <w:rsid w:val="00BF5F07"/>
    <w:rsid w:val="00BF6066"/>
    <w:rsid w:val="00BF624E"/>
    <w:rsid w:val="00BF658E"/>
    <w:rsid w:val="00BF6894"/>
    <w:rsid w:val="00BF7FC3"/>
    <w:rsid w:val="00C001DE"/>
    <w:rsid w:val="00C00670"/>
    <w:rsid w:val="00C00775"/>
    <w:rsid w:val="00C00B4F"/>
    <w:rsid w:val="00C00BC3"/>
    <w:rsid w:val="00C0111E"/>
    <w:rsid w:val="00C0120F"/>
    <w:rsid w:val="00C012FD"/>
    <w:rsid w:val="00C016A9"/>
    <w:rsid w:val="00C01EDA"/>
    <w:rsid w:val="00C021F5"/>
    <w:rsid w:val="00C02615"/>
    <w:rsid w:val="00C02761"/>
    <w:rsid w:val="00C02763"/>
    <w:rsid w:val="00C03097"/>
    <w:rsid w:val="00C031D1"/>
    <w:rsid w:val="00C034B3"/>
    <w:rsid w:val="00C04265"/>
    <w:rsid w:val="00C0444A"/>
    <w:rsid w:val="00C045E5"/>
    <w:rsid w:val="00C0490E"/>
    <w:rsid w:val="00C04972"/>
    <w:rsid w:val="00C049A8"/>
    <w:rsid w:val="00C05742"/>
    <w:rsid w:val="00C0593B"/>
    <w:rsid w:val="00C05E79"/>
    <w:rsid w:val="00C05E7D"/>
    <w:rsid w:val="00C06503"/>
    <w:rsid w:val="00C066F3"/>
    <w:rsid w:val="00C0692E"/>
    <w:rsid w:val="00C06C3B"/>
    <w:rsid w:val="00C07486"/>
    <w:rsid w:val="00C0749E"/>
    <w:rsid w:val="00C07E01"/>
    <w:rsid w:val="00C10167"/>
    <w:rsid w:val="00C105B2"/>
    <w:rsid w:val="00C1085D"/>
    <w:rsid w:val="00C10A55"/>
    <w:rsid w:val="00C10E75"/>
    <w:rsid w:val="00C11257"/>
    <w:rsid w:val="00C11EDF"/>
    <w:rsid w:val="00C11F0C"/>
    <w:rsid w:val="00C12037"/>
    <w:rsid w:val="00C12316"/>
    <w:rsid w:val="00C127BE"/>
    <w:rsid w:val="00C1289F"/>
    <w:rsid w:val="00C12D5F"/>
    <w:rsid w:val="00C12F86"/>
    <w:rsid w:val="00C137FB"/>
    <w:rsid w:val="00C13C56"/>
    <w:rsid w:val="00C13E94"/>
    <w:rsid w:val="00C143CD"/>
    <w:rsid w:val="00C14D76"/>
    <w:rsid w:val="00C151DF"/>
    <w:rsid w:val="00C152E9"/>
    <w:rsid w:val="00C15843"/>
    <w:rsid w:val="00C15AF0"/>
    <w:rsid w:val="00C15F3B"/>
    <w:rsid w:val="00C1605E"/>
    <w:rsid w:val="00C16136"/>
    <w:rsid w:val="00C161CD"/>
    <w:rsid w:val="00C1645D"/>
    <w:rsid w:val="00C1658B"/>
    <w:rsid w:val="00C169C6"/>
    <w:rsid w:val="00C175E8"/>
    <w:rsid w:val="00C17953"/>
    <w:rsid w:val="00C17962"/>
    <w:rsid w:val="00C17D4B"/>
    <w:rsid w:val="00C17FCF"/>
    <w:rsid w:val="00C201A6"/>
    <w:rsid w:val="00C2094C"/>
    <w:rsid w:val="00C21720"/>
    <w:rsid w:val="00C218B6"/>
    <w:rsid w:val="00C2203D"/>
    <w:rsid w:val="00C22289"/>
    <w:rsid w:val="00C2237D"/>
    <w:rsid w:val="00C22ACA"/>
    <w:rsid w:val="00C22EA5"/>
    <w:rsid w:val="00C237FC"/>
    <w:rsid w:val="00C23C0E"/>
    <w:rsid w:val="00C23C3A"/>
    <w:rsid w:val="00C24555"/>
    <w:rsid w:val="00C250B1"/>
    <w:rsid w:val="00C25208"/>
    <w:rsid w:val="00C25628"/>
    <w:rsid w:val="00C26BCB"/>
    <w:rsid w:val="00C26CB7"/>
    <w:rsid w:val="00C26D40"/>
    <w:rsid w:val="00C26DB7"/>
    <w:rsid w:val="00C26DEC"/>
    <w:rsid w:val="00C27BEB"/>
    <w:rsid w:val="00C27C07"/>
    <w:rsid w:val="00C27C7B"/>
    <w:rsid w:val="00C27FD1"/>
    <w:rsid w:val="00C309B0"/>
    <w:rsid w:val="00C30EB5"/>
    <w:rsid w:val="00C31168"/>
    <w:rsid w:val="00C316A0"/>
    <w:rsid w:val="00C31FB5"/>
    <w:rsid w:val="00C32285"/>
    <w:rsid w:val="00C329C6"/>
    <w:rsid w:val="00C3354B"/>
    <w:rsid w:val="00C33F0C"/>
    <w:rsid w:val="00C34446"/>
    <w:rsid w:val="00C34CD9"/>
    <w:rsid w:val="00C34DE2"/>
    <w:rsid w:val="00C34FBB"/>
    <w:rsid w:val="00C3553C"/>
    <w:rsid w:val="00C35816"/>
    <w:rsid w:val="00C35AE0"/>
    <w:rsid w:val="00C35B52"/>
    <w:rsid w:val="00C35C9A"/>
    <w:rsid w:val="00C35E60"/>
    <w:rsid w:val="00C35E74"/>
    <w:rsid w:val="00C36012"/>
    <w:rsid w:val="00C361C8"/>
    <w:rsid w:val="00C36205"/>
    <w:rsid w:val="00C36220"/>
    <w:rsid w:val="00C372B7"/>
    <w:rsid w:val="00C373B8"/>
    <w:rsid w:val="00C37460"/>
    <w:rsid w:val="00C3753C"/>
    <w:rsid w:val="00C378DB"/>
    <w:rsid w:val="00C37AE0"/>
    <w:rsid w:val="00C37F85"/>
    <w:rsid w:val="00C403E3"/>
    <w:rsid w:val="00C40618"/>
    <w:rsid w:val="00C411DE"/>
    <w:rsid w:val="00C4149A"/>
    <w:rsid w:val="00C414FD"/>
    <w:rsid w:val="00C4165A"/>
    <w:rsid w:val="00C41DB4"/>
    <w:rsid w:val="00C41ECB"/>
    <w:rsid w:val="00C427CA"/>
    <w:rsid w:val="00C436C2"/>
    <w:rsid w:val="00C43D8F"/>
    <w:rsid w:val="00C43E9C"/>
    <w:rsid w:val="00C43F86"/>
    <w:rsid w:val="00C4416E"/>
    <w:rsid w:val="00C4486C"/>
    <w:rsid w:val="00C44FC2"/>
    <w:rsid w:val="00C452DE"/>
    <w:rsid w:val="00C4571D"/>
    <w:rsid w:val="00C45832"/>
    <w:rsid w:val="00C45F0C"/>
    <w:rsid w:val="00C46222"/>
    <w:rsid w:val="00C472FB"/>
    <w:rsid w:val="00C47BA0"/>
    <w:rsid w:val="00C47D19"/>
    <w:rsid w:val="00C5025D"/>
    <w:rsid w:val="00C502C8"/>
    <w:rsid w:val="00C50349"/>
    <w:rsid w:val="00C50688"/>
    <w:rsid w:val="00C50BB3"/>
    <w:rsid w:val="00C50E9A"/>
    <w:rsid w:val="00C50F82"/>
    <w:rsid w:val="00C51060"/>
    <w:rsid w:val="00C51096"/>
    <w:rsid w:val="00C51994"/>
    <w:rsid w:val="00C51AED"/>
    <w:rsid w:val="00C51C01"/>
    <w:rsid w:val="00C51F1A"/>
    <w:rsid w:val="00C52013"/>
    <w:rsid w:val="00C5204B"/>
    <w:rsid w:val="00C52C1C"/>
    <w:rsid w:val="00C532A7"/>
    <w:rsid w:val="00C533EE"/>
    <w:rsid w:val="00C544DC"/>
    <w:rsid w:val="00C54B58"/>
    <w:rsid w:val="00C54EE5"/>
    <w:rsid w:val="00C5501A"/>
    <w:rsid w:val="00C5599A"/>
    <w:rsid w:val="00C55A59"/>
    <w:rsid w:val="00C56085"/>
    <w:rsid w:val="00C565C7"/>
    <w:rsid w:val="00C56668"/>
    <w:rsid w:val="00C5690C"/>
    <w:rsid w:val="00C571A9"/>
    <w:rsid w:val="00C57D86"/>
    <w:rsid w:val="00C57FF9"/>
    <w:rsid w:val="00C60766"/>
    <w:rsid w:val="00C60A33"/>
    <w:rsid w:val="00C60B2F"/>
    <w:rsid w:val="00C61200"/>
    <w:rsid w:val="00C61326"/>
    <w:rsid w:val="00C619FC"/>
    <w:rsid w:val="00C61B72"/>
    <w:rsid w:val="00C61BFB"/>
    <w:rsid w:val="00C61D68"/>
    <w:rsid w:val="00C61FD0"/>
    <w:rsid w:val="00C6224E"/>
    <w:rsid w:val="00C62641"/>
    <w:rsid w:val="00C62692"/>
    <w:rsid w:val="00C629A3"/>
    <w:rsid w:val="00C62B18"/>
    <w:rsid w:val="00C63488"/>
    <w:rsid w:val="00C63851"/>
    <w:rsid w:val="00C63A93"/>
    <w:rsid w:val="00C63C81"/>
    <w:rsid w:val="00C63D3C"/>
    <w:rsid w:val="00C6422E"/>
    <w:rsid w:val="00C6441A"/>
    <w:rsid w:val="00C6496A"/>
    <w:rsid w:val="00C649C0"/>
    <w:rsid w:val="00C64FC5"/>
    <w:rsid w:val="00C65675"/>
    <w:rsid w:val="00C65C95"/>
    <w:rsid w:val="00C65FB8"/>
    <w:rsid w:val="00C6628D"/>
    <w:rsid w:val="00C662E9"/>
    <w:rsid w:val="00C669BB"/>
    <w:rsid w:val="00C670F6"/>
    <w:rsid w:val="00C674E5"/>
    <w:rsid w:val="00C676E6"/>
    <w:rsid w:val="00C6784B"/>
    <w:rsid w:val="00C6798C"/>
    <w:rsid w:val="00C67A9F"/>
    <w:rsid w:val="00C70361"/>
    <w:rsid w:val="00C70520"/>
    <w:rsid w:val="00C706CD"/>
    <w:rsid w:val="00C70791"/>
    <w:rsid w:val="00C708EA"/>
    <w:rsid w:val="00C70D89"/>
    <w:rsid w:val="00C70FA4"/>
    <w:rsid w:val="00C715DE"/>
    <w:rsid w:val="00C7191F"/>
    <w:rsid w:val="00C71C7E"/>
    <w:rsid w:val="00C71F9D"/>
    <w:rsid w:val="00C723F0"/>
    <w:rsid w:val="00C72D8A"/>
    <w:rsid w:val="00C72E1B"/>
    <w:rsid w:val="00C72F20"/>
    <w:rsid w:val="00C7330E"/>
    <w:rsid w:val="00C73398"/>
    <w:rsid w:val="00C73C9F"/>
    <w:rsid w:val="00C747DA"/>
    <w:rsid w:val="00C749A6"/>
    <w:rsid w:val="00C74FFE"/>
    <w:rsid w:val="00C75267"/>
    <w:rsid w:val="00C75644"/>
    <w:rsid w:val="00C7568F"/>
    <w:rsid w:val="00C76238"/>
    <w:rsid w:val="00C762A4"/>
    <w:rsid w:val="00C76328"/>
    <w:rsid w:val="00C76848"/>
    <w:rsid w:val="00C770FA"/>
    <w:rsid w:val="00C771BD"/>
    <w:rsid w:val="00C77229"/>
    <w:rsid w:val="00C77C2A"/>
    <w:rsid w:val="00C77C46"/>
    <w:rsid w:val="00C77C96"/>
    <w:rsid w:val="00C77F37"/>
    <w:rsid w:val="00C8011B"/>
    <w:rsid w:val="00C8016F"/>
    <w:rsid w:val="00C81171"/>
    <w:rsid w:val="00C813DF"/>
    <w:rsid w:val="00C81C9E"/>
    <w:rsid w:val="00C81D3B"/>
    <w:rsid w:val="00C81E52"/>
    <w:rsid w:val="00C822CE"/>
    <w:rsid w:val="00C8245D"/>
    <w:rsid w:val="00C8250A"/>
    <w:rsid w:val="00C82B11"/>
    <w:rsid w:val="00C82CF5"/>
    <w:rsid w:val="00C82F24"/>
    <w:rsid w:val="00C833FF"/>
    <w:rsid w:val="00C83D11"/>
    <w:rsid w:val="00C83D41"/>
    <w:rsid w:val="00C83E7A"/>
    <w:rsid w:val="00C8450E"/>
    <w:rsid w:val="00C84576"/>
    <w:rsid w:val="00C858E9"/>
    <w:rsid w:val="00C862E5"/>
    <w:rsid w:val="00C8636C"/>
    <w:rsid w:val="00C8653B"/>
    <w:rsid w:val="00C86A74"/>
    <w:rsid w:val="00C8740C"/>
    <w:rsid w:val="00C87B2B"/>
    <w:rsid w:val="00C9000D"/>
    <w:rsid w:val="00C909D0"/>
    <w:rsid w:val="00C90A71"/>
    <w:rsid w:val="00C90A7F"/>
    <w:rsid w:val="00C90AAD"/>
    <w:rsid w:val="00C90DF5"/>
    <w:rsid w:val="00C9251A"/>
    <w:rsid w:val="00C926ED"/>
    <w:rsid w:val="00C92975"/>
    <w:rsid w:val="00C93024"/>
    <w:rsid w:val="00C9320C"/>
    <w:rsid w:val="00C932BF"/>
    <w:rsid w:val="00C932CA"/>
    <w:rsid w:val="00C93501"/>
    <w:rsid w:val="00C938DA"/>
    <w:rsid w:val="00C93B81"/>
    <w:rsid w:val="00C94131"/>
    <w:rsid w:val="00C94361"/>
    <w:rsid w:val="00C94375"/>
    <w:rsid w:val="00C94B12"/>
    <w:rsid w:val="00C95130"/>
    <w:rsid w:val="00C95279"/>
    <w:rsid w:val="00C9572E"/>
    <w:rsid w:val="00C95B22"/>
    <w:rsid w:val="00C95BC9"/>
    <w:rsid w:val="00C95D59"/>
    <w:rsid w:val="00C967CF"/>
    <w:rsid w:val="00C96A1A"/>
    <w:rsid w:val="00C96A68"/>
    <w:rsid w:val="00C96B91"/>
    <w:rsid w:val="00C96BC4"/>
    <w:rsid w:val="00C971B5"/>
    <w:rsid w:val="00C97253"/>
    <w:rsid w:val="00C9740E"/>
    <w:rsid w:val="00C9742D"/>
    <w:rsid w:val="00C9780F"/>
    <w:rsid w:val="00C97A5C"/>
    <w:rsid w:val="00C97BDA"/>
    <w:rsid w:val="00C97E93"/>
    <w:rsid w:val="00CA0095"/>
    <w:rsid w:val="00CA011F"/>
    <w:rsid w:val="00CA04E7"/>
    <w:rsid w:val="00CA0E71"/>
    <w:rsid w:val="00CA1092"/>
    <w:rsid w:val="00CA1D90"/>
    <w:rsid w:val="00CA1E5E"/>
    <w:rsid w:val="00CA1EF4"/>
    <w:rsid w:val="00CA20C0"/>
    <w:rsid w:val="00CA22B1"/>
    <w:rsid w:val="00CA2566"/>
    <w:rsid w:val="00CA26E8"/>
    <w:rsid w:val="00CA2A45"/>
    <w:rsid w:val="00CA3005"/>
    <w:rsid w:val="00CA34E1"/>
    <w:rsid w:val="00CA3BA0"/>
    <w:rsid w:val="00CA3C6E"/>
    <w:rsid w:val="00CA401D"/>
    <w:rsid w:val="00CA44AD"/>
    <w:rsid w:val="00CA44EC"/>
    <w:rsid w:val="00CA4780"/>
    <w:rsid w:val="00CA4980"/>
    <w:rsid w:val="00CA4BEF"/>
    <w:rsid w:val="00CA4CC8"/>
    <w:rsid w:val="00CA5026"/>
    <w:rsid w:val="00CA5489"/>
    <w:rsid w:val="00CA567C"/>
    <w:rsid w:val="00CA5787"/>
    <w:rsid w:val="00CA58AB"/>
    <w:rsid w:val="00CA5941"/>
    <w:rsid w:val="00CA5A3C"/>
    <w:rsid w:val="00CA5BFF"/>
    <w:rsid w:val="00CA5FB6"/>
    <w:rsid w:val="00CA65E9"/>
    <w:rsid w:val="00CA6BEF"/>
    <w:rsid w:val="00CA7390"/>
    <w:rsid w:val="00CA784B"/>
    <w:rsid w:val="00CA799B"/>
    <w:rsid w:val="00CA7DEB"/>
    <w:rsid w:val="00CA7F23"/>
    <w:rsid w:val="00CB0390"/>
    <w:rsid w:val="00CB0553"/>
    <w:rsid w:val="00CB0ADF"/>
    <w:rsid w:val="00CB0C94"/>
    <w:rsid w:val="00CB0CD8"/>
    <w:rsid w:val="00CB0E65"/>
    <w:rsid w:val="00CB13CB"/>
    <w:rsid w:val="00CB1766"/>
    <w:rsid w:val="00CB19F2"/>
    <w:rsid w:val="00CB1F9A"/>
    <w:rsid w:val="00CB217F"/>
    <w:rsid w:val="00CB28D6"/>
    <w:rsid w:val="00CB2ABA"/>
    <w:rsid w:val="00CB33B8"/>
    <w:rsid w:val="00CB3445"/>
    <w:rsid w:val="00CB3637"/>
    <w:rsid w:val="00CB3CE1"/>
    <w:rsid w:val="00CB427C"/>
    <w:rsid w:val="00CB4977"/>
    <w:rsid w:val="00CB5712"/>
    <w:rsid w:val="00CB5D6D"/>
    <w:rsid w:val="00CB647C"/>
    <w:rsid w:val="00CB6579"/>
    <w:rsid w:val="00CB69F9"/>
    <w:rsid w:val="00CB6B63"/>
    <w:rsid w:val="00CB76F1"/>
    <w:rsid w:val="00CB776D"/>
    <w:rsid w:val="00CB79F0"/>
    <w:rsid w:val="00CC02A8"/>
    <w:rsid w:val="00CC03F6"/>
    <w:rsid w:val="00CC072F"/>
    <w:rsid w:val="00CC0A6F"/>
    <w:rsid w:val="00CC0B9B"/>
    <w:rsid w:val="00CC0C9B"/>
    <w:rsid w:val="00CC0CA4"/>
    <w:rsid w:val="00CC13CC"/>
    <w:rsid w:val="00CC14DC"/>
    <w:rsid w:val="00CC1BCC"/>
    <w:rsid w:val="00CC22CD"/>
    <w:rsid w:val="00CC25D0"/>
    <w:rsid w:val="00CC2C68"/>
    <w:rsid w:val="00CC2D20"/>
    <w:rsid w:val="00CC2D5F"/>
    <w:rsid w:val="00CC2F6F"/>
    <w:rsid w:val="00CC3308"/>
    <w:rsid w:val="00CC4C88"/>
    <w:rsid w:val="00CC5628"/>
    <w:rsid w:val="00CC56C4"/>
    <w:rsid w:val="00CC56DA"/>
    <w:rsid w:val="00CC5A7C"/>
    <w:rsid w:val="00CC6786"/>
    <w:rsid w:val="00CC67E8"/>
    <w:rsid w:val="00CC6888"/>
    <w:rsid w:val="00CC69BC"/>
    <w:rsid w:val="00CC6AF4"/>
    <w:rsid w:val="00CC6D27"/>
    <w:rsid w:val="00CC7149"/>
    <w:rsid w:val="00CC7AA5"/>
    <w:rsid w:val="00CD0117"/>
    <w:rsid w:val="00CD05EF"/>
    <w:rsid w:val="00CD0E90"/>
    <w:rsid w:val="00CD0F37"/>
    <w:rsid w:val="00CD15DB"/>
    <w:rsid w:val="00CD208D"/>
    <w:rsid w:val="00CD2825"/>
    <w:rsid w:val="00CD28E9"/>
    <w:rsid w:val="00CD29BB"/>
    <w:rsid w:val="00CD2AED"/>
    <w:rsid w:val="00CD2C08"/>
    <w:rsid w:val="00CD3A25"/>
    <w:rsid w:val="00CD3C05"/>
    <w:rsid w:val="00CD3D42"/>
    <w:rsid w:val="00CD4463"/>
    <w:rsid w:val="00CD46A4"/>
    <w:rsid w:val="00CD4905"/>
    <w:rsid w:val="00CD49A5"/>
    <w:rsid w:val="00CD4B43"/>
    <w:rsid w:val="00CD4B9D"/>
    <w:rsid w:val="00CD4CDE"/>
    <w:rsid w:val="00CD5593"/>
    <w:rsid w:val="00CD5632"/>
    <w:rsid w:val="00CD5A7D"/>
    <w:rsid w:val="00CD5ED8"/>
    <w:rsid w:val="00CD60B4"/>
    <w:rsid w:val="00CD67EF"/>
    <w:rsid w:val="00CD6932"/>
    <w:rsid w:val="00CD6BC8"/>
    <w:rsid w:val="00CD6D2A"/>
    <w:rsid w:val="00CD7115"/>
    <w:rsid w:val="00CD711C"/>
    <w:rsid w:val="00CD7450"/>
    <w:rsid w:val="00CD74E5"/>
    <w:rsid w:val="00CD74FA"/>
    <w:rsid w:val="00CD7707"/>
    <w:rsid w:val="00CD7C09"/>
    <w:rsid w:val="00CD7E62"/>
    <w:rsid w:val="00CD7E69"/>
    <w:rsid w:val="00CE08E6"/>
    <w:rsid w:val="00CE0C7C"/>
    <w:rsid w:val="00CE0D85"/>
    <w:rsid w:val="00CE0F75"/>
    <w:rsid w:val="00CE1316"/>
    <w:rsid w:val="00CE1B63"/>
    <w:rsid w:val="00CE1BA6"/>
    <w:rsid w:val="00CE1E0E"/>
    <w:rsid w:val="00CE1EEB"/>
    <w:rsid w:val="00CE1F09"/>
    <w:rsid w:val="00CE2034"/>
    <w:rsid w:val="00CE24AB"/>
    <w:rsid w:val="00CE2C1B"/>
    <w:rsid w:val="00CE2ED1"/>
    <w:rsid w:val="00CE39AE"/>
    <w:rsid w:val="00CE3A64"/>
    <w:rsid w:val="00CE413A"/>
    <w:rsid w:val="00CE43E9"/>
    <w:rsid w:val="00CE44E7"/>
    <w:rsid w:val="00CE53D2"/>
    <w:rsid w:val="00CE6526"/>
    <w:rsid w:val="00CE68C1"/>
    <w:rsid w:val="00CE6FF1"/>
    <w:rsid w:val="00CE72F5"/>
    <w:rsid w:val="00CE74AF"/>
    <w:rsid w:val="00CE7AC2"/>
    <w:rsid w:val="00CE7FA2"/>
    <w:rsid w:val="00CF00ED"/>
    <w:rsid w:val="00CF016E"/>
    <w:rsid w:val="00CF0728"/>
    <w:rsid w:val="00CF0AD6"/>
    <w:rsid w:val="00CF0B96"/>
    <w:rsid w:val="00CF0ECD"/>
    <w:rsid w:val="00CF11B6"/>
    <w:rsid w:val="00CF14E8"/>
    <w:rsid w:val="00CF159B"/>
    <w:rsid w:val="00CF1837"/>
    <w:rsid w:val="00CF1989"/>
    <w:rsid w:val="00CF1D24"/>
    <w:rsid w:val="00CF21E5"/>
    <w:rsid w:val="00CF253C"/>
    <w:rsid w:val="00CF2FAD"/>
    <w:rsid w:val="00CF2FD7"/>
    <w:rsid w:val="00CF3109"/>
    <w:rsid w:val="00CF3354"/>
    <w:rsid w:val="00CF3851"/>
    <w:rsid w:val="00CF46F9"/>
    <w:rsid w:val="00CF49B5"/>
    <w:rsid w:val="00CF4CE4"/>
    <w:rsid w:val="00CF5138"/>
    <w:rsid w:val="00CF5370"/>
    <w:rsid w:val="00CF5666"/>
    <w:rsid w:val="00CF5717"/>
    <w:rsid w:val="00CF5991"/>
    <w:rsid w:val="00CF5A12"/>
    <w:rsid w:val="00CF5A7C"/>
    <w:rsid w:val="00CF5C48"/>
    <w:rsid w:val="00CF635C"/>
    <w:rsid w:val="00CF64C2"/>
    <w:rsid w:val="00CF6AC0"/>
    <w:rsid w:val="00CF72F3"/>
    <w:rsid w:val="00CF741A"/>
    <w:rsid w:val="00CF747F"/>
    <w:rsid w:val="00CF7485"/>
    <w:rsid w:val="00CF76A1"/>
    <w:rsid w:val="00D00102"/>
    <w:rsid w:val="00D0016E"/>
    <w:rsid w:val="00D0021E"/>
    <w:rsid w:val="00D00CAA"/>
    <w:rsid w:val="00D011C9"/>
    <w:rsid w:val="00D0134D"/>
    <w:rsid w:val="00D013C2"/>
    <w:rsid w:val="00D016B1"/>
    <w:rsid w:val="00D01EF9"/>
    <w:rsid w:val="00D022B8"/>
    <w:rsid w:val="00D02706"/>
    <w:rsid w:val="00D0272B"/>
    <w:rsid w:val="00D02AB1"/>
    <w:rsid w:val="00D02F32"/>
    <w:rsid w:val="00D02F47"/>
    <w:rsid w:val="00D0317A"/>
    <w:rsid w:val="00D03990"/>
    <w:rsid w:val="00D03B3C"/>
    <w:rsid w:val="00D03DC2"/>
    <w:rsid w:val="00D03DF4"/>
    <w:rsid w:val="00D03EFF"/>
    <w:rsid w:val="00D04975"/>
    <w:rsid w:val="00D049B1"/>
    <w:rsid w:val="00D052D5"/>
    <w:rsid w:val="00D05381"/>
    <w:rsid w:val="00D057B4"/>
    <w:rsid w:val="00D05A2F"/>
    <w:rsid w:val="00D05F48"/>
    <w:rsid w:val="00D06090"/>
    <w:rsid w:val="00D062A1"/>
    <w:rsid w:val="00D0636B"/>
    <w:rsid w:val="00D0670E"/>
    <w:rsid w:val="00D068B0"/>
    <w:rsid w:val="00D070DD"/>
    <w:rsid w:val="00D0753C"/>
    <w:rsid w:val="00D07DC5"/>
    <w:rsid w:val="00D101D7"/>
    <w:rsid w:val="00D1029B"/>
    <w:rsid w:val="00D10482"/>
    <w:rsid w:val="00D10809"/>
    <w:rsid w:val="00D10A9A"/>
    <w:rsid w:val="00D10F69"/>
    <w:rsid w:val="00D10FB0"/>
    <w:rsid w:val="00D11145"/>
    <w:rsid w:val="00D11281"/>
    <w:rsid w:val="00D11354"/>
    <w:rsid w:val="00D117F1"/>
    <w:rsid w:val="00D119CE"/>
    <w:rsid w:val="00D11D67"/>
    <w:rsid w:val="00D126D8"/>
    <w:rsid w:val="00D127DE"/>
    <w:rsid w:val="00D13046"/>
    <w:rsid w:val="00D132E8"/>
    <w:rsid w:val="00D1340D"/>
    <w:rsid w:val="00D13CEF"/>
    <w:rsid w:val="00D140DB"/>
    <w:rsid w:val="00D1433A"/>
    <w:rsid w:val="00D1453C"/>
    <w:rsid w:val="00D147D9"/>
    <w:rsid w:val="00D147EF"/>
    <w:rsid w:val="00D1498B"/>
    <w:rsid w:val="00D150DF"/>
    <w:rsid w:val="00D15197"/>
    <w:rsid w:val="00D15636"/>
    <w:rsid w:val="00D15891"/>
    <w:rsid w:val="00D15E14"/>
    <w:rsid w:val="00D16025"/>
    <w:rsid w:val="00D16655"/>
    <w:rsid w:val="00D166FB"/>
    <w:rsid w:val="00D16842"/>
    <w:rsid w:val="00D16C5E"/>
    <w:rsid w:val="00D1704A"/>
    <w:rsid w:val="00D1732D"/>
    <w:rsid w:val="00D17388"/>
    <w:rsid w:val="00D179B4"/>
    <w:rsid w:val="00D17AD3"/>
    <w:rsid w:val="00D17BB1"/>
    <w:rsid w:val="00D200F3"/>
    <w:rsid w:val="00D20119"/>
    <w:rsid w:val="00D20206"/>
    <w:rsid w:val="00D20382"/>
    <w:rsid w:val="00D205E1"/>
    <w:rsid w:val="00D206CD"/>
    <w:rsid w:val="00D209B2"/>
    <w:rsid w:val="00D20B22"/>
    <w:rsid w:val="00D213FB"/>
    <w:rsid w:val="00D21491"/>
    <w:rsid w:val="00D21A8B"/>
    <w:rsid w:val="00D21B10"/>
    <w:rsid w:val="00D220F1"/>
    <w:rsid w:val="00D22F92"/>
    <w:rsid w:val="00D23031"/>
    <w:rsid w:val="00D23130"/>
    <w:rsid w:val="00D232D8"/>
    <w:rsid w:val="00D238AF"/>
    <w:rsid w:val="00D23C61"/>
    <w:rsid w:val="00D23EE6"/>
    <w:rsid w:val="00D23F9B"/>
    <w:rsid w:val="00D2532B"/>
    <w:rsid w:val="00D254AF"/>
    <w:rsid w:val="00D259AB"/>
    <w:rsid w:val="00D25DAF"/>
    <w:rsid w:val="00D2600E"/>
    <w:rsid w:val="00D266EE"/>
    <w:rsid w:val="00D26A5D"/>
    <w:rsid w:val="00D26B11"/>
    <w:rsid w:val="00D26BC8"/>
    <w:rsid w:val="00D26C61"/>
    <w:rsid w:val="00D2719E"/>
    <w:rsid w:val="00D274E2"/>
    <w:rsid w:val="00D2791E"/>
    <w:rsid w:val="00D27FC6"/>
    <w:rsid w:val="00D30439"/>
    <w:rsid w:val="00D30751"/>
    <w:rsid w:val="00D31AF5"/>
    <w:rsid w:val="00D31ED5"/>
    <w:rsid w:val="00D32226"/>
    <w:rsid w:val="00D324F5"/>
    <w:rsid w:val="00D333D5"/>
    <w:rsid w:val="00D33511"/>
    <w:rsid w:val="00D33EB3"/>
    <w:rsid w:val="00D33EED"/>
    <w:rsid w:val="00D33FA6"/>
    <w:rsid w:val="00D34079"/>
    <w:rsid w:val="00D34096"/>
    <w:rsid w:val="00D34272"/>
    <w:rsid w:val="00D34398"/>
    <w:rsid w:val="00D347EA"/>
    <w:rsid w:val="00D34918"/>
    <w:rsid w:val="00D34A31"/>
    <w:rsid w:val="00D34AAA"/>
    <w:rsid w:val="00D34AB0"/>
    <w:rsid w:val="00D34EDE"/>
    <w:rsid w:val="00D36503"/>
    <w:rsid w:val="00D3656F"/>
    <w:rsid w:val="00D36D8F"/>
    <w:rsid w:val="00D36EAF"/>
    <w:rsid w:val="00D3752C"/>
    <w:rsid w:val="00D37CD8"/>
    <w:rsid w:val="00D37D34"/>
    <w:rsid w:val="00D37EA8"/>
    <w:rsid w:val="00D37EED"/>
    <w:rsid w:val="00D37F5E"/>
    <w:rsid w:val="00D37FFC"/>
    <w:rsid w:val="00D404D8"/>
    <w:rsid w:val="00D40657"/>
    <w:rsid w:val="00D4071C"/>
    <w:rsid w:val="00D4087C"/>
    <w:rsid w:val="00D40E48"/>
    <w:rsid w:val="00D4144B"/>
    <w:rsid w:val="00D41662"/>
    <w:rsid w:val="00D419FB"/>
    <w:rsid w:val="00D41DC1"/>
    <w:rsid w:val="00D420B5"/>
    <w:rsid w:val="00D422B9"/>
    <w:rsid w:val="00D423A6"/>
    <w:rsid w:val="00D4280F"/>
    <w:rsid w:val="00D4295A"/>
    <w:rsid w:val="00D42FC0"/>
    <w:rsid w:val="00D432C3"/>
    <w:rsid w:val="00D43C4D"/>
    <w:rsid w:val="00D43F99"/>
    <w:rsid w:val="00D44022"/>
    <w:rsid w:val="00D44111"/>
    <w:rsid w:val="00D44572"/>
    <w:rsid w:val="00D44644"/>
    <w:rsid w:val="00D449F2"/>
    <w:rsid w:val="00D4518E"/>
    <w:rsid w:val="00D45C66"/>
    <w:rsid w:val="00D4617A"/>
    <w:rsid w:val="00D462D5"/>
    <w:rsid w:val="00D462E0"/>
    <w:rsid w:val="00D463C6"/>
    <w:rsid w:val="00D4651E"/>
    <w:rsid w:val="00D4670D"/>
    <w:rsid w:val="00D46A14"/>
    <w:rsid w:val="00D46C95"/>
    <w:rsid w:val="00D46D63"/>
    <w:rsid w:val="00D46E34"/>
    <w:rsid w:val="00D46FBB"/>
    <w:rsid w:val="00D50141"/>
    <w:rsid w:val="00D50891"/>
    <w:rsid w:val="00D509F3"/>
    <w:rsid w:val="00D50CA1"/>
    <w:rsid w:val="00D512D4"/>
    <w:rsid w:val="00D52162"/>
    <w:rsid w:val="00D52202"/>
    <w:rsid w:val="00D52266"/>
    <w:rsid w:val="00D523E2"/>
    <w:rsid w:val="00D52DBF"/>
    <w:rsid w:val="00D53357"/>
    <w:rsid w:val="00D5388C"/>
    <w:rsid w:val="00D540B5"/>
    <w:rsid w:val="00D54583"/>
    <w:rsid w:val="00D54585"/>
    <w:rsid w:val="00D55270"/>
    <w:rsid w:val="00D55332"/>
    <w:rsid w:val="00D55664"/>
    <w:rsid w:val="00D55701"/>
    <w:rsid w:val="00D55FB0"/>
    <w:rsid w:val="00D560FE"/>
    <w:rsid w:val="00D56158"/>
    <w:rsid w:val="00D56B2A"/>
    <w:rsid w:val="00D57058"/>
    <w:rsid w:val="00D57BFD"/>
    <w:rsid w:val="00D57C01"/>
    <w:rsid w:val="00D57C28"/>
    <w:rsid w:val="00D57D57"/>
    <w:rsid w:val="00D604BE"/>
    <w:rsid w:val="00D6063F"/>
    <w:rsid w:val="00D616A3"/>
    <w:rsid w:val="00D61EF2"/>
    <w:rsid w:val="00D61F50"/>
    <w:rsid w:val="00D620F4"/>
    <w:rsid w:val="00D62368"/>
    <w:rsid w:val="00D62470"/>
    <w:rsid w:val="00D62552"/>
    <w:rsid w:val="00D62876"/>
    <w:rsid w:val="00D62B05"/>
    <w:rsid w:val="00D62C7A"/>
    <w:rsid w:val="00D63426"/>
    <w:rsid w:val="00D63774"/>
    <w:rsid w:val="00D63A19"/>
    <w:rsid w:val="00D63A48"/>
    <w:rsid w:val="00D63CDC"/>
    <w:rsid w:val="00D63FE0"/>
    <w:rsid w:val="00D63FE8"/>
    <w:rsid w:val="00D6416E"/>
    <w:rsid w:val="00D6486C"/>
    <w:rsid w:val="00D64D6F"/>
    <w:rsid w:val="00D64EEF"/>
    <w:rsid w:val="00D65997"/>
    <w:rsid w:val="00D65DAD"/>
    <w:rsid w:val="00D65DC8"/>
    <w:rsid w:val="00D65E99"/>
    <w:rsid w:val="00D65EB8"/>
    <w:rsid w:val="00D66305"/>
    <w:rsid w:val="00D665EF"/>
    <w:rsid w:val="00D66B7F"/>
    <w:rsid w:val="00D67A68"/>
    <w:rsid w:val="00D67E02"/>
    <w:rsid w:val="00D67F19"/>
    <w:rsid w:val="00D70142"/>
    <w:rsid w:val="00D70527"/>
    <w:rsid w:val="00D709F9"/>
    <w:rsid w:val="00D7121A"/>
    <w:rsid w:val="00D72D61"/>
    <w:rsid w:val="00D739BB"/>
    <w:rsid w:val="00D739C1"/>
    <w:rsid w:val="00D73AC1"/>
    <w:rsid w:val="00D73B03"/>
    <w:rsid w:val="00D74331"/>
    <w:rsid w:val="00D7433F"/>
    <w:rsid w:val="00D743C8"/>
    <w:rsid w:val="00D744D5"/>
    <w:rsid w:val="00D74530"/>
    <w:rsid w:val="00D74531"/>
    <w:rsid w:val="00D7487D"/>
    <w:rsid w:val="00D748B2"/>
    <w:rsid w:val="00D752D2"/>
    <w:rsid w:val="00D75B60"/>
    <w:rsid w:val="00D76A08"/>
    <w:rsid w:val="00D76C8F"/>
    <w:rsid w:val="00D77D07"/>
    <w:rsid w:val="00D77FD5"/>
    <w:rsid w:val="00D80021"/>
    <w:rsid w:val="00D80523"/>
    <w:rsid w:val="00D8061A"/>
    <w:rsid w:val="00D806B7"/>
    <w:rsid w:val="00D80907"/>
    <w:rsid w:val="00D809B1"/>
    <w:rsid w:val="00D80C12"/>
    <w:rsid w:val="00D810C3"/>
    <w:rsid w:val="00D8118E"/>
    <w:rsid w:val="00D81CB9"/>
    <w:rsid w:val="00D81CEE"/>
    <w:rsid w:val="00D81E9B"/>
    <w:rsid w:val="00D81EFD"/>
    <w:rsid w:val="00D81FB4"/>
    <w:rsid w:val="00D8209F"/>
    <w:rsid w:val="00D82972"/>
    <w:rsid w:val="00D82A00"/>
    <w:rsid w:val="00D82AAE"/>
    <w:rsid w:val="00D82D78"/>
    <w:rsid w:val="00D8314C"/>
    <w:rsid w:val="00D83C21"/>
    <w:rsid w:val="00D83CCC"/>
    <w:rsid w:val="00D843B0"/>
    <w:rsid w:val="00D8486E"/>
    <w:rsid w:val="00D85142"/>
    <w:rsid w:val="00D85200"/>
    <w:rsid w:val="00D8521D"/>
    <w:rsid w:val="00D85CE6"/>
    <w:rsid w:val="00D85EAD"/>
    <w:rsid w:val="00D85EB1"/>
    <w:rsid w:val="00D86179"/>
    <w:rsid w:val="00D8677D"/>
    <w:rsid w:val="00D86ADE"/>
    <w:rsid w:val="00D86B43"/>
    <w:rsid w:val="00D86E31"/>
    <w:rsid w:val="00D86F51"/>
    <w:rsid w:val="00D86F67"/>
    <w:rsid w:val="00D86FE0"/>
    <w:rsid w:val="00D87277"/>
    <w:rsid w:val="00D8755B"/>
    <w:rsid w:val="00D877C0"/>
    <w:rsid w:val="00D878F4"/>
    <w:rsid w:val="00D87928"/>
    <w:rsid w:val="00D87A05"/>
    <w:rsid w:val="00D87E2A"/>
    <w:rsid w:val="00D87E85"/>
    <w:rsid w:val="00D90467"/>
    <w:rsid w:val="00D905A4"/>
    <w:rsid w:val="00D90CAE"/>
    <w:rsid w:val="00D90CD7"/>
    <w:rsid w:val="00D91365"/>
    <w:rsid w:val="00D91580"/>
    <w:rsid w:val="00D91C6B"/>
    <w:rsid w:val="00D93289"/>
    <w:rsid w:val="00D93500"/>
    <w:rsid w:val="00D93582"/>
    <w:rsid w:val="00D94533"/>
    <w:rsid w:val="00D94659"/>
    <w:rsid w:val="00D9492D"/>
    <w:rsid w:val="00D94D8C"/>
    <w:rsid w:val="00D95D49"/>
    <w:rsid w:val="00D9624C"/>
    <w:rsid w:val="00D968B6"/>
    <w:rsid w:val="00D96C96"/>
    <w:rsid w:val="00D96FCE"/>
    <w:rsid w:val="00D97152"/>
    <w:rsid w:val="00D971F8"/>
    <w:rsid w:val="00D977B3"/>
    <w:rsid w:val="00D97AE4"/>
    <w:rsid w:val="00D97C7F"/>
    <w:rsid w:val="00DA02FD"/>
    <w:rsid w:val="00DA0CDC"/>
    <w:rsid w:val="00DA0D20"/>
    <w:rsid w:val="00DA0E37"/>
    <w:rsid w:val="00DA12E4"/>
    <w:rsid w:val="00DA36D7"/>
    <w:rsid w:val="00DA3729"/>
    <w:rsid w:val="00DA379F"/>
    <w:rsid w:val="00DA3A9D"/>
    <w:rsid w:val="00DA3B64"/>
    <w:rsid w:val="00DA3BBB"/>
    <w:rsid w:val="00DA3C33"/>
    <w:rsid w:val="00DA4429"/>
    <w:rsid w:val="00DA52A3"/>
    <w:rsid w:val="00DA5378"/>
    <w:rsid w:val="00DA56CC"/>
    <w:rsid w:val="00DA5BB9"/>
    <w:rsid w:val="00DA5FA1"/>
    <w:rsid w:val="00DA5FBA"/>
    <w:rsid w:val="00DA65FD"/>
    <w:rsid w:val="00DA66C0"/>
    <w:rsid w:val="00DA6D43"/>
    <w:rsid w:val="00DA6F0A"/>
    <w:rsid w:val="00DA6FEA"/>
    <w:rsid w:val="00DA76E3"/>
    <w:rsid w:val="00DA7C9B"/>
    <w:rsid w:val="00DA7D5F"/>
    <w:rsid w:val="00DA7EAA"/>
    <w:rsid w:val="00DA7FEE"/>
    <w:rsid w:val="00DB062F"/>
    <w:rsid w:val="00DB076C"/>
    <w:rsid w:val="00DB09F5"/>
    <w:rsid w:val="00DB0A7A"/>
    <w:rsid w:val="00DB0DDA"/>
    <w:rsid w:val="00DB0EFA"/>
    <w:rsid w:val="00DB0FB6"/>
    <w:rsid w:val="00DB1310"/>
    <w:rsid w:val="00DB165D"/>
    <w:rsid w:val="00DB1F1E"/>
    <w:rsid w:val="00DB2048"/>
    <w:rsid w:val="00DB251B"/>
    <w:rsid w:val="00DB2749"/>
    <w:rsid w:val="00DB2751"/>
    <w:rsid w:val="00DB2876"/>
    <w:rsid w:val="00DB3805"/>
    <w:rsid w:val="00DB3886"/>
    <w:rsid w:val="00DB4116"/>
    <w:rsid w:val="00DB4452"/>
    <w:rsid w:val="00DB5E2D"/>
    <w:rsid w:val="00DB5F9A"/>
    <w:rsid w:val="00DB63A3"/>
    <w:rsid w:val="00DB6834"/>
    <w:rsid w:val="00DB6885"/>
    <w:rsid w:val="00DB6B31"/>
    <w:rsid w:val="00DB6BB2"/>
    <w:rsid w:val="00DB6E66"/>
    <w:rsid w:val="00DB6FAD"/>
    <w:rsid w:val="00DB70C1"/>
    <w:rsid w:val="00DB7191"/>
    <w:rsid w:val="00DB72B7"/>
    <w:rsid w:val="00DB77FB"/>
    <w:rsid w:val="00DB7C7F"/>
    <w:rsid w:val="00DB7CFB"/>
    <w:rsid w:val="00DC00ED"/>
    <w:rsid w:val="00DC01EB"/>
    <w:rsid w:val="00DC05C9"/>
    <w:rsid w:val="00DC074A"/>
    <w:rsid w:val="00DC0CE9"/>
    <w:rsid w:val="00DC1246"/>
    <w:rsid w:val="00DC14AE"/>
    <w:rsid w:val="00DC1F57"/>
    <w:rsid w:val="00DC212B"/>
    <w:rsid w:val="00DC2647"/>
    <w:rsid w:val="00DC279B"/>
    <w:rsid w:val="00DC324C"/>
    <w:rsid w:val="00DC33AE"/>
    <w:rsid w:val="00DC348A"/>
    <w:rsid w:val="00DC3653"/>
    <w:rsid w:val="00DC3899"/>
    <w:rsid w:val="00DC38EA"/>
    <w:rsid w:val="00DC39C0"/>
    <w:rsid w:val="00DC433B"/>
    <w:rsid w:val="00DC47FC"/>
    <w:rsid w:val="00DC52AF"/>
    <w:rsid w:val="00DC53BD"/>
    <w:rsid w:val="00DC53ED"/>
    <w:rsid w:val="00DC54A3"/>
    <w:rsid w:val="00DC560B"/>
    <w:rsid w:val="00DC5FC2"/>
    <w:rsid w:val="00DC61A2"/>
    <w:rsid w:val="00DC68A3"/>
    <w:rsid w:val="00DC69A6"/>
    <w:rsid w:val="00DC6C0A"/>
    <w:rsid w:val="00DC6CA5"/>
    <w:rsid w:val="00DC7026"/>
    <w:rsid w:val="00DC708B"/>
    <w:rsid w:val="00DC732D"/>
    <w:rsid w:val="00DC76A8"/>
    <w:rsid w:val="00DC79B1"/>
    <w:rsid w:val="00DC7FBF"/>
    <w:rsid w:val="00DD0226"/>
    <w:rsid w:val="00DD0970"/>
    <w:rsid w:val="00DD0990"/>
    <w:rsid w:val="00DD1114"/>
    <w:rsid w:val="00DD11BD"/>
    <w:rsid w:val="00DD152C"/>
    <w:rsid w:val="00DD1A99"/>
    <w:rsid w:val="00DD1BB1"/>
    <w:rsid w:val="00DD1CA7"/>
    <w:rsid w:val="00DD23ED"/>
    <w:rsid w:val="00DD25B7"/>
    <w:rsid w:val="00DD3EEE"/>
    <w:rsid w:val="00DD46C4"/>
    <w:rsid w:val="00DD4760"/>
    <w:rsid w:val="00DD4B57"/>
    <w:rsid w:val="00DD4CB0"/>
    <w:rsid w:val="00DD556C"/>
    <w:rsid w:val="00DD5B6E"/>
    <w:rsid w:val="00DD5C02"/>
    <w:rsid w:val="00DD5F91"/>
    <w:rsid w:val="00DD607E"/>
    <w:rsid w:val="00DD63B7"/>
    <w:rsid w:val="00DD6BF6"/>
    <w:rsid w:val="00DD6D13"/>
    <w:rsid w:val="00DD73FF"/>
    <w:rsid w:val="00DD775F"/>
    <w:rsid w:val="00DD77A4"/>
    <w:rsid w:val="00DE00AA"/>
    <w:rsid w:val="00DE0F6F"/>
    <w:rsid w:val="00DE11AE"/>
    <w:rsid w:val="00DE135F"/>
    <w:rsid w:val="00DE1458"/>
    <w:rsid w:val="00DE1A4E"/>
    <w:rsid w:val="00DE1DD1"/>
    <w:rsid w:val="00DE1DDB"/>
    <w:rsid w:val="00DE28A0"/>
    <w:rsid w:val="00DE29A4"/>
    <w:rsid w:val="00DE2F2A"/>
    <w:rsid w:val="00DE35B1"/>
    <w:rsid w:val="00DE4776"/>
    <w:rsid w:val="00DE4EAE"/>
    <w:rsid w:val="00DE4F01"/>
    <w:rsid w:val="00DE5283"/>
    <w:rsid w:val="00DE5EF5"/>
    <w:rsid w:val="00DE6065"/>
    <w:rsid w:val="00DE62AD"/>
    <w:rsid w:val="00DE6325"/>
    <w:rsid w:val="00DE73BB"/>
    <w:rsid w:val="00DE7819"/>
    <w:rsid w:val="00DE7B62"/>
    <w:rsid w:val="00DE7EAA"/>
    <w:rsid w:val="00DF0182"/>
    <w:rsid w:val="00DF025B"/>
    <w:rsid w:val="00DF03FB"/>
    <w:rsid w:val="00DF0B5B"/>
    <w:rsid w:val="00DF0B74"/>
    <w:rsid w:val="00DF0CB5"/>
    <w:rsid w:val="00DF0DA6"/>
    <w:rsid w:val="00DF1048"/>
    <w:rsid w:val="00DF1095"/>
    <w:rsid w:val="00DF14E2"/>
    <w:rsid w:val="00DF267F"/>
    <w:rsid w:val="00DF26C3"/>
    <w:rsid w:val="00DF2961"/>
    <w:rsid w:val="00DF2E58"/>
    <w:rsid w:val="00DF2EE8"/>
    <w:rsid w:val="00DF2F35"/>
    <w:rsid w:val="00DF30EA"/>
    <w:rsid w:val="00DF328A"/>
    <w:rsid w:val="00DF3C73"/>
    <w:rsid w:val="00DF3C86"/>
    <w:rsid w:val="00DF3EFF"/>
    <w:rsid w:val="00DF47C7"/>
    <w:rsid w:val="00DF4964"/>
    <w:rsid w:val="00DF4A24"/>
    <w:rsid w:val="00DF4ECC"/>
    <w:rsid w:val="00DF4FB7"/>
    <w:rsid w:val="00DF50DD"/>
    <w:rsid w:val="00DF50EF"/>
    <w:rsid w:val="00DF52C1"/>
    <w:rsid w:val="00DF5622"/>
    <w:rsid w:val="00DF5AEE"/>
    <w:rsid w:val="00DF5DE3"/>
    <w:rsid w:val="00DF651A"/>
    <w:rsid w:val="00DF6E87"/>
    <w:rsid w:val="00DF6F36"/>
    <w:rsid w:val="00DF7476"/>
    <w:rsid w:val="00DF79D8"/>
    <w:rsid w:val="00DF7B12"/>
    <w:rsid w:val="00DF7BF8"/>
    <w:rsid w:val="00DF7CD1"/>
    <w:rsid w:val="00DF7FC0"/>
    <w:rsid w:val="00DF7FC1"/>
    <w:rsid w:val="00E00041"/>
    <w:rsid w:val="00E0038E"/>
    <w:rsid w:val="00E00778"/>
    <w:rsid w:val="00E0098F"/>
    <w:rsid w:val="00E0134C"/>
    <w:rsid w:val="00E015C2"/>
    <w:rsid w:val="00E01602"/>
    <w:rsid w:val="00E018C9"/>
    <w:rsid w:val="00E01A13"/>
    <w:rsid w:val="00E01A6F"/>
    <w:rsid w:val="00E01C31"/>
    <w:rsid w:val="00E01F2D"/>
    <w:rsid w:val="00E020CB"/>
    <w:rsid w:val="00E02162"/>
    <w:rsid w:val="00E02320"/>
    <w:rsid w:val="00E027F0"/>
    <w:rsid w:val="00E028E4"/>
    <w:rsid w:val="00E02CB5"/>
    <w:rsid w:val="00E0312E"/>
    <w:rsid w:val="00E0324C"/>
    <w:rsid w:val="00E03303"/>
    <w:rsid w:val="00E03387"/>
    <w:rsid w:val="00E0366A"/>
    <w:rsid w:val="00E0376D"/>
    <w:rsid w:val="00E03C25"/>
    <w:rsid w:val="00E041FD"/>
    <w:rsid w:val="00E044B0"/>
    <w:rsid w:val="00E04638"/>
    <w:rsid w:val="00E04B78"/>
    <w:rsid w:val="00E052CD"/>
    <w:rsid w:val="00E05774"/>
    <w:rsid w:val="00E05AE6"/>
    <w:rsid w:val="00E05DB4"/>
    <w:rsid w:val="00E05F45"/>
    <w:rsid w:val="00E05F4E"/>
    <w:rsid w:val="00E06A80"/>
    <w:rsid w:val="00E06BC3"/>
    <w:rsid w:val="00E06FA0"/>
    <w:rsid w:val="00E07338"/>
    <w:rsid w:val="00E074CB"/>
    <w:rsid w:val="00E075B1"/>
    <w:rsid w:val="00E0761C"/>
    <w:rsid w:val="00E07648"/>
    <w:rsid w:val="00E07751"/>
    <w:rsid w:val="00E07917"/>
    <w:rsid w:val="00E07EBB"/>
    <w:rsid w:val="00E1068C"/>
    <w:rsid w:val="00E10FDC"/>
    <w:rsid w:val="00E1122E"/>
    <w:rsid w:val="00E11791"/>
    <w:rsid w:val="00E118CB"/>
    <w:rsid w:val="00E118D9"/>
    <w:rsid w:val="00E11A85"/>
    <w:rsid w:val="00E11F08"/>
    <w:rsid w:val="00E1200F"/>
    <w:rsid w:val="00E121D5"/>
    <w:rsid w:val="00E12327"/>
    <w:rsid w:val="00E12488"/>
    <w:rsid w:val="00E124B1"/>
    <w:rsid w:val="00E12DCC"/>
    <w:rsid w:val="00E12F00"/>
    <w:rsid w:val="00E13119"/>
    <w:rsid w:val="00E13AA6"/>
    <w:rsid w:val="00E13BBC"/>
    <w:rsid w:val="00E1422E"/>
    <w:rsid w:val="00E14522"/>
    <w:rsid w:val="00E1490D"/>
    <w:rsid w:val="00E156B5"/>
    <w:rsid w:val="00E15A3F"/>
    <w:rsid w:val="00E160FC"/>
    <w:rsid w:val="00E162B4"/>
    <w:rsid w:val="00E16985"/>
    <w:rsid w:val="00E16F26"/>
    <w:rsid w:val="00E170C6"/>
    <w:rsid w:val="00E17EE6"/>
    <w:rsid w:val="00E20369"/>
    <w:rsid w:val="00E205D1"/>
    <w:rsid w:val="00E2093D"/>
    <w:rsid w:val="00E20C9F"/>
    <w:rsid w:val="00E214D9"/>
    <w:rsid w:val="00E21865"/>
    <w:rsid w:val="00E2209B"/>
    <w:rsid w:val="00E223AA"/>
    <w:rsid w:val="00E223B2"/>
    <w:rsid w:val="00E227E0"/>
    <w:rsid w:val="00E22CE2"/>
    <w:rsid w:val="00E2326D"/>
    <w:rsid w:val="00E23341"/>
    <w:rsid w:val="00E235F1"/>
    <w:rsid w:val="00E23879"/>
    <w:rsid w:val="00E23F8B"/>
    <w:rsid w:val="00E2413A"/>
    <w:rsid w:val="00E242C8"/>
    <w:rsid w:val="00E244E8"/>
    <w:rsid w:val="00E24545"/>
    <w:rsid w:val="00E2454E"/>
    <w:rsid w:val="00E245E4"/>
    <w:rsid w:val="00E25208"/>
    <w:rsid w:val="00E2560B"/>
    <w:rsid w:val="00E2592E"/>
    <w:rsid w:val="00E25C13"/>
    <w:rsid w:val="00E26848"/>
    <w:rsid w:val="00E270B0"/>
    <w:rsid w:val="00E2776C"/>
    <w:rsid w:val="00E27882"/>
    <w:rsid w:val="00E278B9"/>
    <w:rsid w:val="00E27952"/>
    <w:rsid w:val="00E27A26"/>
    <w:rsid w:val="00E302B1"/>
    <w:rsid w:val="00E302E7"/>
    <w:rsid w:val="00E307AA"/>
    <w:rsid w:val="00E31926"/>
    <w:rsid w:val="00E319EC"/>
    <w:rsid w:val="00E31BE1"/>
    <w:rsid w:val="00E31C8F"/>
    <w:rsid w:val="00E31E18"/>
    <w:rsid w:val="00E32857"/>
    <w:rsid w:val="00E3296B"/>
    <w:rsid w:val="00E32A99"/>
    <w:rsid w:val="00E33075"/>
    <w:rsid w:val="00E33090"/>
    <w:rsid w:val="00E3359F"/>
    <w:rsid w:val="00E3363F"/>
    <w:rsid w:val="00E33989"/>
    <w:rsid w:val="00E33D96"/>
    <w:rsid w:val="00E344E2"/>
    <w:rsid w:val="00E34566"/>
    <w:rsid w:val="00E34650"/>
    <w:rsid w:val="00E34B29"/>
    <w:rsid w:val="00E351FF"/>
    <w:rsid w:val="00E354E3"/>
    <w:rsid w:val="00E360AF"/>
    <w:rsid w:val="00E36866"/>
    <w:rsid w:val="00E36CDE"/>
    <w:rsid w:val="00E36D95"/>
    <w:rsid w:val="00E36E24"/>
    <w:rsid w:val="00E36E30"/>
    <w:rsid w:val="00E3729F"/>
    <w:rsid w:val="00E3756B"/>
    <w:rsid w:val="00E379E6"/>
    <w:rsid w:val="00E37A38"/>
    <w:rsid w:val="00E37F7C"/>
    <w:rsid w:val="00E40C22"/>
    <w:rsid w:val="00E4139C"/>
    <w:rsid w:val="00E413D2"/>
    <w:rsid w:val="00E41868"/>
    <w:rsid w:val="00E41D3F"/>
    <w:rsid w:val="00E41DE6"/>
    <w:rsid w:val="00E41F76"/>
    <w:rsid w:val="00E42224"/>
    <w:rsid w:val="00E423DB"/>
    <w:rsid w:val="00E42504"/>
    <w:rsid w:val="00E42770"/>
    <w:rsid w:val="00E429E2"/>
    <w:rsid w:val="00E42B8D"/>
    <w:rsid w:val="00E42CCA"/>
    <w:rsid w:val="00E42DB3"/>
    <w:rsid w:val="00E434DE"/>
    <w:rsid w:val="00E43E42"/>
    <w:rsid w:val="00E44039"/>
    <w:rsid w:val="00E445A2"/>
    <w:rsid w:val="00E4576E"/>
    <w:rsid w:val="00E45CC0"/>
    <w:rsid w:val="00E45D1A"/>
    <w:rsid w:val="00E46182"/>
    <w:rsid w:val="00E462CD"/>
    <w:rsid w:val="00E463EB"/>
    <w:rsid w:val="00E46738"/>
    <w:rsid w:val="00E46962"/>
    <w:rsid w:val="00E46A65"/>
    <w:rsid w:val="00E47427"/>
    <w:rsid w:val="00E50633"/>
    <w:rsid w:val="00E50892"/>
    <w:rsid w:val="00E50BED"/>
    <w:rsid w:val="00E51114"/>
    <w:rsid w:val="00E5158A"/>
    <w:rsid w:val="00E5212F"/>
    <w:rsid w:val="00E521E7"/>
    <w:rsid w:val="00E528B3"/>
    <w:rsid w:val="00E52942"/>
    <w:rsid w:val="00E53155"/>
    <w:rsid w:val="00E5315C"/>
    <w:rsid w:val="00E5354E"/>
    <w:rsid w:val="00E535E0"/>
    <w:rsid w:val="00E53A6F"/>
    <w:rsid w:val="00E543F4"/>
    <w:rsid w:val="00E54578"/>
    <w:rsid w:val="00E54878"/>
    <w:rsid w:val="00E55287"/>
    <w:rsid w:val="00E55A22"/>
    <w:rsid w:val="00E55BB0"/>
    <w:rsid w:val="00E55EB4"/>
    <w:rsid w:val="00E561BD"/>
    <w:rsid w:val="00E56C0D"/>
    <w:rsid w:val="00E56CE2"/>
    <w:rsid w:val="00E56F32"/>
    <w:rsid w:val="00E56FB9"/>
    <w:rsid w:val="00E56FD1"/>
    <w:rsid w:val="00E573F6"/>
    <w:rsid w:val="00E57662"/>
    <w:rsid w:val="00E57A4E"/>
    <w:rsid w:val="00E600CB"/>
    <w:rsid w:val="00E60814"/>
    <w:rsid w:val="00E609D5"/>
    <w:rsid w:val="00E60B6B"/>
    <w:rsid w:val="00E60D91"/>
    <w:rsid w:val="00E61064"/>
    <w:rsid w:val="00E6111F"/>
    <w:rsid w:val="00E614B4"/>
    <w:rsid w:val="00E614FB"/>
    <w:rsid w:val="00E61A71"/>
    <w:rsid w:val="00E62195"/>
    <w:rsid w:val="00E62356"/>
    <w:rsid w:val="00E626E2"/>
    <w:rsid w:val="00E62E05"/>
    <w:rsid w:val="00E63109"/>
    <w:rsid w:val="00E637D0"/>
    <w:rsid w:val="00E63F7C"/>
    <w:rsid w:val="00E64031"/>
    <w:rsid w:val="00E644A9"/>
    <w:rsid w:val="00E646F5"/>
    <w:rsid w:val="00E64A92"/>
    <w:rsid w:val="00E652B5"/>
    <w:rsid w:val="00E65401"/>
    <w:rsid w:val="00E65ACB"/>
    <w:rsid w:val="00E65D36"/>
    <w:rsid w:val="00E660D5"/>
    <w:rsid w:val="00E66BA5"/>
    <w:rsid w:val="00E66DD2"/>
    <w:rsid w:val="00E67A91"/>
    <w:rsid w:val="00E67B8F"/>
    <w:rsid w:val="00E7043C"/>
    <w:rsid w:val="00E708AF"/>
    <w:rsid w:val="00E70C85"/>
    <w:rsid w:val="00E70DA8"/>
    <w:rsid w:val="00E70DB8"/>
    <w:rsid w:val="00E70E8B"/>
    <w:rsid w:val="00E70F55"/>
    <w:rsid w:val="00E711E4"/>
    <w:rsid w:val="00E7144C"/>
    <w:rsid w:val="00E71458"/>
    <w:rsid w:val="00E715CA"/>
    <w:rsid w:val="00E716CA"/>
    <w:rsid w:val="00E718A5"/>
    <w:rsid w:val="00E71AAC"/>
    <w:rsid w:val="00E71DF8"/>
    <w:rsid w:val="00E71FBE"/>
    <w:rsid w:val="00E726CE"/>
    <w:rsid w:val="00E72E4F"/>
    <w:rsid w:val="00E72FB3"/>
    <w:rsid w:val="00E731C5"/>
    <w:rsid w:val="00E732FD"/>
    <w:rsid w:val="00E734CE"/>
    <w:rsid w:val="00E73508"/>
    <w:rsid w:val="00E738A5"/>
    <w:rsid w:val="00E73C4C"/>
    <w:rsid w:val="00E73E3D"/>
    <w:rsid w:val="00E744B2"/>
    <w:rsid w:val="00E74939"/>
    <w:rsid w:val="00E74EDA"/>
    <w:rsid w:val="00E750C0"/>
    <w:rsid w:val="00E752FF"/>
    <w:rsid w:val="00E753D1"/>
    <w:rsid w:val="00E757EC"/>
    <w:rsid w:val="00E76206"/>
    <w:rsid w:val="00E766FB"/>
    <w:rsid w:val="00E76B6C"/>
    <w:rsid w:val="00E76D45"/>
    <w:rsid w:val="00E76D4A"/>
    <w:rsid w:val="00E76F4A"/>
    <w:rsid w:val="00E7733B"/>
    <w:rsid w:val="00E77EAA"/>
    <w:rsid w:val="00E80830"/>
    <w:rsid w:val="00E80C40"/>
    <w:rsid w:val="00E80CF2"/>
    <w:rsid w:val="00E80EE6"/>
    <w:rsid w:val="00E8136F"/>
    <w:rsid w:val="00E819AF"/>
    <w:rsid w:val="00E81C7F"/>
    <w:rsid w:val="00E81EA4"/>
    <w:rsid w:val="00E820AB"/>
    <w:rsid w:val="00E822CC"/>
    <w:rsid w:val="00E83378"/>
    <w:rsid w:val="00E836A9"/>
    <w:rsid w:val="00E84096"/>
    <w:rsid w:val="00E842E1"/>
    <w:rsid w:val="00E853ED"/>
    <w:rsid w:val="00E85AD0"/>
    <w:rsid w:val="00E862E0"/>
    <w:rsid w:val="00E866C0"/>
    <w:rsid w:val="00E86778"/>
    <w:rsid w:val="00E86794"/>
    <w:rsid w:val="00E868D7"/>
    <w:rsid w:val="00E86EC6"/>
    <w:rsid w:val="00E86F3E"/>
    <w:rsid w:val="00E872DD"/>
    <w:rsid w:val="00E87D86"/>
    <w:rsid w:val="00E90A3A"/>
    <w:rsid w:val="00E90C69"/>
    <w:rsid w:val="00E9102F"/>
    <w:rsid w:val="00E91079"/>
    <w:rsid w:val="00E91164"/>
    <w:rsid w:val="00E91177"/>
    <w:rsid w:val="00E911FB"/>
    <w:rsid w:val="00E91692"/>
    <w:rsid w:val="00E92097"/>
    <w:rsid w:val="00E9241C"/>
    <w:rsid w:val="00E92467"/>
    <w:rsid w:val="00E924DD"/>
    <w:rsid w:val="00E925F4"/>
    <w:rsid w:val="00E927DB"/>
    <w:rsid w:val="00E928BD"/>
    <w:rsid w:val="00E930C3"/>
    <w:rsid w:val="00E9335A"/>
    <w:rsid w:val="00E93AD7"/>
    <w:rsid w:val="00E93C38"/>
    <w:rsid w:val="00E93D2A"/>
    <w:rsid w:val="00E93DEB"/>
    <w:rsid w:val="00E93E13"/>
    <w:rsid w:val="00E94514"/>
    <w:rsid w:val="00E94FC8"/>
    <w:rsid w:val="00E95A0E"/>
    <w:rsid w:val="00E95CC6"/>
    <w:rsid w:val="00E95F89"/>
    <w:rsid w:val="00E960B6"/>
    <w:rsid w:val="00E96F48"/>
    <w:rsid w:val="00E972B7"/>
    <w:rsid w:val="00E97BC8"/>
    <w:rsid w:val="00E97F35"/>
    <w:rsid w:val="00E97F66"/>
    <w:rsid w:val="00EA011C"/>
    <w:rsid w:val="00EA05B4"/>
    <w:rsid w:val="00EA08D8"/>
    <w:rsid w:val="00EA0F14"/>
    <w:rsid w:val="00EA1704"/>
    <w:rsid w:val="00EA1CBC"/>
    <w:rsid w:val="00EA2961"/>
    <w:rsid w:val="00EA2C95"/>
    <w:rsid w:val="00EA2CE7"/>
    <w:rsid w:val="00EA38A9"/>
    <w:rsid w:val="00EA3B59"/>
    <w:rsid w:val="00EA3C04"/>
    <w:rsid w:val="00EA3D9A"/>
    <w:rsid w:val="00EA3E4F"/>
    <w:rsid w:val="00EA3F5D"/>
    <w:rsid w:val="00EA4A6B"/>
    <w:rsid w:val="00EA55EC"/>
    <w:rsid w:val="00EA5769"/>
    <w:rsid w:val="00EA5782"/>
    <w:rsid w:val="00EA59A1"/>
    <w:rsid w:val="00EA5C86"/>
    <w:rsid w:val="00EA60F6"/>
    <w:rsid w:val="00EA7013"/>
    <w:rsid w:val="00EA7BDB"/>
    <w:rsid w:val="00EB0108"/>
    <w:rsid w:val="00EB02BC"/>
    <w:rsid w:val="00EB0B4F"/>
    <w:rsid w:val="00EB0BBA"/>
    <w:rsid w:val="00EB0CFD"/>
    <w:rsid w:val="00EB1592"/>
    <w:rsid w:val="00EB23FA"/>
    <w:rsid w:val="00EB2598"/>
    <w:rsid w:val="00EB2F3E"/>
    <w:rsid w:val="00EB31F1"/>
    <w:rsid w:val="00EB3238"/>
    <w:rsid w:val="00EB370F"/>
    <w:rsid w:val="00EB37D5"/>
    <w:rsid w:val="00EB3E81"/>
    <w:rsid w:val="00EB4068"/>
    <w:rsid w:val="00EB4285"/>
    <w:rsid w:val="00EB42AF"/>
    <w:rsid w:val="00EB4D93"/>
    <w:rsid w:val="00EB4F8E"/>
    <w:rsid w:val="00EB5340"/>
    <w:rsid w:val="00EB5D45"/>
    <w:rsid w:val="00EB5F8E"/>
    <w:rsid w:val="00EB631E"/>
    <w:rsid w:val="00EB63DD"/>
    <w:rsid w:val="00EB6FDA"/>
    <w:rsid w:val="00EB7116"/>
    <w:rsid w:val="00EB7306"/>
    <w:rsid w:val="00EB737F"/>
    <w:rsid w:val="00EB7B0E"/>
    <w:rsid w:val="00EB7C66"/>
    <w:rsid w:val="00EC08B9"/>
    <w:rsid w:val="00EC0B8B"/>
    <w:rsid w:val="00EC0DDF"/>
    <w:rsid w:val="00EC0EC9"/>
    <w:rsid w:val="00EC1114"/>
    <w:rsid w:val="00EC1136"/>
    <w:rsid w:val="00EC145B"/>
    <w:rsid w:val="00EC1690"/>
    <w:rsid w:val="00EC22C7"/>
    <w:rsid w:val="00EC25E9"/>
    <w:rsid w:val="00EC273D"/>
    <w:rsid w:val="00EC37D6"/>
    <w:rsid w:val="00EC45A1"/>
    <w:rsid w:val="00EC485E"/>
    <w:rsid w:val="00EC4F9D"/>
    <w:rsid w:val="00EC5077"/>
    <w:rsid w:val="00EC52C7"/>
    <w:rsid w:val="00EC5986"/>
    <w:rsid w:val="00EC5C5C"/>
    <w:rsid w:val="00EC60F8"/>
    <w:rsid w:val="00EC62FA"/>
    <w:rsid w:val="00EC6B9E"/>
    <w:rsid w:val="00EC7187"/>
    <w:rsid w:val="00EC746F"/>
    <w:rsid w:val="00EC74CC"/>
    <w:rsid w:val="00EC7FF2"/>
    <w:rsid w:val="00ED029A"/>
    <w:rsid w:val="00ED031B"/>
    <w:rsid w:val="00ED0581"/>
    <w:rsid w:val="00ED0ACA"/>
    <w:rsid w:val="00ED1018"/>
    <w:rsid w:val="00ED102C"/>
    <w:rsid w:val="00ED12F5"/>
    <w:rsid w:val="00ED1356"/>
    <w:rsid w:val="00ED1977"/>
    <w:rsid w:val="00ED1EA1"/>
    <w:rsid w:val="00ED2174"/>
    <w:rsid w:val="00ED25AF"/>
    <w:rsid w:val="00ED2DCF"/>
    <w:rsid w:val="00ED2EA4"/>
    <w:rsid w:val="00ED3099"/>
    <w:rsid w:val="00ED350E"/>
    <w:rsid w:val="00ED36A1"/>
    <w:rsid w:val="00ED37C0"/>
    <w:rsid w:val="00ED3910"/>
    <w:rsid w:val="00ED3B07"/>
    <w:rsid w:val="00ED3F9D"/>
    <w:rsid w:val="00ED41D9"/>
    <w:rsid w:val="00ED4272"/>
    <w:rsid w:val="00ED4319"/>
    <w:rsid w:val="00ED4333"/>
    <w:rsid w:val="00ED4798"/>
    <w:rsid w:val="00ED48BA"/>
    <w:rsid w:val="00ED4912"/>
    <w:rsid w:val="00ED500F"/>
    <w:rsid w:val="00ED5110"/>
    <w:rsid w:val="00ED53C5"/>
    <w:rsid w:val="00ED5780"/>
    <w:rsid w:val="00ED5D6D"/>
    <w:rsid w:val="00ED5DC4"/>
    <w:rsid w:val="00ED5FB6"/>
    <w:rsid w:val="00ED655B"/>
    <w:rsid w:val="00ED687E"/>
    <w:rsid w:val="00ED6B0D"/>
    <w:rsid w:val="00ED6F67"/>
    <w:rsid w:val="00ED6FB5"/>
    <w:rsid w:val="00ED700A"/>
    <w:rsid w:val="00ED76D0"/>
    <w:rsid w:val="00ED7756"/>
    <w:rsid w:val="00ED7836"/>
    <w:rsid w:val="00ED7BFC"/>
    <w:rsid w:val="00EE001A"/>
    <w:rsid w:val="00EE038B"/>
    <w:rsid w:val="00EE03F4"/>
    <w:rsid w:val="00EE0646"/>
    <w:rsid w:val="00EE0A33"/>
    <w:rsid w:val="00EE0BC7"/>
    <w:rsid w:val="00EE0E77"/>
    <w:rsid w:val="00EE1336"/>
    <w:rsid w:val="00EE140A"/>
    <w:rsid w:val="00EE1482"/>
    <w:rsid w:val="00EE189B"/>
    <w:rsid w:val="00EE192B"/>
    <w:rsid w:val="00EE24B6"/>
    <w:rsid w:val="00EE27FB"/>
    <w:rsid w:val="00EE2A63"/>
    <w:rsid w:val="00EE2AD1"/>
    <w:rsid w:val="00EE3090"/>
    <w:rsid w:val="00EE3549"/>
    <w:rsid w:val="00EE36CE"/>
    <w:rsid w:val="00EE3A46"/>
    <w:rsid w:val="00EE3CD1"/>
    <w:rsid w:val="00EE3CFE"/>
    <w:rsid w:val="00EE458B"/>
    <w:rsid w:val="00EE539C"/>
    <w:rsid w:val="00EE5441"/>
    <w:rsid w:val="00EE57C9"/>
    <w:rsid w:val="00EE5E6E"/>
    <w:rsid w:val="00EE5EBD"/>
    <w:rsid w:val="00EE6125"/>
    <w:rsid w:val="00EE67E9"/>
    <w:rsid w:val="00EE6971"/>
    <w:rsid w:val="00EE6BD2"/>
    <w:rsid w:val="00EE783A"/>
    <w:rsid w:val="00EE7934"/>
    <w:rsid w:val="00EE7AEA"/>
    <w:rsid w:val="00EF0718"/>
    <w:rsid w:val="00EF0F65"/>
    <w:rsid w:val="00EF123D"/>
    <w:rsid w:val="00EF214B"/>
    <w:rsid w:val="00EF23AD"/>
    <w:rsid w:val="00EF240D"/>
    <w:rsid w:val="00EF25EE"/>
    <w:rsid w:val="00EF350F"/>
    <w:rsid w:val="00EF3791"/>
    <w:rsid w:val="00EF3C21"/>
    <w:rsid w:val="00EF41E5"/>
    <w:rsid w:val="00EF4E75"/>
    <w:rsid w:val="00EF5217"/>
    <w:rsid w:val="00EF54E4"/>
    <w:rsid w:val="00EF5DF6"/>
    <w:rsid w:val="00EF5FD1"/>
    <w:rsid w:val="00EF609F"/>
    <w:rsid w:val="00EF622B"/>
    <w:rsid w:val="00EF657B"/>
    <w:rsid w:val="00EF6BA7"/>
    <w:rsid w:val="00EF6C31"/>
    <w:rsid w:val="00EF6F27"/>
    <w:rsid w:val="00EF7162"/>
    <w:rsid w:val="00EF729B"/>
    <w:rsid w:val="00EF7720"/>
    <w:rsid w:val="00EF7BC3"/>
    <w:rsid w:val="00EF7E35"/>
    <w:rsid w:val="00EF7ED3"/>
    <w:rsid w:val="00F008CE"/>
    <w:rsid w:val="00F009B0"/>
    <w:rsid w:val="00F00D72"/>
    <w:rsid w:val="00F01090"/>
    <w:rsid w:val="00F0193E"/>
    <w:rsid w:val="00F01A3F"/>
    <w:rsid w:val="00F01B2F"/>
    <w:rsid w:val="00F02348"/>
    <w:rsid w:val="00F0258C"/>
    <w:rsid w:val="00F02A0E"/>
    <w:rsid w:val="00F02AA3"/>
    <w:rsid w:val="00F02C04"/>
    <w:rsid w:val="00F02CF7"/>
    <w:rsid w:val="00F03091"/>
    <w:rsid w:val="00F03153"/>
    <w:rsid w:val="00F03532"/>
    <w:rsid w:val="00F03646"/>
    <w:rsid w:val="00F03D16"/>
    <w:rsid w:val="00F03E17"/>
    <w:rsid w:val="00F03EC2"/>
    <w:rsid w:val="00F04BC6"/>
    <w:rsid w:val="00F04CC8"/>
    <w:rsid w:val="00F05403"/>
    <w:rsid w:val="00F0562F"/>
    <w:rsid w:val="00F05B86"/>
    <w:rsid w:val="00F064AB"/>
    <w:rsid w:val="00F067B2"/>
    <w:rsid w:val="00F06F76"/>
    <w:rsid w:val="00F075EF"/>
    <w:rsid w:val="00F0774F"/>
    <w:rsid w:val="00F07EB7"/>
    <w:rsid w:val="00F10004"/>
    <w:rsid w:val="00F1005D"/>
    <w:rsid w:val="00F1022D"/>
    <w:rsid w:val="00F10B0E"/>
    <w:rsid w:val="00F1148E"/>
    <w:rsid w:val="00F12C67"/>
    <w:rsid w:val="00F13138"/>
    <w:rsid w:val="00F134C5"/>
    <w:rsid w:val="00F135FD"/>
    <w:rsid w:val="00F13C6F"/>
    <w:rsid w:val="00F13F44"/>
    <w:rsid w:val="00F14AD5"/>
    <w:rsid w:val="00F150A5"/>
    <w:rsid w:val="00F150FD"/>
    <w:rsid w:val="00F15B6F"/>
    <w:rsid w:val="00F163CD"/>
    <w:rsid w:val="00F16470"/>
    <w:rsid w:val="00F164C2"/>
    <w:rsid w:val="00F1656F"/>
    <w:rsid w:val="00F16CE6"/>
    <w:rsid w:val="00F16FB0"/>
    <w:rsid w:val="00F171C3"/>
    <w:rsid w:val="00F177F7"/>
    <w:rsid w:val="00F17823"/>
    <w:rsid w:val="00F206CC"/>
    <w:rsid w:val="00F208B6"/>
    <w:rsid w:val="00F20A27"/>
    <w:rsid w:val="00F20EBE"/>
    <w:rsid w:val="00F20F4C"/>
    <w:rsid w:val="00F21336"/>
    <w:rsid w:val="00F2166D"/>
    <w:rsid w:val="00F21711"/>
    <w:rsid w:val="00F2181C"/>
    <w:rsid w:val="00F218B1"/>
    <w:rsid w:val="00F222D2"/>
    <w:rsid w:val="00F22393"/>
    <w:rsid w:val="00F231A9"/>
    <w:rsid w:val="00F232D9"/>
    <w:rsid w:val="00F2367D"/>
    <w:rsid w:val="00F23855"/>
    <w:rsid w:val="00F2395B"/>
    <w:rsid w:val="00F23BFF"/>
    <w:rsid w:val="00F23D6D"/>
    <w:rsid w:val="00F2458F"/>
    <w:rsid w:val="00F24900"/>
    <w:rsid w:val="00F25050"/>
    <w:rsid w:val="00F252CE"/>
    <w:rsid w:val="00F25935"/>
    <w:rsid w:val="00F25BDD"/>
    <w:rsid w:val="00F27102"/>
    <w:rsid w:val="00F277C7"/>
    <w:rsid w:val="00F3031B"/>
    <w:rsid w:val="00F30998"/>
    <w:rsid w:val="00F30B69"/>
    <w:rsid w:val="00F30E2E"/>
    <w:rsid w:val="00F31212"/>
    <w:rsid w:val="00F314CE"/>
    <w:rsid w:val="00F31E65"/>
    <w:rsid w:val="00F32120"/>
    <w:rsid w:val="00F32344"/>
    <w:rsid w:val="00F32362"/>
    <w:rsid w:val="00F32418"/>
    <w:rsid w:val="00F32463"/>
    <w:rsid w:val="00F326AB"/>
    <w:rsid w:val="00F326BC"/>
    <w:rsid w:val="00F32EB7"/>
    <w:rsid w:val="00F33119"/>
    <w:rsid w:val="00F3325F"/>
    <w:rsid w:val="00F332AE"/>
    <w:rsid w:val="00F33636"/>
    <w:rsid w:val="00F3375C"/>
    <w:rsid w:val="00F337ED"/>
    <w:rsid w:val="00F33FFF"/>
    <w:rsid w:val="00F34124"/>
    <w:rsid w:val="00F34437"/>
    <w:rsid w:val="00F3447C"/>
    <w:rsid w:val="00F34B41"/>
    <w:rsid w:val="00F34C9A"/>
    <w:rsid w:val="00F34EAA"/>
    <w:rsid w:val="00F3578F"/>
    <w:rsid w:val="00F362C0"/>
    <w:rsid w:val="00F36430"/>
    <w:rsid w:val="00F36838"/>
    <w:rsid w:val="00F37043"/>
    <w:rsid w:val="00F37306"/>
    <w:rsid w:val="00F3731A"/>
    <w:rsid w:val="00F375EB"/>
    <w:rsid w:val="00F377FD"/>
    <w:rsid w:val="00F37B74"/>
    <w:rsid w:val="00F4007C"/>
    <w:rsid w:val="00F4080A"/>
    <w:rsid w:val="00F409A5"/>
    <w:rsid w:val="00F40B3E"/>
    <w:rsid w:val="00F40C82"/>
    <w:rsid w:val="00F411E0"/>
    <w:rsid w:val="00F4124E"/>
    <w:rsid w:val="00F41512"/>
    <w:rsid w:val="00F41609"/>
    <w:rsid w:val="00F41A0A"/>
    <w:rsid w:val="00F41A97"/>
    <w:rsid w:val="00F41D10"/>
    <w:rsid w:val="00F41DF0"/>
    <w:rsid w:val="00F42560"/>
    <w:rsid w:val="00F425B7"/>
    <w:rsid w:val="00F42650"/>
    <w:rsid w:val="00F42784"/>
    <w:rsid w:val="00F428DE"/>
    <w:rsid w:val="00F42916"/>
    <w:rsid w:val="00F432EF"/>
    <w:rsid w:val="00F433D0"/>
    <w:rsid w:val="00F43472"/>
    <w:rsid w:val="00F434BA"/>
    <w:rsid w:val="00F43629"/>
    <w:rsid w:val="00F43CB7"/>
    <w:rsid w:val="00F440B0"/>
    <w:rsid w:val="00F442E3"/>
    <w:rsid w:val="00F44944"/>
    <w:rsid w:val="00F4502C"/>
    <w:rsid w:val="00F452F3"/>
    <w:rsid w:val="00F4538C"/>
    <w:rsid w:val="00F456F2"/>
    <w:rsid w:val="00F46AD2"/>
    <w:rsid w:val="00F470AC"/>
    <w:rsid w:val="00F4717B"/>
    <w:rsid w:val="00F472D4"/>
    <w:rsid w:val="00F47D0D"/>
    <w:rsid w:val="00F500DC"/>
    <w:rsid w:val="00F501C7"/>
    <w:rsid w:val="00F50F0E"/>
    <w:rsid w:val="00F5109B"/>
    <w:rsid w:val="00F5124F"/>
    <w:rsid w:val="00F51726"/>
    <w:rsid w:val="00F51D5F"/>
    <w:rsid w:val="00F52367"/>
    <w:rsid w:val="00F52FCF"/>
    <w:rsid w:val="00F53075"/>
    <w:rsid w:val="00F53210"/>
    <w:rsid w:val="00F5353D"/>
    <w:rsid w:val="00F535E5"/>
    <w:rsid w:val="00F53FA2"/>
    <w:rsid w:val="00F54E5D"/>
    <w:rsid w:val="00F54E63"/>
    <w:rsid w:val="00F553A0"/>
    <w:rsid w:val="00F554C6"/>
    <w:rsid w:val="00F55FB8"/>
    <w:rsid w:val="00F561B6"/>
    <w:rsid w:val="00F56DDB"/>
    <w:rsid w:val="00F56FD3"/>
    <w:rsid w:val="00F57182"/>
    <w:rsid w:val="00F571DB"/>
    <w:rsid w:val="00F57798"/>
    <w:rsid w:val="00F60257"/>
    <w:rsid w:val="00F6028A"/>
    <w:rsid w:val="00F604F8"/>
    <w:rsid w:val="00F606B9"/>
    <w:rsid w:val="00F6070E"/>
    <w:rsid w:val="00F607DC"/>
    <w:rsid w:val="00F60DD2"/>
    <w:rsid w:val="00F61142"/>
    <w:rsid w:val="00F6195E"/>
    <w:rsid w:val="00F62358"/>
    <w:rsid w:val="00F627D6"/>
    <w:rsid w:val="00F62B53"/>
    <w:rsid w:val="00F63B85"/>
    <w:rsid w:val="00F64304"/>
    <w:rsid w:val="00F643BA"/>
    <w:rsid w:val="00F646EA"/>
    <w:rsid w:val="00F64739"/>
    <w:rsid w:val="00F653D5"/>
    <w:rsid w:val="00F65CAD"/>
    <w:rsid w:val="00F65F9D"/>
    <w:rsid w:val="00F67420"/>
    <w:rsid w:val="00F676BC"/>
    <w:rsid w:val="00F676D7"/>
    <w:rsid w:val="00F679AF"/>
    <w:rsid w:val="00F7011D"/>
    <w:rsid w:val="00F70127"/>
    <w:rsid w:val="00F7035A"/>
    <w:rsid w:val="00F7112E"/>
    <w:rsid w:val="00F7212A"/>
    <w:rsid w:val="00F72B1B"/>
    <w:rsid w:val="00F72C7F"/>
    <w:rsid w:val="00F73653"/>
    <w:rsid w:val="00F73880"/>
    <w:rsid w:val="00F73B49"/>
    <w:rsid w:val="00F73D09"/>
    <w:rsid w:val="00F73D8A"/>
    <w:rsid w:val="00F740A8"/>
    <w:rsid w:val="00F741D5"/>
    <w:rsid w:val="00F743C7"/>
    <w:rsid w:val="00F743DD"/>
    <w:rsid w:val="00F74481"/>
    <w:rsid w:val="00F745AB"/>
    <w:rsid w:val="00F74876"/>
    <w:rsid w:val="00F74BB0"/>
    <w:rsid w:val="00F74D43"/>
    <w:rsid w:val="00F75242"/>
    <w:rsid w:val="00F75300"/>
    <w:rsid w:val="00F754CC"/>
    <w:rsid w:val="00F7577D"/>
    <w:rsid w:val="00F75D4C"/>
    <w:rsid w:val="00F761B2"/>
    <w:rsid w:val="00F76F32"/>
    <w:rsid w:val="00F77128"/>
    <w:rsid w:val="00F77587"/>
    <w:rsid w:val="00F77EBB"/>
    <w:rsid w:val="00F80113"/>
    <w:rsid w:val="00F805B7"/>
    <w:rsid w:val="00F80C73"/>
    <w:rsid w:val="00F80CA4"/>
    <w:rsid w:val="00F80EBB"/>
    <w:rsid w:val="00F80ECA"/>
    <w:rsid w:val="00F80F27"/>
    <w:rsid w:val="00F810F5"/>
    <w:rsid w:val="00F81312"/>
    <w:rsid w:val="00F8146B"/>
    <w:rsid w:val="00F814A5"/>
    <w:rsid w:val="00F816AD"/>
    <w:rsid w:val="00F81EBF"/>
    <w:rsid w:val="00F81F51"/>
    <w:rsid w:val="00F81F52"/>
    <w:rsid w:val="00F81FF5"/>
    <w:rsid w:val="00F82011"/>
    <w:rsid w:val="00F82151"/>
    <w:rsid w:val="00F827DC"/>
    <w:rsid w:val="00F82A9D"/>
    <w:rsid w:val="00F82C38"/>
    <w:rsid w:val="00F82D19"/>
    <w:rsid w:val="00F82D5A"/>
    <w:rsid w:val="00F82DFD"/>
    <w:rsid w:val="00F830C2"/>
    <w:rsid w:val="00F83770"/>
    <w:rsid w:val="00F83D01"/>
    <w:rsid w:val="00F840D7"/>
    <w:rsid w:val="00F843DD"/>
    <w:rsid w:val="00F8452A"/>
    <w:rsid w:val="00F84CAE"/>
    <w:rsid w:val="00F85308"/>
    <w:rsid w:val="00F85396"/>
    <w:rsid w:val="00F85711"/>
    <w:rsid w:val="00F85A33"/>
    <w:rsid w:val="00F85B4D"/>
    <w:rsid w:val="00F85E79"/>
    <w:rsid w:val="00F86078"/>
    <w:rsid w:val="00F86194"/>
    <w:rsid w:val="00F8619A"/>
    <w:rsid w:val="00F8647B"/>
    <w:rsid w:val="00F8678D"/>
    <w:rsid w:val="00F86CC7"/>
    <w:rsid w:val="00F87425"/>
    <w:rsid w:val="00F875B4"/>
    <w:rsid w:val="00F8781D"/>
    <w:rsid w:val="00F87D56"/>
    <w:rsid w:val="00F87FCC"/>
    <w:rsid w:val="00F90745"/>
    <w:rsid w:val="00F90DDD"/>
    <w:rsid w:val="00F90E9E"/>
    <w:rsid w:val="00F91ACF"/>
    <w:rsid w:val="00F91C54"/>
    <w:rsid w:val="00F92488"/>
    <w:rsid w:val="00F926D5"/>
    <w:rsid w:val="00F92720"/>
    <w:rsid w:val="00F9274B"/>
    <w:rsid w:val="00F92757"/>
    <w:rsid w:val="00F92971"/>
    <w:rsid w:val="00F92B37"/>
    <w:rsid w:val="00F92E53"/>
    <w:rsid w:val="00F930C9"/>
    <w:rsid w:val="00F93216"/>
    <w:rsid w:val="00F93633"/>
    <w:rsid w:val="00F93869"/>
    <w:rsid w:val="00F9393D"/>
    <w:rsid w:val="00F94379"/>
    <w:rsid w:val="00F94B08"/>
    <w:rsid w:val="00F94CD9"/>
    <w:rsid w:val="00F94E80"/>
    <w:rsid w:val="00F9516B"/>
    <w:rsid w:val="00F95632"/>
    <w:rsid w:val="00F95A63"/>
    <w:rsid w:val="00F95ABF"/>
    <w:rsid w:val="00F95B78"/>
    <w:rsid w:val="00F95C5A"/>
    <w:rsid w:val="00F962B3"/>
    <w:rsid w:val="00F9635A"/>
    <w:rsid w:val="00F9663A"/>
    <w:rsid w:val="00F96812"/>
    <w:rsid w:val="00F96AC4"/>
    <w:rsid w:val="00F96CB9"/>
    <w:rsid w:val="00F96CF1"/>
    <w:rsid w:val="00F96EAD"/>
    <w:rsid w:val="00F97147"/>
    <w:rsid w:val="00F97963"/>
    <w:rsid w:val="00F97B3A"/>
    <w:rsid w:val="00F97D2D"/>
    <w:rsid w:val="00F97D3D"/>
    <w:rsid w:val="00FA0153"/>
    <w:rsid w:val="00FA02CD"/>
    <w:rsid w:val="00FA0490"/>
    <w:rsid w:val="00FA0A08"/>
    <w:rsid w:val="00FA0AAD"/>
    <w:rsid w:val="00FA0DE3"/>
    <w:rsid w:val="00FA12CB"/>
    <w:rsid w:val="00FA1880"/>
    <w:rsid w:val="00FA1A99"/>
    <w:rsid w:val="00FA1CAC"/>
    <w:rsid w:val="00FA1D6F"/>
    <w:rsid w:val="00FA1E49"/>
    <w:rsid w:val="00FA2012"/>
    <w:rsid w:val="00FA205C"/>
    <w:rsid w:val="00FA212E"/>
    <w:rsid w:val="00FA2491"/>
    <w:rsid w:val="00FA28BD"/>
    <w:rsid w:val="00FA3572"/>
    <w:rsid w:val="00FA3B3B"/>
    <w:rsid w:val="00FA40FE"/>
    <w:rsid w:val="00FA411C"/>
    <w:rsid w:val="00FA4D23"/>
    <w:rsid w:val="00FA50EC"/>
    <w:rsid w:val="00FA5249"/>
    <w:rsid w:val="00FA533E"/>
    <w:rsid w:val="00FA58BD"/>
    <w:rsid w:val="00FA58C5"/>
    <w:rsid w:val="00FA5B92"/>
    <w:rsid w:val="00FA5F6D"/>
    <w:rsid w:val="00FA614D"/>
    <w:rsid w:val="00FA6228"/>
    <w:rsid w:val="00FA654C"/>
    <w:rsid w:val="00FA69CF"/>
    <w:rsid w:val="00FA6B9A"/>
    <w:rsid w:val="00FA6C76"/>
    <w:rsid w:val="00FA79A8"/>
    <w:rsid w:val="00FA7B8B"/>
    <w:rsid w:val="00FA7CEE"/>
    <w:rsid w:val="00FB06D0"/>
    <w:rsid w:val="00FB17F4"/>
    <w:rsid w:val="00FB18B6"/>
    <w:rsid w:val="00FB19D2"/>
    <w:rsid w:val="00FB1A26"/>
    <w:rsid w:val="00FB1A97"/>
    <w:rsid w:val="00FB2234"/>
    <w:rsid w:val="00FB2E7D"/>
    <w:rsid w:val="00FB2F74"/>
    <w:rsid w:val="00FB3A3E"/>
    <w:rsid w:val="00FB4A55"/>
    <w:rsid w:val="00FB4CB7"/>
    <w:rsid w:val="00FB50B5"/>
    <w:rsid w:val="00FB519A"/>
    <w:rsid w:val="00FB53F2"/>
    <w:rsid w:val="00FB569B"/>
    <w:rsid w:val="00FB577C"/>
    <w:rsid w:val="00FB5FED"/>
    <w:rsid w:val="00FB6419"/>
    <w:rsid w:val="00FB6997"/>
    <w:rsid w:val="00FB6FFD"/>
    <w:rsid w:val="00FB7066"/>
    <w:rsid w:val="00FB7750"/>
    <w:rsid w:val="00FB7BBB"/>
    <w:rsid w:val="00FC01AC"/>
    <w:rsid w:val="00FC03CB"/>
    <w:rsid w:val="00FC0491"/>
    <w:rsid w:val="00FC062E"/>
    <w:rsid w:val="00FC08F7"/>
    <w:rsid w:val="00FC0F03"/>
    <w:rsid w:val="00FC1445"/>
    <w:rsid w:val="00FC1DEB"/>
    <w:rsid w:val="00FC215E"/>
    <w:rsid w:val="00FC2471"/>
    <w:rsid w:val="00FC26E5"/>
    <w:rsid w:val="00FC27AA"/>
    <w:rsid w:val="00FC29BB"/>
    <w:rsid w:val="00FC2C4B"/>
    <w:rsid w:val="00FC2DE4"/>
    <w:rsid w:val="00FC3696"/>
    <w:rsid w:val="00FC3ABD"/>
    <w:rsid w:val="00FC3BDD"/>
    <w:rsid w:val="00FC3D33"/>
    <w:rsid w:val="00FC5323"/>
    <w:rsid w:val="00FC54E2"/>
    <w:rsid w:val="00FC5582"/>
    <w:rsid w:val="00FC5964"/>
    <w:rsid w:val="00FC5CCA"/>
    <w:rsid w:val="00FC5D79"/>
    <w:rsid w:val="00FC5EDA"/>
    <w:rsid w:val="00FC62A2"/>
    <w:rsid w:val="00FC63D6"/>
    <w:rsid w:val="00FC65E7"/>
    <w:rsid w:val="00FC68F6"/>
    <w:rsid w:val="00FC6D20"/>
    <w:rsid w:val="00FC6DAD"/>
    <w:rsid w:val="00FC6F68"/>
    <w:rsid w:val="00FC73B2"/>
    <w:rsid w:val="00FC73C0"/>
    <w:rsid w:val="00FC7663"/>
    <w:rsid w:val="00FC7C49"/>
    <w:rsid w:val="00FC7E35"/>
    <w:rsid w:val="00FC7F93"/>
    <w:rsid w:val="00FD0307"/>
    <w:rsid w:val="00FD062A"/>
    <w:rsid w:val="00FD0C45"/>
    <w:rsid w:val="00FD0E79"/>
    <w:rsid w:val="00FD1164"/>
    <w:rsid w:val="00FD1232"/>
    <w:rsid w:val="00FD142D"/>
    <w:rsid w:val="00FD144A"/>
    <w:rsid w:val="00FD1526"/>
    <w:rsid w:val="00FD1988"/>
    <w:rsid w:val="00FD1C40"/>
    <w:rsid w:val="00FD1D4C"/>
    <w:rsid w:val="00FD2186"/>
    <w:rsid w:val="00FD245A"/>
    <w:rsid w:val="00FD2847"/>
    <w:rsid w:val="00FD2981"/>
    <w:rsid w:val="00FD2F0F"/>
    <w:rsid w:val="00FD3598"/>
    <w:rsid w:val="00FD35D8"/>
    <w:rsid w:val="00FD36AF"/>
    <w:rsid w:val="00FD3713"/>
    <w:rsid w:val="00FD382F"/>
    <w:rsid w:val="00FD3974"/>
    <w:rsid w:val="00FD4D36"/>
    <w:rsid w:val="00FD51CD"/>
    <w:rsid w:val="00FD537B"/>
    <w:rsid w:val="00FD541B"/>
    <w:rsid w:val="00FD5787"/>
    <w:rsid w:val="00FD5D99"/>
    <w:rsid w:val="00FD5F0B"/>
    <w:rsid w:val="00FD629B"/>
    <w:rsid w:val="00FD6E7E"/>
    <w:rsid w:val="00FD76A1"/>
    <w:rsid w:val="00FD7CA2"/>
    <w:rsid w:val="00FE04D5"/>
    <w:rsid w:val="00FE0A57"/>
    <w:rsid w:val="00FE0C57"/>
    <w:rsid w:val="00FE0D07"/>
    <w:rsid w:val="00FE0FD7"/>
    <w:rsid w:val="00FE212C"/>
    <w:rsid w:val="00FE28FD"/>
    <w:rsid w:val="00FE293D"/>
    <w:rsid w:val="00FE3804"/>
    <w:rsid w:val="00FE3C4F"/>
    <w:rsid w:val="00FE4529"/>
    <w:rsid w:val="00FE49E1"/>
    <w:rsid w:val="00FE50F3"/>
    <w:rsid w:val="00FE573B"/>
    <w:rsid w:val="00FE5A83"/>
    <w:rsid w:val="00FE5ACD"/>
    <w:rsid w:val="00FE5F8D"/>
    <w:rsid w:val="00FE61E1"/>
    <w:rsid w:val="00FE691A"/>
    <w:rsid w:val="00FE7633"/>
    <w:rsid w:val="00FE773F"/>
    <w:rsid w:val="00FF04AA"/>
    <w:rsid w:val="00FF11F4"/>
    <w:rsid w:val="00FF16C3"/>
    <w:rsid w:val="00FF1A64"/>
    <w:rsid w:val="00FF1BB9"/>
    <w:rsid w:val="00FF27F9"/>
    <w:rsid w:val="00FF2803"/>
    <w:rsid w:val="00FF2CB9"/>
    <w:rsid w:val="00FF2CC5"/>
    <w:rsid w:val="00FF2D22"/>
    <w:rsid w:val="00FF3D48"/>
    <w:rsid w:val="00FF4174"/>
    <w:rsid w:val="00FF460D"/>
    <w:rsid w:val="00FF4C3D"/>
    <w:rsid w:val="00FF5163"/>
    <w:rsid w:val="00FF5309"/>
    <w:rsid w:val="00FF537B"/>
    <w:rsid w:val="00FF54F7"/>
    <w:rsid w:val="00FF5CE1"/>
    <w:rsid w:val="00FF5DE7"/>
    <w:rsid w:val="00FF6349"/>
    <w:rsid w:val="00FF6753"/>
    <w:rsid w:val="00FF76B1"/>
    <w:rsid w:val="00FF7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8DE407"/>
  <w14:defaultImageDpi w14:val="32767"/>
  <w15:chartTrackingRefBased/>
  <w15:docId w15:val="{F8D1D5E8-DB24-6F4B-A27C-130E4A6D8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822D9D"/>
    <w:rPr>
      <w:rFonts w:ascii="宋体" w:eastAsia="宋体" w:hAnsi="宋体" w:cs="宋体"/>
      <w:kern w:val="0"/>
    </w:rPr>
  </w:style>
  <w:style w:type="paragraph" w:styleId="1">
    <w:name w:val="heading 1"/>
    <w:basedOn w:val="a"/>
    <w:link w:val="10"/>
    <w:qFormat/>
    <w:rsid w:val="00617C51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617C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528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8271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617C51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617C5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03DF4"/>
    <w:pPr>
      <w:ind w:firstLineChars="200" w:firstLine="420"/>
    </w:pPr>
  </w:style>
  <w:style w:type="character" w:customStyle="1" w:styleId="md-line">
    <w:name w:val="md-line"/>
    <w:basedOn w:val="a0"/>
    <w:rsid w:val="005215D0"/>
  </w:style>
  <w:style w:type="character" w:customStyle="1" w:styleId="md-expand">
    <w:name w:val="md-expand"/>
    <w:basedOn w:val="a0"/>
    <w:rsid w:val="005215D0"/>
  </w:style>
  <w:style w:type="paragraph" w:styleId="HTML">
    <w:name w:val="HTML Preformatted"/>
    <w:basedOn w:val="a"/>
    <w:link w:val="HTML0"/>
    <w:uiPriority w:val="99"/>
    <w:unhideWhenUsed/>
    <w:rsid w:val="005215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rsid w:val="005215D0"/>
    <w:rPr>
      <w:rFonts w:ascii="宋体" w:eastAsia="宋体" w:hAnsi="宋体" w:cs="宋体"/>
      <w:kern w:val="0"/>
    </w:rPr>
  </w:style>
  <w:style w:type="character" w:customStyle="1" w:styleId="cm-keyword">
    <w:name w:val="cm-keyword"/>
    <w:basedOn w:val="a0"/>
    <w:rsid w:val="005215D0"/>
  </w:style>
  <w:style w:type="character" w:customStyle="1" w:styleId="cm-def">
    <w:name w:val="cm-def"/>
    <w:basedOn w:val="a0"/>
    <w:rsid w:val="005215D0"/>
  </w:style>
  <w:style w:type="character" w:customStyle="1" w:styleId="cm-variable-3">
    <w:name w:val="cm-variable-3"/>
    <w:basedOn w:val="a0"/>
    <w:rsid w:val="005215D0"/>
  </w:style>
  <w:style w:type="character" w:customStyle="1" w:styleId="cm-variable">
    <w:name w:val="cm-variable"/>
    <w:basedOn w:val="a0"/>
    <w:rsid w:val="005215D0"/>
  </w:style>
  <w:style w:type="character" w:customStyle="1" w:styleId="cm-operator">
    <w:name w:val="cm-operator"/>
    <w:basedOn w:val="a0"/>
    <w:rsid w:val="005215D0"/>
  </w:style>
  <w:style w:type="paragraph" w:styleId="a4">
    <w:name w:val="Normal (Web)"/>
    <w:basedOn w:val="a"/>
    <w:uiPriority w:val="99"/>
    <w:unhideWhenUsed/>
    <w:rsid w:val="005215D0"/>
    <w:pPr>
      <w:spacing w:before="100" w:beforeAutospacing="1" w:after="100" w:afterAutospacing="1"/>
    </w:pPr>
  </w:style>
  <w:style w:type="character" w:customStyle="1" w:styleId="cm-string">
    <w:name w:val="cm-string"/>
    <w:basedOn w:val="a0"/>
    <w:rsid w:val="00F57182"/>
  </w:style>
  <w:style w:type="character" w:styleId="a5">
    <w:name w:val="Strong"/>
    <w:basedOn w:val="a0"/>
    <w:uiPriority w:val="22"/>
    <w:qFormat/>
    <w:rsid w:val="00623A02"/>
    <w:rPr>
      <w:b/>
      <w:bCs/>
    </w:rPr>
  </w:style>
  <w:style w:type="character" w:customStyle="1" w:styleId="30">
    <w:name w:val="标题 3 字符"/>
    <w:basedOn w:val="a0"/>
    <w:link w:val="3"/>
    <w:uiPriority w:val="9"/>
    <w:semiHidden/>
    <w:rsid w:val="00E528B3"/>
    <w:rPr>
      <w:rFonts w:ascii="宋体" w:eastAsia="宋体" w:hAnsi="宋体" w:cs="宋体"/>
      <w:b/>
      <w:bCs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82718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a6">
    <w:name w:val="footnote text"/>
    <w:basedOn w:val="a"/>
    <w:link w:val="a7"/>
    <w:uiPriority w:val="99"/>
    <w:semiHidden/>
    <w:unhideWhenUsed/>
    <w:rsid w:val="00473E63"/>
    <w:pPr>
      <w:snapToGrid w:val="0"/>
    </w:pPr>
    <w:rPr>
      <w:sz w:val="18"/>
      <w:szCs w:val="18"/>
    </w:rPr>
  </w:style>
  <w:style w:type="character" w:customStyle="1" w:styleId="a7">
    <w:name w:val="脚注文本 字符"/>
    <w:basedOn w:val="a0"/>
    <w:link w:val="a6"/>
    <w:uiPriority w:val="99"/>
    <w:semiHidden/>
    <w:rsid w:val="00473E63"/>
    <w:rPr>
      <w:rFonts w:ascii="宋体" w:eastAsia="宋体" w:hAnsi="宋体" w:cs="宋体"/>
      <w:kern w:val="0"/>
      <w:sz w:val="18"/>
      <w:szCs w:val="18"/>
    </w:rPr>
  </w:style>
  <w:style w:type="character" w:styleId="a8">
    <w:name w:val="footnote reference"/>
    <w:basedOn w:val="a0"/>
    <w:uiPriority w:val="99"/>
    <w:semiHidden/>
    <w:unhideWhenUsed/>
    <w:rsid w:val="00473E63"/>
    <w:rPr>
      <w:vertAlign w:val="superscript"/>
    </w:rPr>
  </w:style>
  <w:style w:type="character" w:customStyle="1" w:styleId="cm-number">
    <w:name w:val="cm-number"/>
    <w:basedOn w:val="a0"/>
    <w:rsid w:val="001F5BD2"/>
  </w:style>
  <w:style w:type="character" w:customStyle="1" w:styleId="cm-comment">
    <w:name w:val="cm-comment"/>
    <w:basedOn w:val="a0"/>
    <w:rsid w:val="00563B44"/>
  </w:style>
  <w:style w:type="character" w:customStyle="1" w:styleId="cm-meta">
    <w:name w:val="cm-meta"/>
    <w:basedOn w:val="a0"/>
    <w:rsid w:val="00563B44"/>
  </w:style>
  <w:style w:type="character" w:customStyle="1" w:styleId="cm-atom">
    <w:name w:val="cm-atom"/>
    <w:basedOn w:val="a0"/>
    <w:rsid w:val="00563B44"/>
  </w:style>
  <w:style w:type="character" w:customStyle="1" w:styleId="cm-tab">
    <w:name w:val="cm-tab"/>
    <w:basedOn w:val="a0"/>
    <w:rsid w:val="00D20B22"/>
  </w:style>
  <w:style w:type="paragraph" w:styleId="a9">
    <w:name w:val="Revision"/>
    <w:hidden/>
    <w:uiPriority w:val="99"/>
    <w:semiHidden/>
    <w:rsid w:val="000059D4"/>
    <w:rPr>
      <w:rFonts w:ascii="宋体" w:eastAsia="宋体" w:hAnsi="宋体" w:cs="宋体"/>
      <w:kern w:val="0"/>
    </w:rPr>
  </w:style>
  <w:style w:type="paragraph" w:styleId="aa">
    <w:name w:val="header"/>
    <w:basedOn w:val="a"/>
    <w:link w:val="ab"/>
    <w:uiPriority w:val="99"/>
    <w:unhideWhenUsed/>
    <w:rsid w:val="00586E8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586E85"/>
    <w:rPr>
      <w:rFonts w:ascii="宋体" w:eastAsia="宋体" w:hAnsi="宋体" w:cs="宋体"/>
      <w:kern w:val="0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586E8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586E85"/>
    <w:rPr>
      <w:rFonts w:ascii="宋体" w:eastAsia="宋体" w:hAnsi="宋体" w:cs="宋体"/>
      <w:kern w:val="0"/>
      <w:sz w:val="18"/>
      <w:szCs w:val="18"/>
    </w:rPr>
  </w:style>
  <w:style w:type="character" w:styleId="ae">
    <w:name w:val="annotation reference"/>
    <w:basedOn w:val="a0"/>
    <w:uiPriority w:val="99"/>
    <w:semiHidden/>
    <w:unhideWhenUsed/>
    <w:rsid w:val="00586E85"/>
    <w:rPr>
      <w:sz w:val="21"/>
      <w:szCs w:val="21"/>
    </w:rPr>
  </w:style>
  <w:style w:type="paragraph" w:styleId="af">
    <w:name w:val="annotation text"/>
    <w:basedOn w:val="a"/>
    <w:link w:val="af0"/>
    <w:uiPriority w:val="99"/>
    <w:semiHidden/>
    <w:unhideWhenUsed/>
    <w:rsid w:val="00586E85"/>
  </w:style>
  <w:style w:type="character" w:customStyle="1" w:styleId="af0">
    <w:name w:val="批注文字 字符"/>
    <w:basedOn w:val="a0"/>
    <w:link w:val="af"/>
    <w:uiPriority w:val="99"/>
    <w:semiHidden/>
    <w:rsid w:val="00586E85"/>
    <w:rPr>
      <w:rFonts w:ascii="宋体" w:eastAsia="宋体" w:hAnsi="宋体" w:cs="宋体"/>
      <w:kern w:val="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586E85"/>
    <w:rPr>
      <w:b/>
      <w:bCs/>
    </w:rPr>
  </w:style>
  <w:style w:type="character" w:customStyle="1" w:styleId="af2">
    <w:name w:val="批注主题 字符"/>
    <w:basedOn w:val="af0"/>
    <w:link w:val="af1"/>
    <w:uiPriority w:val="99"/>
    <w:semiHidden/>
    <w:rsid w:val="00586E85"/>
    <w:rPr>
      <w:rFonts w:ascii="宋体" w:eastAsia="宋体" w:hAnsi="宋体" w:cs="宋体"/>
      <w:b/>
      <w:bCs/>
      <w:kern w:val="0"/>
    </w:rPr>
  </w:style>
  <w:style w:type="paragraph" w:styleId="af3">
    <w:name w:val="Balloon Text"/>
    <w:basedOn w:val="a"/>
    <w:link w:val="af4"/>
    <w:uiPriority w:val="99"/>
    <w:semiHidden/>
    <w:unhideWhenUsed/>
    <w:rsid w:val="00D422B9"/>
    <w:rPr>
      <w:sz w:val="18"/>
      <w:szCs w:val="18"/>
    </w:rPr>
  </w:style>
  <w:style w:type="character" w:customStyle="1" w:styleId="af4">
    <w:name w:val="批注框文本 字符"/>
    <w:basedOn w:val="a0"/>
    <w:link w:val="af3"/>
    <w:uiPriority w:val="99"/>
    <w:semiHidden/>
    <w:rsid w:val="00D422B9"/>
    <w:rPr>
      <w:rFonts w:ascii="宋体" w:eastAsia="宋体" w:hAnsi="宋体" w:cs="宋体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8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3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8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7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3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0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1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3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8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07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7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50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7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2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85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7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0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3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23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6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0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9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2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37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9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0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4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8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16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7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3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5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4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9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2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6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3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8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1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7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0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6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79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6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5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4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8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3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3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16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64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5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60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5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8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8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8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9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2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1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4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8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4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2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98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0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1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7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9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3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1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2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8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13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6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jpeg"/><Relationship Id="rId18" Type="http://schemas.microsoft.com/office/2018/08/relationships/commentsExtensible" Target="commentsExtensi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microsoft.com/office/2011/relationships/commentsExtended" Target="commentsExtended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24A10A5-C7B2-4F4F-878F-1FA8EA9BD1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9254</TotalTime>
  <Pages>13</Pages>
  <Words>1243</Words>
  <Characters>7086</Characters>
  <Application>Microsoft Office Word</Application>
  <DocSecurity>0</DocSecurity>
  <Lines>59</Lines>
  <Paragraphs>16</Paragraphs>
  <ScaleCrop>false</ScaleCrop>
  <Company/>
  <LinksUpToDate>false</LinksUpToDate>
  <CharactersWithSpaces>8313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一鸣 李</dc:creator>
  <cp:keywords/>
  <dc:description/>
  <cp:lastModifiedBy>一鸣 李</cp:lastModifiedBy>
  <cp:revision>8073</cp:revision>
  <dcterms:created xsi:type="dcterms:W3CDTF">2023-08-22T05:25:00Z</dcterms:created>
  <dcterms:modified xsi:type="dcterms:W3CDTF">2023-12-26T03:34:00Z</dcterms:modified>
</cp:coreProperties>
</file>