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43644" w14:textId="77777777" w:rsidR="0004222C" w:rsidRDefault="0004222C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第1</w:t>
      </w:r>
      <w:r w:rsidR="0026002F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1</w:t>
      </w:r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章</w:t>
      </w:r>
      <w:r w:rsidR="001D105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commentRangeStart w:id="0"/>
      <w:r w:rsidR="001D105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数据结构</w:t>
      </w:r>
      <w:commentRangeEnd w:id="0"/>
      <w:r w:rsidR="009273CC">
        <w:rPr>
          <w:rStyle w:val="a9"/>
          <w:rFonts w:ascii="宋体" w:eastAsia="宋体" w:hAnsi="宋体" w:cs="宋体"/>
          <w:b w:val="0"/>
          <w:bCs w:val="0"/>
        </w:rPr>
        <w:commentReference w:id="0"/>
      </w:r>
      <w:r w:rsidR="001D105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中</w:t>
      </w:r>
      <w:r w:rsidR="003B1AF9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，</w:t>
      </w:r>
      <w:r w:rsidR="001D105E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也有设计模式</w:t>
      </w:r>
      <w:r w:rsidR="006C0A15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="0026002F">
        <w:rPr>
          <w:rFonts w:ascii="方正小标宋简体" w:eastAsia="方正小标宋简体" w:hAnsi="Arial" w:cs="Arial" w:hint="eastAsia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组合</w:t>
      </w:r>
      <w:commentRangeStart w:id="1"/>
      <w:r w:rsidRPr="0004222C">
        <w:rPr>
          <w:rFonts w:ascii="方正小标宋简体" w:eastAsia="方正小标宋简体" w:hAnsi="Arial" w:cs="Arial"/>
          <w:b w:val="0"/>
          <w:bCs w:val="0"/>
          <w:noProof/>
          <w:kern w:val="2"/>
          <w:sz w:val="36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模式</w:t>
      </w:r>
      <w:commentRangeEnd w:id="1"/>
      <w:r w:rsidR="00CF4EAA">
        <w:rPr>
          <w:rStyle w:val="a9"/>
          <w:rFonts w:ascii="宋体" w:eastAsia="宋体" w:hAnsi="宋体" w:cs="宋体"/>
          <w:b w:val="0"/>
          <w:bCs w:val="0"/>
        </w:rPr>
        <w:commentReference w:id="1"/>
      </w:r>
    </w:p>
    <w:p w14:paraId="1E828A20" w14:textId="77777777" w:rsidR="005E1692" w:rsidRDefault="0028032A" w:rsidP="005E1692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26002F">
        <w:rPr>
          <w:rFonts w:ascii="Impact" w:eastAsia="方正大黑简体" w:hAnsi="Impact" w:cs="Times New Roman"/>
          <w:b w:val="0"/>
          <w:bCs w:val="0"/>
          <w:noProof/>
          <w:szCs w:val="21"/>
        </w:rPr>
        <w:t>1</w:t>
      </w:r>
      <w:r w:rsidR="00DB09F5">
        <w:rPr>
          <w:rFonts w:ascii="Impact" w:eastAsia="方正大黑简体" w:hAnsi="Impact" w:cs="Times New Roman"/>
          <w:b w:val="0"/>
          <w:bCs w:val="0"/>
          <w:noProof/>
          <w:szCs w:val="21"/>
        </w:rPr>
        <w:t>.1</w:t>
      </w:r>
      <w:r w:rsidR="00AD19C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人力地图</w:t>
      </w:r>
      <w:r w:rsidR="0068487A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中的设计模式</w:t>
      </w:r>
    </w:p>
    <w:p w14:paraId="10F9A2AD" w14:textId="77777777" w:rsidR="00F03D16" w:rsidRDefault="0028032A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26002F">
        <w:rPr>
          <w:rFonts w:hint="eastAsia"/>
        </w:rPr>
        <w:t>兔小白，你</w:t>
      </w:r>
      <w:r w:rsidR="0048237C">
        <w:rPr>
          <w:rFonts w:hint="eastAsia"/>
        </w:rPr>
        <w:t>一定</w:t>
      </w:r>
      <w:r w:rsidR="0026002F">
        <w:rPr>
          <w:rFonts w:hint="eastAsia"/>
        </w:rPr>
        <w:t>在摸鱼吧？对着屏幕</w:t>
      </w:r>
      <w:r w:rsidR="00066F67">
        <w:rPr>
          <w:rFonts w:hint="eastAsia"/>
        </w:rPr>
        <w:t>笑</w:t>
      </w:r>
      <w:r w:rsidR="0026002F">
        <w:rPr>
          <w:rFonts w:hint="eastAsia"/>
        </w:rPr>
        <w:t>什么呢？</w:t>
      </w:r>
    </w:p>
    <w:p w14:paraId="53E29167" w14:textId="77777777" w:rsidR="0028032A" w:rsidRDefault="0028032A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</w:t>
      </w:r>
      <w:r w:rsidR="00705809">
        <w:rPr>
          <w:rFonts w:hint="eastAsia"/>
        </w:rPr>
        <w:t>：</w:t>
      </w:r>
      <w:r w:rsidR="0026002F">
        <w:rPr>
          <w:rFonts w:hint="eastAsia"/>
        </w:rPr>
        <w:t>咱们</w:t>
      </w:r>
      <w:r w:rsidR="000A1B6F">
        <w:rPr>
          <w:rFonts w:hint="eastAsia"/>
        </w:rPr>
        <w:t>公司</w:t>
      </w:r>
      <w:r w:rsidR="0026002F">
        <w:rPr>
          <w:rFonts w:hint="eastAsia"/>
        </w:rPr>
        <w:t>最近调整</w:t>
      </w:r>
      <w:r w:rsidR="00F425B7">
        <w:rPr>
          <w:rFonts w:hint="eastAsia"/>
        </w:rPr>
        <w:t>了</w:t>
      </w:r>
      <w:r w:rsidR="0026002F">
        <w:rPr>
          <w:rFonts w:hint="eastAsia"/>
        </w:rPr>
        <w:t>组织架构</w:t>
      </w:r>
      <w:r w:rsidR="00F425B7">
        <w:rPr>
          <w:rFonts w:hint="eastAsia"/>
        </w:rPr>
        <w:t>。</w:t>
      </w:r>
      <w:r w:rsidR="0026002F">
        <w:rPr>
          <w:rFonts w:hint="eastAsia"/>
        </w:rPr>
        <w:t>今天</w:t>
      </w:r>
      <w:r w:rsidR="00D06090">
        <w:rPr>
          <w:rFonts w:hint="eastAsia"/>
        </w:rPr>
        <w:t>系统中的人力地图更新了</w:t>
      </w:r>
      <w:r w:rsidR="0026002F">
        <w:rPr>
          <w:rFonts w:hint="eastAsia"/>
        </w:rPr>
        <w:t>，我</w:t>
      </w:r>
      <w:r w:rsidR="006E4EB9">
        <w:rPr>
          <w:rFonts w:hint="eastAsia"/>
        </w:rPr>
        <w:t>刚才</w:t>
      </w:r>
      <w:r w:rsidR="000178FC">
        <w:rPr>
          <w:rFonts w:hint="eastAsia"/>
        </w:rPr>
        <w:t>发现</w:t>
      </w:r>
      <w:r w:rsidR="00455E22">
        <w:rPr>
          <w:rFonts w:hint="eastAsia"/>
        </w:rPr>
        <w:t>我</w:t>
      </w:r>
      <w:r w:rsidR="0026002F">
        <w:rPr>
          <w:rFonts w:hint="eastAsia"/>
        </w:rPr>
        <w:t>和</w:t>
      </w:r>
      <w:r w:rsidR="00C4165A">
        <w:rPr>
          <w:rFonts w:hint="eastAsia"/>
        </w:rPr>
        <w:t>虎老板</w:t>
      </w:r>
      <w:r w:rsidR="0026002F">
        <w:rPr>
          <w:rFonts w:hint="eastAsia"/>
        </w:rPr>
        <w:t>之间的</w:t>
      </w:r>
      <w:r w:rsidR="009D2BB4">
        <w:rPr>
          <w:rFonts w:hint="eastAsia"/>
        </w:rPr>
        <w:t>层级</w:t>
      </w:r>
      <w:r w:rsidR="0026002F">
        <w:rPr>
          <w:rFonts w:hint="eastAsia"/>
        </w:rPr>
        <w:t>减少了一层。</w:t>
      </w:r>
    </w:p>
    <w:p w14:paraId="35F0EBFE" w14:textId="77777777" w:rsidR="0026002F" w:rsidRDefault="0026002F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熊小猫：调整组织架构不就是为了精简，减少不必要的层级吗？</w:t>
      </w:r>
      <w:r w:rsidR="00255582">
        <w:rPr>
          <w:rFonts w:hint="eastAsia"/>
        </w:rPr>
        <w:t>这有什么稀奇的。</w:t>
      </w:r>
    </w:p>
    <w:p w14:paraId="769A455D" w14:textId="77777777" w:rsidR="0026002F" w:rsidRDefault="0026002F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兔小白：我距离</w:t>
      </w:r>
      <w:r w:rsidR="00C403E3">
        <w:rPr>
          <w:rFonts w:hint="eastAsia"/>
        </w:rPr>
        <w:t>老板</w:t>
      </w:r>
      <w:r>
        <w:rPr>
          <w:rFonts w:hint="eastAsia"/>
        </w:rPr>
        <w:t>又近了</w:t>
      </w:r>
      <w:r w:rsidR="00F3325F">
        <w:rPr>
          <w:rFonts w:hint="eastAsia"/>
        </w:rPr>
        <w:t>一级</w:t>
      </w:r>
      <w:r>
        <w:rPr>
          <w:rFonts w:hint="eastAsia"/>
        </w:rPr>
        <w:t>，相当于晋升了</w:t>
      </w:r>
      <w:r w:rsidR="00FC5582">
        <w:rPr>
          <w:rFonts w:hint="eastAsia"/>
        </w:rPr>
        <w:t>呀</w:t>
      </w:r>
      <w:r>
        <w:rPr>
          <w:rFonts w:hint="eastAsia"/>
        </w:rPr>
        <w:t>，所以</w:t>
      </w:r>
      <w:r w:rsidR="00222225">
        <w:rPr>
          <w:rFonts w:hint="eastAsia"/>
        </w:rPr>
        <w:t>我很</w:t>
      </w:r>
      <w:r>
        <w:rPr>
          <w:rFonts w:hint="eastAsia"/>
        </w:rPr>
        <w:t>开心！</w:t>
      </w:r>
    </w:p>
    <w:p w14:paraId="1763F5AD" w14:textId="77777777" w:rsidR="0026002F" w:rsidRDefault="0026002F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2C07EB">
        <w:rPr>
          <w:rFonts w:hint="eastAsia"/>
        </w:rPr>
        <w:t>这算哪门子晋升</w:t>
      </w:r>
      <w:r w:rsidR="00401324">
        <w:rPr>
          <w:rFonts w:hint="eastAsia"/>
        </w:rPr>
        <w:t>？</w:t>
      </w:r>
      <w:r w:rsidR="002C07EB">
        <w:rPr>
          <w:rFonts w:hint="eastAsia"/>
        </w:rPr>
        <w:t>晋升得靠你</w:t>
      </w:r>
      <w:r w:rsidR="00001483">
        <w:rPr>
          <w:rFonts w:hint="eastAsia"/>
        </w:rPr>
        <w:t>真正的</w:t>
      </w:r>
      <w:r w:rsidR="002C07EB">
        <w:rPr>
          <w:rFonts w:hint="eastAsia"/>
        </w:rPr>
        <w:t>实力</w:t>
      </w:r>
      <w:r w:rsidR="0099457D">
        <w:rPr>
          <w:rFonts w:hint="eastAsia"/>
        </w:rPr>
        <w:t>。</w:t>
      </w:r>
      <w:r w:rsidR="002C07EB">
        <w:rPr>
          <w:rFonts w:hint="eastAsia"/>
        </w:rPr>
        <w:t>我现在考考你？</w:t>
      </w:r>
    </w:p>
    <w:p w14:paraId="70D4AF1C" w14:textId="77777777" w:rsidR="002C07EB" w:rsidRDefault="002C07EB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</w:t>
      </w:r>
      <w:r w:rsidR="00D33FA6">
        <w:rPr>
          <w:rFonts w:hint="eastAsia"/>
        </w:rPr>
        <w:t>只是</w:t>
      </w:r>
      <w:r>
        <w:rPr>
          <w:rFonts w:hint="eastAsia"/>
        </w:rPr>
        <w:t>和你开个玩笑，你怎么还当真</w:t>
      </w:r>
      <w:r w:rsidR="009D2BB4">
        <w:rPr>
          <w:rFonts w:hint="eastAsia"/>
        </w:rPr>
        <w:t>考起我来了？既然要考我，我当然也不怕，放马过来吧！</w:t>
      </w:r>
    </w:p>
    <w:p w14:paraId="2A4EA708" w14:textId="77777777" w:rsidR="009D2BB4" w:rsidRDefault="009D2BB4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熊小猫：这么自信？</w:t>
      </w:r>
      <w:r w:rsidR="007B434E">
        <w:rPr>
          <w:rFonts w:hint="eastAsia"/>
        </w:rPr>
        <w:t>那就请听题，人力地图采用</w:t>
      </w:r>
      <w:r w:rsidR="003F3624">
        <w:rPr>
          <w:rFonts w:hint="eastAsia"/>
        </w:rPr>
        <w:t>了</w:t>
      </w:r>
      <w:r w:rsidR="007B434E">
        <w:rPr>
          <w:rFonts w:hint="eastAsia"/>
        </w:rPr>
        <w:t>什么数据结构</w:t>
      </w:r>
      <w:r w:rsidR="00B768FC">
        <w:rPr>
          <w:rFonts w:hint="eastAsia"/>
        </w:rPr>
        <w:t>来</w:t>
      </w:r>
      <w:r w:rsidR="007B434E">
        <w:rPr>
          <w:rFonts w:hint="eastAsia"/>
        </w:rPr>
        <w:t>实现？</w:t>
      </w:r>
    </w:p>
    <w:p w14:paraId="266A9A13" w14:textId="77777777" w:rsidR="007B434E" w:rsidRDefault="007B434E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兔小白：人力地图是典型的</w:t>
      </w:r>
      <w:r w:rsidR="006A6E77">
        <w:rPr>
          <w:rFonts w:hint="eastAsia"/>
        </w:rPr>
        <w:t>树状</w:t>
      </w:r>
      <w:r>
        <w:rPr>
          <w:rFonts w:hint="eastAsia"/>
        </w:rPr>
        <w:t>结构啊</w:t>
      </w:r>
      <w:r w:rsidR="00DF0CB5">
        <w:rPr>
          <w:rFonts w:hint="eastAsia"/>
        </w:rPr>
        <w:t>！</w:t>
      </w:r>
      <w:r w:rsidR="009A0324">
        <w:rPr>
          <w:rFonts w:hint="eastAsia"/>
        </w:rPr>
        <w:t>总裁</w:t>
      </w:r>
      <w:r w:rsidR="00DF0CB5">
        <w:rPr>
          <w:rFonts w:hint="eastAsia"/>
        </w:rPr>
        <w:t>只有一个，</w:t>
      </w:r>
      <w:r w:rsidR="00B45501">
        <w:rPr>
          <w:rFonts w:hint="eastAsia"/>
        </w:rPr>
        <w:t xml:space="preserve"> </w:t>
      </w:r>
      <w:r w:rsidR="009A0324">
        <w:rPr>
          <w:rFonts w:hint="eastAsia"/>
        </w:rPr>
        <w:t>总裁</w:t>
      </w:r>
      <w:r w:rsidR="00B45501">
        <w:rPr>
          <w:rFonts w:hint="eastAsia"/>
        </w:rPr>
        <w:t>下面有</w:t>
      </w:r>
      <w:commentRangeStart w:id="2"/>
      <w:r w:rsidR="00B45501">
        <w:rPr>
          <w:rFonts w:hint="eastAsia"/>
        </w:rPr>
        <w:t>三个</w:t>
      </w:r>
      <w:commentRangeEnd w:id="2"/>
      <w:r w:rsidR="00CF4EAA">
        <w:rPr>
          <w:rStyle w:val="a9"/>
        </w:rPr>
        <w:commentReference w:id="2"/>
      </w:r>
      <w:r w:rsidR="00B45501">
        <w:rPr>
          <w:rFonts w:hint="eastAsia"/>
        </w:rPr>
        <w:t>副总裁。每位副总裁下面又有若干</w:t>
      </w:r>
      <w:r w:rsidR="009A0324">
        <w:rPr>
          <w:rFonts w:hint="eastAsia"/>
        </w:rPr>
        <w:t>名</w:t>
      </w:r>
      <w:r w:rsidR="00B45501">
        <w:rPr>
          <w:rFonts w:hint="eastAsia"/>
        </w:rPr>
        <w:t>经理。</w:t>
      </w:r>
      <w:r w:rsidR="009A0324">
        <w:rPr>
          <w:rFonts w:hint="eastAsia"/>
        </w:rPr>
        <w:t>总裁</w:t>
      </w:r>
      <w:r w:rsidR="005978CD">
        <w:rPr>
          <w:rFonts w:hint="eastAsia"/>
        </w:rPr>
        <w:t>、副总裁、经理</w:t>
      </w:r>
      <w:r w:rsidR="00B45501">
        <w:rPr>
          <w:rFonts w:hint="eastAsia"/>
        </w:rPr>
        <w:t>都是</w:t>
      </w:r>
      <w:r w:rsidR="005978CD">
        <w:rPr>
          <w:rFonts w:hint="eastAsia"/>
        </w:rPr>
        <w:t>公司</w:t>
      </w:r>
      <w:r w:rsidR="008F7E49">
        <w:rPr>
          <w:rFonts w:hint="eastAsia"/>
        </w:rPr>
        <w:t>员工</w:t>
      </w:r>
      <w:r w:rsidR="00B45501">
        <w:rPr>
          <w:rFonts w:hint="eastAsia"/>
        </w:rPr>
        <w:t>，只是级别不同。</w:t>
      </w:r>
      <w:r w:rsidR="00FA79A8">
        <w:rPr>
          <w:rFonts w:hint="eastAsia"/>
        </w:rPr>
        <w:t>员工</w:t>
      </w:r>
      <w:r w:rsidR="00B45501">
        <w:rPr>
          <w:rFonts w:hint="eastAsia"/>
        </w:rPr>
        <w:t>之间</w:t>
      </w:r>
      <w:r w:rsidR="009E120F">
        <w:rPr>
          <w:rFonts w:hint="eastAsia"/>
        </w:rPr>
        <w:t>的关系</w:t>
      </w:r>
      <w:r w:rsidR="00076994">
        <w:rPr>
          <w:rFonts w:hint="eastAsia"/>
        </w:rPr>
        <w:t>为</w:t>
      </w:r>
      <w:r w:rsidR="00B45501">
        <w:rPr>
          <w:rFonts w:hint="eastAsia"/>
        </w:rPr>
        <w:t>一对多，如果画图表示出来，就像一颗大树的树冠倒转过来</w:t>
      </w:r>
      <w:r w:rsidR="00076994">
        <w:rPr>
          <w:rFonts w:hint="eastAsia"/>
        </w:rPr>
        <w:t>，</w:t>
      </w:r>
      <w:r w:rsidR="00DF0CB5">
        <w:rPr>
          <w:rFonts w:hint="eastAsia"/>
        </w:rPr>
        <w:t>所以称之为</w:t>
      </w:r>
      <w:r w:rsidR="008B671E">
        <w:rPr>
          <w:rFonts w:hint="eastAsia"/>
        </w:rPr>
        <w:t>树状</w:t>
      </w:r>
      <w:r w:rsidR="00DF0CB5">
        <w:rPr>
          <w:rFonts w:hint="eastAsia"/>
        </w:rPr>
        <w:t>结构。</w:t>
      </w:r>
    </w:p>
    <w:p w14:paraId="62A59F45" w14:textId="77777777" w:rsidR="002068DD" w:rsidRDefault="004F60D5" w:rsidP="004F60D5">
      <w:pPr>
        <w:spacing w:beforeLines="50" w:before="211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60C5410" wp14:editId="0201D9D6">
            <wp:extent cx="5547872" cy="32301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未命名作品 12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823" cy="324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0824" w14:textId="77777777" w:rsidR="00DF0CB5" w:rsidRDefault="00DF0CB5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377F13">
        <w:rPr>
          <w:rFonts w:hint="eastAsia"/>
        </w:rPr>
        <w:t>没想到</w:t>
      </w:r>
      <w:r>
        <w:rPr>
          <w:rFonts w:hint="eastAsia"/>
        </w:rPr>
        <w:t>你对算法和数据结构还有研究</w:t>
      </w:r>
      <w:r w:rsidR="003E4002">
        <w:rPr>
          <w:rFonts w:hint="eastAsia"/>
        </w:rPr>
        <w:t>！</w:t>
      </w:r>
    </w:p>
    <w:p w14:paraId="4230FA09" w14:textId="77777777" w:rsidR="00DF0CB5" w:rsidRDefault="00DF0CB5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兔小白：你今天不是要考我算法吧？</w:t>
      </w:r>
    </w:p>
    <w:p w14:paraId="6BF50482" w14:textId="77777777" w:rsidR="00DF0CB5" w:rsidRDefault="00DF0CB5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熊小猫：哈哈，被你猜对了！算法先放一</w:t>
      </w:r>
      <w:r w:rsidR="00624AFA">
        <w:rPr>
          <w:rFonts w:hint="eastAsia"/>
        </w:rPr>
        <w:t>放</w:t>
      </w:r>
      <w:r>
        <w:rPr>
          <w:rFonts w:hint="eastAsia"/>
        </w:rPr>
        <w:t>，咱们先</w:t>
      </w:r>
      <w:r w:rsidR="00992EED">
        <w:rPr>
          <w:rFonts w:hint="eastAsia"/>
        </w:rPr>
        <w:t>集中精力</w:t>
      </w:r>
      <w:r>
        <w:rPr>
          <w:rFonts w:hint="eastAsia"/>
        </w:rPr>
        <w:t>把设计模式学习完。</w:t>
      </w:r>
    </w:p>
    <w:p w14:paraId="31BAD5E1" w14:textId="77777777" w:rsidR="00DF0CB5" w:rsidRDefault="00DF0CB5" w:rsidP="003E580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兔小白：你的意思是</w:t>
      </w:r>
      <w:r w:rsidR="006A6E77">
        <w:rPr>
          <w:rFonts w:hint="eastAsia"/>
        </w:rPr>
        <w:t>树状</w:t>
      </w:r>
      <w:r>
        <w:rPr>
          <w:rFonts w:hint="eastAsia"/>
        </w:rPr>
        <w:t>结构也是一种设计模式？</w:t>
      </w:r>
    </w:p>
    <w:p w14:paraId="67ABECE1" w14:textId="77777777" w:rsidR="00AF481F" w:rsidRDefault="00DF0CB5" w:rsidP="00BF437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9F6A91">
        <w:rPr>
          <w:rFonts w:hint="eastAsia"/>
        </w:rPr>
        <w:t>数据</w:t>
      </w:r>
      <w:r w:rsidR="0017467A">
        <w:rPr>
          <w:rFonts w:hint="eastAsia"/>
        </w:rPr>
        <w:t>之间</w:t>
      </w:r>
      <w:r w:rsidR="009F6A91">
        <w:rPr>
          <w:rFonts w:hint="eastAsia"/>
        </w:rPr>
        <w:t>构成树</w:t>
      </w:r>
      <w:r w:rsidR="006A6E77">
        <w:rPr>
          <w:rFonts w:hint="eastAsia"/>
        </w:rPr>
        <w:t>状</w:t>
      </w:r>
      <w:r w:rsidR="00952274">
        <w:rPr>
          <w:rFonts w:hint="eastAsia"/>
        </w:rPr>
        <w:t>结构</w:t>
      </w:r>
      <w:r w:rsidR="00BF4373">
        <w:rPr>
          <w:rFonts w:hint="eastAsia"/>
        </w:rPr>
        <w:t>，</w:t>
      </w:r>
      <w:r w:rsidR="009F6A91">
        <w:rPr>
          <w:rFonts w:hint="eastAsia"/>
        </w:rPr>
        <w:t>是</w:t>
      </w:r>
      <w:r w:rsidR="00BF4373">
        <w:rPr>
          <w:rFonts w:hint="eastAsia"/>
        </w:rPr>
        <w:t>一种</w:t>
      </w:r>
      <w:r w:rsidR="009F6A91">
        <w:rPr>
          <w:rFonts w:hint="eastAsia"/>
        </w:rPr>
        <w:t>数据结构</w:t>
      </w:r>
      <w:r w:rsidR="00BF4373">
        <w:rPr>
          <w:rFonts w:hint="eastAsia"/>
        </w:rPr>
        <w:t>。</w:t>
      </w:r>
      <w:r w:rsidR="009F6A91">
        <w:rPr>
          <w:rFonts w:hint="eastAsia"/>
        </w:rPr>
        <w:t>对象之间构成</w:t>
      </w:r>
      <w:r w:rsidR="006A6E77">
        <w:rPr>
          <w:rFonts w:hint="eastAsia"/>
        </w:rPr>
        <w:t>树状</w:t>
      </w:r>
      <w:r w:rsidR="0056233C">
        <w:rPr>
          <w:rFonts w:hint="eastAsia"/>
        </w:rPr>
        <w:t>结构</w:t>
      </w:r>
      <w:r w:rsidR="001E23B7">
        <w:rPr>
          <w:rFonts w:hint="eastAsia"/>
        </w:rPr>
        <w:t>，</w:t>
      </w:r>
      <w:r w:rsidR="005A7158">
        <w:rPr>
          <w:rFonts w:hint="eastAsia"/>
        </w:rPr>
        <w:t>则</w:t>
      </w:r>
      <w:r w:rsidR="009F6A91">
        <w:rPr>
          <w:rFonts w:hint="eastAsia"/>
        </w:rPr>
        <w:t>是一种设计模式。这种设计模式叫做组合模式。</w:t>
      </w:r>
    </w:p>
    <w:p w14:paraId="49AB7344" w14:textId="77777777" w:rsidR="009F6A91" w:rsidRDefault="00FA79A8" w:rsidP="00BF437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面向对象语言</w:t>
      </w:r>
      <w:r w:rsidR="00646727">
        <w:rPr>
          <w:rFonts w:hint="eastAsia"/>
        </w:rPr>
        <w:t>在</w:t>
      </w:r>
      <w:r>
        <w:rPr>
          <w:rFonts w:hint="eastAsia"/>
        </w:rPr>
        <w:t>实现树</w:t>
      </w:r>
      <w:r w:rsidR="000965CF">
        <w:rPr>
          <w:rFonts w:hint="eastAsia"/>
        </w:rPr>
        <w:t>结构</w:t>
      </w:r>
      <w:r w:rsidR="00AF481F">
        <w:rPr>
          <w:rFonts w:hint="eastAsia"/>
        </w:rPr>
        <w:t>时</w:t>
      </w:r>
      <w:r>
        <w:rPr>
          <w:rFonts w:hint="eastAsia"/>
        </w:rPr>
        <w:t>，树上的每个节点都会被抽象为对象。比如人力地图</w:t>
      </w:r>
      <w:r w:rsidR="000965CF">
        <w:rPr>
          <w:rFonts w:hint="eastAsia"/>
        </w:rPr>
        <w:t>中的节点是</w:t>
      </w:r>
      <w:r>
        <w:rPr>
          <w:rFonts w:hint="eastAsia"/>
        </w:rPr>
        <w:t>员工</w:t>
      </w:r>
      <w:r w:rsidR="004D1353">
        <w:rPr>
          <w:rFonts w:hint="eastAsia"/>
        </w:rPr>
        <w:t>对象</w:t>
      </w:r>
      <w:r w:rsidR="008C5530">
        <w:rPr>
          <w:rFonts w:hint="eastAsia"/>
        </w:rPr>
        <w:t>。</w:t>
      </w:r>
      <w:r>
        <w:rPr>
          <w:rFonts w:hint="eastAsia"/>
        </w:rPr>
        <w:t>员工对象之间</w:t>
      </w:r>
      <w:r w:rsidR="00747DA2">
        <w:rPr>
          <w:rFonts w:hint="eastAsia"/>
        </w:rPr>
        <w:t>存在</w:t>
      </w:r>
      <w:r>
        <w:rPr>
          <w:rFonts w:hint="eastAsia"/>
        </w:rPr>
        <w:t>一对多</w:t>
      </w:r>
      <w:r w:rsidR="001D06B7">
        <w:rPr>
          <w:rFonts w:hint="eastAsia"/>
        </w:rPr>
        <w:t>的</w:t>
      </w:r>
      <w:r>
        <w:rPr>
          <w:rFonts w:hint="eastAsia"/>
        </w:rPr>
        <w:t>聚合关系</w:t>
      </w:r>
      <w:r w:rsidR="00747DA2">
        <w:rPr>
          <w:rFonts w:hint="eastAsia"/>
        </w:rPr>
        <w:t>。员工通过聚合关系连接在一起，</w:t>
      </w:r>
      <w:r>
        <w:rPr>
          <w:rFonts w:hint="eastAsia"/>
        </w:rPr>
        <w:t>形成一棵树</w:t>
      </w:r>
      <w:r w:rsidR="00D463C6">
        <w:rPr>
          <w:rFonts w:hint="eastAsia"/>
        </w:rPr>
        <w:t>，就是人力地图。</w:t>
      </w:r>
    </w:p>
    <w:p w14:paraId="5171D763" w14:textId="77777777" w:rsidR="000965CF" w:rsidRDefault="000965CF" w:rsidP="00BF437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635774">
        <w:rPr>
          <w:rFonts w:hint="eastAsia"/>
        </w:rPr>
        <w:t>说到代码实现我就开始手痒痒！</w:t>
      </w:r>
      <w:r w:rsidR="00AD19CA">
        <w:rPr>
          <w:rFonts w:hint="eastAsia"/>
        </w:rPr>
        <w:t>还是动手写一写吧！</w:t>
      </w:r>
    </w:p>
    <w:p w14:paraId="1760C915" w14:textId="77777777" w:rsidR="00AD19CA" w:rsidRDefault="00AD19CA" w:rsidP="00BF4373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熊小猫：</w:t>
      </w:r>
      <w:r w:rsidR="00201AB7">
        <w:rPr>
          <w:rFonts w:hint="eastAsia"/>
        </w:rPr>
        <w:t>哎呀，</w:t>
      </w:r>
      <w:r>
        <w:rPr>
          <w:rFonts w:hint="eastAsia"/>
        </w:rPr>
        <w:t>我刚讲一半。不过也好，咱们可以边写边讲。</w:t>
      </w:r>
    </w:p>
    <w:p w14:paraId="770EF57B" w14:textId="77777777" w:rsidR="00AD19CA" w:rsidRDefault="00AD19CA" w:rsidP="00AD19CA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11.2 </w:t>
      </w:r>
      <w:r w:rsidR="006F61CD"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只有内部员工的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人力地图</w:t>
      </w:r>
    </w:p>
    <w:p w14:paraId="13EC5B22" w14:textId="77777777" w:rsidR="00AD19CA" w:rsidRDefault="00AD19CA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熊小猫：看你跃跃欲试的样子</w:t>
      </w:r>
      <w:r w:rsidR="009840BD">
        <w:rPr>
          <w:rFonts w:hint="eastAsia"/>
        </w:rPr>
        <w:t>，</w:t>
      </w:r>
      <w:r>
        <w:rPr>
          <w:rFonts w:hint="eastAsia"/>
        </w:rPr>
        <w:t>咱们马上开始练习</w:t>
      </w:r>
      <w:r w:rsidR="001C785A">
        <w:rPr>
          <w:rFonts w:hint="eastAsia"/>
        </w:rPr>
        <w:t>。</w:t>
      </w:r>
      <w:r w:rsidR="00625525">
        <w:rPr>
          <w:rFonts w:hint="eastAsia"/>
        </w:rPr>
        <w:t>这次</w:t>
      </w:r>
      <w:r>
        <w:rPr>
          <w:rFonts w:hint="eastAsia"/>
        </w:rPr>
        <w:t>要实现的需求就是人力地图</w:t>
      </w:r>
      <w:r w:rsidR="00F232D9">
        <w:rPr>
          <w:rFonts w:hint="eastAsia"/>
        </w:rPr>
        <w:t>。</w:t>
      </w:r>
      <w:r>
        <w:rPr>
          <w:rFonts w:hint="eastAsia"/>
        </w:rPr>
        <w:t>每个节点的员工可以添加和移除自己的下级员工</w:t>
      </w:r>
      <w:r w:rsidR="00855D77">
        <w:rPr>
          <w:rFonts w:hint="eastAsia"/>
        </w:rPr>
        <w:t>，并且可以</w:t>
      </w:r>
      <w:r w:rsidR="007626F1">
        <w:rPr>
          <w:rFonts w:hint="eastAsia"/>
        </w:rPr>
        <w:t>遍历</w:t>
      </w:r>
      <w:r w:rsidR="00855D77">
        <w:rPr>
          <w:rFonts w:hint="eastAsia"/>
        </w:rPr>
        <w:t>展示这个</w:t>
      </w:r>
      <w:r w:rsidR="004023F8">
        <w:rPr>
          <w:rFonts w:hint="eastAsia"/>
        </w:rPr>
        <w:t>员工</w:t>
      </w:r>
      <w:r w:rsidR="00855D77">
        <w:rPr>
          <w:rFonts w:hint="eastAsia"/>
        </w:rPr>
        <w:t>所有</w:t>
      </w:r>
      <w:r w:rsidR="007D4DCC">
        <w:rPr>
          <w:rFonts w:hint="eastAsia"/>
        </w:rPr>
        <w:t>下属</w:t>
      </w:r>
      <w:r w:rsidR="00855D77">
        <w:rPr>
          <w:rFonts w:hint="eastAsia"/>
        </w:rPr>
        <w:t>员工</w:t>
      </w:r>
      <w:r w:rsidR="007D4DCC">
        <w:rPr>
          <w:rFonts w:hint="eastAsia"/>
        </w:rPr>
        <w:t>的姓名</w:t>
      </w:r>
      <w:r w:rsidR="00855D77">
        <w:rPr>
          <w:rFonts w:hint="eastAsia"/>
        </w:rPr>
        <w:t>。</w:t>
      </w:r>
    </w:p>
    <w:p w14:paraId="6D70ED1B" w14:textId="77777777" w:rsidR="004C5DD7" w:rsidRDefault="004C5DD7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2B7D02">
        <w:rPr>
          <w:rFonts w:hint="eastAsia"/>
        </w:rPr>
        <w:t>等我十分钟，我马上就</w:t>
      </w:r>
      <w:r w:rsidR="00C72D8A">
        <w:rPr>
          <w:rFonts w:hint="eastAsia"/>
        </w:rPr>
        <w:t>写</w:t>
      </w:r>
      <w:r w:rsidR="002B7D02">
        <w:rPr>
          <w:rFonts w:hint="eastAsia"/>
        </w:rPr>
        <w:t>一版人力地图。</w:t>
      </w:r>
    </w:p>
    <w:p w14:paraId="20452922" w14:textId="77777777" w:rsidR="003D126D" w:rsidRDefault="003D126D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十分钟后，兔小白完成了人力地图的程序。</w:t>
      </w:r>
    </w:p>
    <w:p w14:paraId="1847CECD" w14:textId="77777777" w:rsidR="009F4E58" w:rsidRPr="009F4E58" w:rsidRDefault="003D126D" w:rsidP="009F4E58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兔小白：人力地图</w:t>
      </w:r>
      <w:r w:rsidR="00B247DB">
        <w:rPr>
          <w:rFonts w:hint="eastAsia"/>
        </w:rPr>
        <w:t>中</w:t>
      </w:r>
      <w:r w:rsidR="00475279">
        <w:rPr>
          <w:rFonts w:hint="eastAsia"/>
        </w:rPr>
        <w:t>虽然</w:t>
      </w:r>
      <w:r>
        <w:rPr>
          <w:rFonts w:hint="eastAsia"/>
        </w:rPr>
        <w:t>只有员工对象</w:t>
      </w:r>
      <w:r w:rsidR="00475279">
        <w:rPr>
          <w:rFonts w:hint="eastAsia"/>
        </w:rPr>
        <w:t>，但</w:t>
      </w:r>
      <w:r w:rsidR="00B36905">
        <w:rPr>
          <w:rFonts w:hint="eastAsia"/>
        </w:rPr>
        <w:t>还</w:t>
      </w:r>
      <w:r>
        <w:rPr>
          <w:rFonts w:hint="eastAsia"/>
        </w:rPr>
        <w:t>是</w:t>
      </w:r>
      <w:r w:rsidR="00475279">
        <w:rPr>
          <w:rFonts w:hint="eastAsia"/>
        </w:rPr>
        <w:t>需</w:t>
      </w:r>
      <w:r>
        <w:rPr>
          <w:rFonts w:hint="eastAsia"/>
        </w:rPr>
        <w:t>要面向接口编程，</w:t>
      </w:r>
      <w:r w:rsidR="005A37BC">
        <w:rPr>
          <w:rFonts w:hint="eastAsia"/>
        </w:rPr>
        <w:t>以防你</w:t>
      </w:r>
      <w:r w:rsidR="00E93D2A">
        <w:rPr>
          <w:rFonts w:hint="eastAsia"/>
        </w:rPr>
        <w:t>又</w:t>
      </w:r>
      <w:r w:rsidR="002A5BDE">
        <w:rPr>
          <w:rFonts w:hint="eastAsia"/>
        </w:rPr>
        <w:t>提</w:t>
      </w:r>
      <w:r w:rsidR="005A37BC">
        <w:rPr>
          <w:rFonts w:hint="eastAsia"/>
        </w:rPr>
        <w:t>需求变更。</w:t>
      </w:r>
      <w:r w:rsidR="005A74B8">
        <w:rPr>
          <w:rFonts w:hint="eastAsia"/>
        </w:rPr>
        <w:t>我</w:t>
      </w:r>
      <w:r w:rsidR="004F7991">
        <w:rPr>
          <w:rFonts w:hint="eastAsia"/>
        </w:rPr>
        <w:t>先</w:t>
      </w:r>
      <w:r w:rsidR="00EE3A46">
        <w:rPr>
          <w:rFonts w:hint="eastAsia"/>
        </w:rPr>
        <w:t>创建了</w:t>
      </w:r>
      <w:r w:rsidR="004F7991">
        <w:rPr>
          <w:rFonts w:hint="eastAsia"/>
        </w:rPr>
        <w:t>员工</w:t>
      </w:r>
      <w:r w:rsidR="005A74B8">
        <w:rPr>
          <w:rFonts w:hint="eastAsia"/>
        </w:rPr>
        <w:t>抽象类Staff</w:t>
      </w:r>
      <w:r w:rsidR="00475279">
        <w:rPr>
          <w:rFonts w:hint="eastAsia"/>
        </w:rPr>
        <w:t>，</w:t>
      </w:r>
      <w:r w:rsidR="00EE3A46">
        <w:rPr>
          <w:rFonts w:hint="eastAsia"/>
        </w:rPr>
        <w:t>定义了维护下属</w:t>
      </w:r>
      <w:r w:rsidR="003940CF">
        <w:rPr>
          <w:rFonts w:hint="eastAsia"/>
        </w:rPr>
        <w:t>员工</w:t>
      </w:r>
      <w:r w:rsidR="00EE3A46">
        <w:rPr>
          <w:rFonts w:hint="eastAsia"/>
        </w:rPr>
        <w:t>的方法和展示</w:t>
      </w:r>
      <w:r w:rsidR="00741CA8">
        <w:rPr>
          <w:rFonts w:hint="eastAsia"/>
        </w:rPr>
        <w:t>下</w:t>
      </w:r>
      <w:r w:rsidR="00EE3A46">
        <w:rPr>
          <w:rFonts w:hint="eastAsia"/>
        </w:rPr>
        <w:t>属员工姓名的方法</w:t>
      </w:r>
      <w:r w:rsidR="00D512D4">
        <w:rPr>
          <w:rFonts w:hint="eastAsia"/>
        </w:rPr>
        <w:t>。</w:t>
      </w:r>
    </w:p>
    <w:p w14:paraId="15D552F6" w14:textId="77777777" w:rsidR="009F4E58" w:rsidRPr="009F4E58" w:rsidRDefault="009F4E58" w:rsidP="009F4E58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abstract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protected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this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abstract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abstract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removeSubordinate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abstract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display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int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myDepth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33DC5B98" w14:textId="77777777" w:rsidR="00C662E9" w:rsidRPr="00C662E9" w:rsidRDefault="00237C2A" w:rsidP="00C662E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员工类Employee继承自Staff类</w:t>
      </w:r>
      <w:r w:rsidR="006667E4">
        <w:rPr>
          <w:rFonts w:hint="eastAsia"/>
        </w:rPr>
        <w:t>。成员变量</w:t>
      </w:r>
      <w:r>
        <w:rPr>
          <w:rFonts w:hint="eastAsia"/>
        </w:rPr>
        <w:t>subordinate</w:t>
      </w:r>
      <w:r w:rsidR="00312169">
        <w:rPr>
          <w:rFonts w:hint="eastAsia"/>
        </w:rPr>
        <w:t>s</w:t>
      </w:r>
      <w:r w:rsidR="006667E4">
        <w:rPr>
          <w:rFonts w:hint="eastAsia"/>
        </w:rPr>
        <w:t>是Employee类型对象的列表</w:t>
      </w:r>
      <w:r w:rsidR="005A74B8">
        <w:rPr>
          <w:rFonts w:hint="eastAsia"/>
        </w:rPr>
        <w:t>，用来保存下属员工</w:t>
      </w:r>
      <w:r w:rsidR="009374EE">
        <w:rPr>
          <w:rFonts w:hint="eastAsia"/>
        </w:rPr>
        <w:t>。</w:t>
      </w:r>
      <w:r w:rsidR="005A74B8">
        <w:rPr>
          <w:rFonts w:hint="eastAsia"/>
        </w:rPr>
        <w:t>remove</w:t>
      </w:r>
      <w:r w:rsidR="006667E4">
        <w:rPr>
          <w:rFonts w:hint="eastAsia"/>
        </w:rPr>
        <w:t>Subordinate</w:t>
      </w:r>
      <w:r w:rsidR="005A74B8">
        <w:rPr>
          <w:rFonts w:hint="eastAsia"/>
        </w:rPr>
        <w:t>和add</w:t>
      </w:r>
      <w:r w:rsidR="006667E4">
        <w:rPr>
          <w:rFonts w:hint="eastAsia"/>
        </w:rPr>
        <w:t>Subordinate</w:t>
      </w:r>
      <w:r w:rsidR="009374EE">
        <w:rPr>
          <w:rFonts w:hint="eastAsia"/>
        </w:rPr>
        <w:t>方法用来</w:t>
      </w:r>
      <w:r w:rsidR="006667E4">
        <w:rPr>
          <w:rFonts w:hint="eastAsia"/>
        </w:rPr>
        <w:t>维护</w:t>
      </w:r>
      <w:r w:rsidR="002F05AF">
        <w:rPr>
          <w:rFonts w:hint="eastAsia"/>
        </w:rPr>
        <w:t>直属</w:t>
      </w:r>
      <w:r w:rsidR="00443127">
        <w:rPr>
          <w:rFonts w:hint="eastAsia"/>
        </w:rPr>
        <w:t>的</w:t>
      </w:r>
      <w:r w:rsidR="009374EE">
        <w:rPr>
          <w:rFonts w:hint="eastAsia"/>
        </w:rPr>
        <w:t>下属员工</w:t>
      </w:r>
      <w:r w:rsidR="00F679AF">
        <w:rPr>
          <w:rFonts w:hint="eastAsia"/>
        </w:rPr>
        <w:t>。</w:t>
      </w:r>
      <w:r w:rsidR="00950C96">
        <w:rPr>
          <w:rFonts w:hint="eastAsia"/>
        </w:rPr>
        <w:t>display方法通过递归</w:t>
      </w:r>
      <w:r w:rsidR="00DB4116">
        <w:rPr>
          <w:rFonts w:hint="eastAsia"/>
        </w:rPr>
        <w:t>展示</w:t>
      </w:r>
      <w:r w:rsidR="00950C96">
        <w:rPr>
          <w:rFonts w:hint="eastAsia"/>
        </w:rPr>
        <w:t>所有下属</w:t>
      </w:r>
      <w:r w:rsidR="00045084">
        <w:rPr>
          <w:rFonts w:hint="eastAsia"/>
        </w:rPr>
        <w:t>员工</w:t>
      </w:r>
      <w:r w:rsidR="00950C96">
        <w:rPr>
          <w:rFonts w:hint="eastAsia"/>
        </w:rPr>
        <w:t>的</w:t>
      </w:r>
      <w:r w:rsidR="00D523E2">
        <w:rPr>
          <w:rFonts w:hint="eastAsia"/>
        </w:rPr>
        <w:t>名字</w:t>
      </w:r>
      <w:r w:rsidR="00E33090">
        <w:rPr>
          <w:rFonts w:hint="eastAsia"/>
        </w:rPr>
        <w:t>。</w:t>
      </w:r>
    </w:p>
    <w:p w14:paraId="27B2A0D9" w14:textId="77777777" w:rsidR="00E65D36" w:rsidRPr="00C662E9" w:rsidRDefault="00C662E9" w:rsidP="00C662E9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lastRenderedPageBreak/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private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ArrayList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&gt;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subordinates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ArrayList</w:t>
      </w:r>
      <w:r>
        <w:rPr>
          <w:rFonts w:ascii="Consolas" w:hAnsi="Consolas" w:cs="Consolas"/>
          <w:color w:val="333333"/>
          <w:sz w:val="22"/>
          <w:szCs w:val="22"/>
        </w:rPr>
        <w:t>();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super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subordinates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removeSubordinate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subordinates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remove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display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int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myDepth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for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int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0</w:t>
      </w:r>
      <w:r>
        <w:rPr>
          <w:rFonts w:ascii="Consolas" w:hAnsi="Consolas" w:cs="Consolas"/>
          <w:color w:val="333333"/>
          <w:sz w:val="22"/>
          <w:szCs w:val="22"/>
        </w:rPr>
        <w:t xml:space="preserve">;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myDepth</w:t>
      </w:r>
      <w:r>
        <w:rPr>
          <w:rFonts w:ascii="Consolas" w:hAnsi="Consolas" w:cs="Consolas"/>
          <w:color w:val="333333"/>
          <w:sz w:val="22"/>
          <w:szCs w:val="22"/>
        </w:rPr>
        <w:t xml:space="preserve">;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++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"-"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for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subordinate</w:t>
      </w:r>
      <w:r>
        <w:rPr>
          <w:rFonts w:ascii="Consolas" w:hAnsi="Consolas" w:cs="Consolas"/>
          <w:color w:val="333333"/>
          <w:sz w:val="22"/>
          <w:szCs w:val="22"/>
        </w:rPr>
        <w:t>: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subordinates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subordinate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display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myDepth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1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0AD17B61" w14:textId="77777777" w:rsidR="00E65D36" w:rsidRDefault="00E65D36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熊小猫：学聪明了</w:t>
      </w:r>
      <w:r w:rsidR="00AB0A56">
        <w:rPr>
          <w:rFonts w:hint="eastAsia"/>
        </w:rPr>
        <w:t>呀</w:t>
      </w:r>
      <w:r>
        <w:rPr>
          <w:rFonts w:hint="eastAsia"/>
        </w:rPr>
        <w:t>！</w:t>
      </w:r>
      <w:r w:rsidR="00C81171">
        <w:rPr>
          <w:rFonts w:hint="eastAsia"/>
        </w:rPr>
        <w:t>这么简单的程序</w:t>
      </w:r>
      <w:r w:rsidR="00F34437">
        <w:rPr>
          <w:rFonts w:hint="eastAsia"/>
        </w:rPr>
        <w:t>还记得</w:t>
      </w:r>
      <w:r w:rsidR="00C81171">
        <w:rPr>
          <w:rFonts w:hint="eastAsia"/>
        </w:rPr>
        <w:t>面向接口编程。</w:t>
      </w:r>
    </w:p>
    <w:p w14:paraId="2176E3D9" w14:textId="77777777" w:rsidR="00E65D36" w:rsidRDefault="00E65D36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兔小白：</w:t>
      </w:r>
      <w:r w:rsidR="00CA3005">
        <w:rPr>
          <w:rFonts w:hint="eastAsia"/>
        </w:rPr>
        <w:t>我记得你说过，</w:t>
      </w:r>
      <w:r>
        <w:rPr>
          <w:rFonts w:hint="eastAsia"/>
        </w:rPr>
        <w:t>程序是否需要更为灵活的设计，取决于成本和未来变化的可能性。我既然知道你一定会</w:t>
      </w:r>
      <w:r w:rsidR="00E72FB3">
        <w:rPr>
          <w:rFonts w:hint="eastAsia"/>
        </w:rPr>
        <w:t>提</w:t>
      </w:r>
      <w:r>
        <w:rPr>
          <w:rFonts w:hint="eastAsia"/>
        </w:rPr>
        <w:t>需求</w:t>
      </w:r>
      <w:r w:rsidR="00E72FB3">
        <w:rPr>
          <w:rFonts w:hint="eastAsia"/>
        </w:rPr>
        <w:t>变更</w:t>
      </w:r>
      <w:r>
        <w:rPr>
          <w:rFonts w:hint="eastAsia"/>
        </w:rPr>
        <w:t>，</w:t>
      </w:r>
      <w:r w:rsidR="001C5E77">
        <w:rPr>
          <w:rFonts w:hint="eastAsia"/>
        </w:rPr>
        <w:t>而且</w:t>
      </w:r>
      <w:r>
        <w:rPr>
          <w:rFonts w:hint="eastAsia"/>
        </w:rPr>
        <w:t>加抽象类</w:t>
      </w:r>
      <w:r w:rsidR="001C5E77">
        <w:rPr>
          <w:rFonts w:hint="eastAsia"/>
        </w:rPr>
        <w:t>也</w:t>
      </w:r>
      <w:r>
        <w:rPr>
          <w:rFonts w:hint="eastAsia"/>
        </w:rPr>
        <w:t>不费事，</w:t>
      </w:r>
      <w:r w:rsidR="00B64695">
        <w:rPr>
          <w:rFonts w:hint="eastAsia"/>
        </w:rPr>
        <w:t>我</w:t>
      </w:r>
      <w:r>
        <w:rPr>
          <w:rFonts w:hint="eastAsia"/>
        </w:rPr>
        <w:t>当然就提前做了</w:t>
      </w:r>
      <w:r w:rsidR="00B64695">
        <w:rPr>
          <w:rFonts w:hint="eastAsia"/>
        </w:rPr>
        <w:t>。不然</w:t>
      </w:r>
      <w:r>
        <w:rPr>
          <w:rFonts w:hint="eastAsia"/>
        </w:rPr>
        <w:t>一会还要改。</w:t>
      </w:r>
    </w:p>
    <w:p w14:paraId="690FCABB" w14:textId="77777777" w:rsidR="00E65D36" w:rsidRDefault="00E65D36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951B38">
        <w:rPr>
          <w:rFonts w:hint="eastAsia"/>
        </w:rPr>
        <w:t>不错，</w:t>
      </w:r>
      <w:r w:rsidR="004B7ED2">
        <w:rPr>
          <w:rFonts w:hint="eastAsia"/>
        </w:rPr>
        <w:t>不错</w:t>
      </w:r>
      <w:r w:rsidR="001D03C0">
        <w:rPr>
          <w:rFonts w:hint="eastAsia"/>
        </w:rPr>
        <w:t>！</w:t>
      </w:r>
      <w:r w:rsidR="004B7ED2">
        <w:rPr>
          <w:rFonts w:hint="eastAsia"/>
        </w:rPr>
        <w:t>需求确实要变更，刚才</w:t>
      </w:r>
      <w:r w:rsidR="001D03C0">
        <w:rPr>
          <w:rFonts w:hint="eastAsia"/>
        </w:rPr>
        <w:t>我</w:t>
      </w:r>
      <w:r w:rsidR="007D575C">
        <w:rPr>
          <w:rFonts w:hint="eastAsia"/>
        </w:rPr>
        <w:t>已经说过</w:t>
      </w:r>
      <w:r w:rsidR="004B7ED2">
        <w:rPr>
          <w:rFonts w:hint="eastAsia"/>
        </w:rPr>
        <w:t>，我才讲了一半。现在人力地图</w:t>
      </w:r>
      <w:r w:rsidR="00F7577D">
        <w:rPr>
          <w:rFonts w:hint="eastAsia"/>
        </w:rPr>
        <w:t>的</w:t>
      </w:r>
      <w:r w:rsidR="004B7ED2">
        <w:rPr>
          <w:rFonts w:hint="eastAsia"/>
        </w:rPr>
        <w:t>需求确实比较简单，你实现的也没有问题。</w:t>
      </w:r>
      <w:r w:rsidR="00F7577D">
        <w:rPr>
          <w:rFonts w:hint="eastAsia"/>
        </w:rPr>
        <w:t>咱们公司</w:t>
      </w:r>
      <w:r w:rsidR="00AA61D1">
        <w:rPr>
          <w:rFonts w:hint="eastAsia"/>
        </w:rPr>
        <w:t>除正式员工外，</w:t>
      </w:r>
      <w:r w:rsidR="00F7577D">
        <w:rPr>
          <w:rFonts w:hint="eastAsia"/>
        </w:rPr>
        <w:t>还有一些合作单位派遣</w:t>
      </w:r>
      <w:r w:rsidR="008B6877">
        <w:rPr>
          <w:rFonts w:hint="eastAsia"/>
        </w:rPr>
        <w:t>的外协员工</w:t>
      </w:r>
      <w:r w:rsidR="00F816AD">
        <w:rPr>
          <w:rFonts w:hint="eastAsia"/>
        </w:rPr>
        <w:t>，</w:t>
      </w:r>
      <w:r w:rsidR="00F7577D">
        <w:rPr>
          <w:rFonts w:hint="eastAsia"/>
        </w:rPr>
        <w:t>现在人力地图中要加入外协员工。首先为了方便管理，外协员工也会从属于某个</w:t>
      </w:r>
      <w:r w:rsidR="00F816AD">
        <w:rPr>
          <w:rFonts w:hint="eastAsia"/>
        </w:rPr>
        <w:t>正式员工</w:t>
      </w:r>
      <w:r w:rsidR="00F7577D">
        <w:rPr>
          <w:rFonts w:hint="eastAsia"/>
        </w:rPr>
        <w:t>。但是</w:t>
      </w:r>
      <w:r w:rsidR="008A5207">
        <w:rPr>
          <w:rFonts w:hint="eastAsia"/>
        </w:rPr>
        <w:t>我们公司并</w:t>
      </w:r>
      <w:r w:rsidR="00F7577D">
        <w:rPr>
          <w:rFonts w:hint="eastAsia"/>
        </w:rPr>
        <w:t>不</w:t>
      </w:r>
      <w:r w:rsidR="00523B48">
        <w:rPr>
          <w:rFonts w:hint="eastAsia"/>
        </w:rPr>
        <w:t>需要</w:t>
      </w:r>
      <w:r w:rsidR="00F7577D">
        <w:rPr>
          <w:rFonts w:hint="eastAsia"/>
        </w:rPr>
        <w:t>管理外协员工</w:t>
      </w:r>
      <w:r w:rsidR="008B6877">
        <w:rPr>
          <w:rFonts w:hint="eastAsia"/>
        </w:rPr>
        <w:t>内部的层级关系，因此</w:t>
      </w:r>
      <w:r w:rsidR="00461AEF">
        <w:rPr>
          <w:rFonts w:hint="eastAsia"/>
        </w:rPr>
        <w:t>在人力地图中，</w:t>
      </w:r>
      <w:r w:rsidR="008B6877">
        <w:rPr>
          <w:rFonts w:hint="eastAsia"/>
        </w:rPr>
        <w:t>外协员工不会有下级。</w:t>
      </w:r>
    </w:p>
    <w:p w14:paraId="1DE14C0A" w14:textId="0A90C5D2" w:rsidR="00F30E2E" w:rsidRDefault="00F30E2E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兔小白：外协员工有点特殊，</w:t>
      </w:r>
      <w:r w:rsidR="006F6ACC">
        <w:rPr>
          <w:rFonts w:hint="eastAsia"/>
        </w:rPr>
        <w:t>他的</w:t>
      </w:r>
      <w:r>
        <w:rPr>
          <w:rFonts w:hint="eastAsia"/>
        </w:rPr>
        <w:t>行为和我定义的</w:t>
      </w:r>
      <w:commentRangeStart w:id="3"/>
      <w:del w:id="4" w:author="shuang zhang" w:date="2023-12-07T08:53:00Z">
        <w:r w:rsidDel="00CF4EAA">
          <w:rPr>
            <w:rFonts w:hint="eastAsia"/>
          </w:rPr>
          <w:delText>s</w:delText>
        </w:r>
      </w:del>
      <w:ins w:id="5" w:author="shuang zhang" w:date="2023-12-07T08:53:00Z">
        <w:r w:rsidR="00CF4EAA">
          <w:rPr>
            <w:rFonts w:hint="eastAsia"/>
          </w:rPr>
          <w:t>S</w:t>
        </w:r>
      </w:ins>
      <w:r>
        <w:rPr>
          <w:rFonts w:hint="eastAsia"/>
        </w:rPr>
        <w:t>taff</w:t>
      </w:r>
      <w:commentRangeEnd w:id="3"/>
      <w:r w:rsidR="00CF4EAA">
        <w:rPr>
          <w:rStyle w:val="a9"/>
        </w:rPr>
        <w:commentReference w:id="3"/>
      </w:r>
      <w:r>
        <w:rPr>
          <w:rFonts w:hint="eastAsia"/>
        </w:rPr>
        <w:t>抽象类不一样呀。</w:t>
      </w:r>
      <w:r w:rsidR="00E028E4">
        <w:rPr>
          <w:rFonts w:hint="eastAsia"/>
        </w:rPr>
        <w:t>我得再理理对象间的关系。</w:t>
      </w:r>
    </w:p>
    <w:p w14:paraId="672EE8E2" w14:textId="77777777" w:rsidR="002B4279" w:rsidRPr="002B4279" w:rsidRDefault="002B4279" w:rsidP="002B4279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11.</w:t>
      </w:r>
      <w:r w:rsidR="0034314E">
        <w:rPr>
          <w:rFonts w:ascii="Impact" w:eastAsia="方正大黑简体" w:hAnsi="Impact" w:cs="Times New Roman"/>
          <w:b w:val="0"/>
          <w:bCs w:val="0"/>
          <w:noProof/>
          <w:szCs w:val="21"/>
        </w:rPr>
        <w:t>3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外协员工也要一视同仁</w:t>
      </w:r>
    </w:p>
    <w:p w14:paraId="0DA90A5C" w14:textId="77777777" w:rsidR="00692EE3" w:rsidRDefault="006F61CD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十分钟后</w:t>
      </w:r>
      <w:r w:rsidR="00692EE3">
        <w:rPr>
          <w:rFonts w:hint="eastAsia"/>
        </w:rPr>
        <w:t>，</w:t>
      </w:r>
      <w:r>
        <w:rPr>
          <w:rFonts w:hint="eastAsia"/>
        </w:rPr>
        <w:t>兔小白</w:t>
      </w:r>
      <w:r w:rsidR="00827CF6">
        <w:rPr>
          <w:rFonts w:hint="eastAsia"/>
        </w:rPr>
        <w:t>还没写完程序</w:t>
      </w:r>
      <w:r>
        <w:rPr>
          <w:rFonts w:hint="eastAsia"/>
        </w:rPr>
        <w:t>。</w:t>
      </w:r>
    </w:p>
    <w:p w14:paraId="28FF2040" w14:textId="77777777" w:rsidR="006F61CD" w:rsidRDefault="006F61CD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兔小白：有个问题给我难住了。</w:t>
      </w:r>
      <w:r w:rsidR="007A548E">
        <w:rPr>
          <w:rFonts w:hint="eastAsia"/>
        </w:rPr>
        <w:t>由于</w:t>
      </w:r>
      <w:r>
        <w:rPr>
          <w:rFonts w:hint="eastAsia"/>
        </w:rPr>
        <w:t>外协员工没有下属员工，</w:t>
      </w:r>
      <w:r w:rsidR="00024BE0">
        <w:rPr>
          <w:rFonts w:hint="eastAsia"/>
        </w:rPr>
        <w:t>所以</w:t>
      </w:r>
      <w:r>
        <w:rPr>
          <w:rFonts w:hint="eastAsia"/>
        </w:rPr>
        <w:t>外协员工类不应该有subordinates</w:t>
      </w:r>
      <w:r w:rsidR="00B56187">
        <w:rPr>
          <w:rFonts w:hint="eastAsia"/>
        </w:rPr>
        <w:t>列表</w:t>
      </w:r>
      <w:r>
        <w:rPr>
          <w:rFonts w:hint="eastAsia"/>
        </w:rPr>
        <w:t>以及相关的维护方法。</w:t>
      </w:r>
      <w:r w:rsidR="00AB1948">
        <w:rPr>
          <w:rFonts w:hint="eastAsia"/>
        </w:rPr>
        <w:t>那么</w:t>
      </w:r>
      <w:r w:rsidR="003403B0">
        <w:rPr>
          <w:rFonts w:hint="eastAsia"/>
        </w:rPr>
        <w:t>，</w:t>
      </w:r>
      <w:r w:rsidR="00A323F5">
        <w:rPr>
          <w:rFonts w:hint="eastAsia"/>
        </w:rPr>
        <w:t>Staff</w:t>
      </w:r>
      <w:r w:rsidR="009B2A00">
        <w:rPr>
          <w:rFonts w:hint="eastAsia"/>
        </w:rPr>
        <w:t>抽象类</w:t>
      </w:r>
      <w:r w:rsidR="00A323F5">
        <w:rPr>
          <w:rFonts w:hint="eastAsia"/>
        </w:rPr>
        <w:t>中的相关方法</w:t>
      </w:r>
      <w:r w:rsidR="00BF658E">
        <w:rPr>
          <w:rFonts w:hint="eastAsia"/>
        </w:rPr>
        <w:t>也</w:t>
      </w:r>
      <w:r w:rsidR="00A323F5">
        <w:rPr>
          <w:rFonts w:hint="eastAsia"/>
        </w:rPr>
        <w:t>要移除掉。</w:t>
      </w:r>
      <w:r w:rsidR="00B44A17">
        <w:rPr>
          <w:rFonts w:hint="eastAsia"/>
        </w:rPr>
        <w:t>如果这样设计，</w:t>
      </w:r>
      <w:r w:rsidR="00A323F5">
        <w:rPr>
          <w:rFonts w:hint="eastAsia"/>
        </w:rPr>
        <w:t>员工类会和外协员工类的</w:t>
      </w:r>
      <w:r w:rsidR="00946B0A">
        <w:rPr>
          <w:rFonts w:hint="eastAsia"/>
        </w:rPr>
        <w:t>行为</w:t>
      </w:r>
      <w:r w:rsidR="00A323F5">
        <w:rPr>
          <w:rFonts w:hint="eastAsia"/>
        </w:rPr>
        <w:t>差别</w:t>
      </w:r>
      <w:r w:rsidR="00B44A17">
        <w:rPr>
          <w:rFonts w:hint="eastAsia"/>
        </w:rPr>
        <w:t>很</w:t>
      </w:r>
      <w:r w:rsidR="00A323F5">
        <w:rPr>
          <w:rFonts w:hint="eastAsia"/>
        </w:rPr>
        <w:t>大，</w:t>
      </w:r>
      <w:r w:rsidR="00D5388C">
        <w:rPr>
          <w:rFonts w:hint="eastAsia"/>
        </w:rPr>
        <w:t>这会</w:t>
      </w:r>
      <w:r w:rsidR="00A323F5">
        <w:rPr>
          <w:rFonts w:hint="eastAsia"/>
        </w:rPr>
        <w:t>导致客户端代码</w:t>
      </w:r>
      <w:r w:rsidR="00C049A8">
        <w:rPr>
          <w:rFonts w:hint="eastAsia"/>
        </w:rPr>
        <w:t>在使用</w:t>
      </w:r>
      <w:r w:rsidR="00A323F5">
        <w:rPr>
          <w:rFonts w:hint="eastAsia"/>
        </w:rPr>
        <w:t>Staff类型的对象</w:t>
      </w:r>
      <w:r w:rsidR="00323589">
        <w:rPr>
          <w:rFonts w:hint="eastAsia"/>
        </w:rPr>
        <w:t>前</w:t>
      </w:r>
      <w:r w:rsidR="00A323F5">
        <w:rPr>
          <w:rFonts w:hint="eastAsia"/>
        </w:rPr>
        <w:t>，需要先判断是内部员工还是外协员工，才</w:t>
      </w:r>
      <w:r w:rsidR="00B44A17">
        <w:rPr>
          <w:rFonts w:hint="eastAsia"/>
        </w:rPr>
        <w:t>能</w:t>
      </w:r>
      <w:r w:rsidR="00A323F5">
        <w:rPr>
          <w:rFonts w:hint="eastAsia"/>
        </w:rPr>
        <w:t>知道有哪些方法可以</w:t>
      </w:r>
      <w:r w:rsidR="00A54540">
        <w:rPr>
          <w:rFonts w:hint="eastAsia"/>
        </w:rPr>
        <w:t>调用</w:t>
      </w:r>
      <w:r w:rsidR="00A323F5">
        <w:rPr>
          <w:rFonts w:hint="eastAsia"/>
        </w:rPr>
        <w:t>。</w:t>
      </w:r>
    </w:p>
    <w:p w14:paraId="5E84ECE6" w14:textId="77777777" w:rsidR="006F61CD" w:rsidRDefault="006F61CD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</w:t>
      </w:r>
      <w:r w:rsidR="00D86FE0">
        <w:rPr>
          <w:rFonts w:hint="eastAsia"/>
        </w:rPr>
        <w:t>：</w:t>
      </w:r>
      <w:r w:rsidR="00974400">
        <w:rPr>
          <w:rFonts w:hint="eastAsia"/>
        </w:rPr>
        <w:t>外协员</w:t>
      </w:r>
      <w:r w:rsidR="00762A94">
        <w:rPr>
          <w:rFonts w:hint="eastAsia"/>
        </w:rPr>
        <w:t>工</w:t>
      </w:r>
      <w:r w:rsidR="00FD76A1">
        <w:rPr>
          <w:rFonts w:hint="eastAsia"/>
        </w:rPr>
        <w:t>没有下属</w:t>
      </w:r>
      <w:r w:rsidR="00482028">
        <w:rPr>
          <w:rFonts w:hint="eastAsia"/>
        </w:rPr>
        <w:t>员工，是树中的叶子</w:t>
      </w:r>
      <w:commentRangeStart w:id="6"/>
      <w:r w:rsidR="00482028">
        <w:rPr>
          <w:rFonts w:hint="eastAsia"/>
        </w:rPr>
        <w:t>结点</w:t>
      </w:r>
      <w:commentRangeEnd w:id="6"/>
      <w:r w:rsidR="00CF4EAA">
        <w:rPr>
          <w:rStyle w:val="a9"/>
        </w:rPr>
        <w:commentReference w:id="6"/>
      </w:r>
      <w:r w:rsidR="00974400">
        <w:rPr>
          <w:rFonts w:hint="eastAsia"/>
        </w:rPr>
        <w:t>。</w:t>
      </w:r>
      <w:r w:rsidR="003C4666">
        <w:rPr>
          <w:rFonts w:hint="eastAsia"/>
        </w:rPr>
        <w:t>不过</w:t>
      </w:r>
      <w:r w:rsidR="00C07486">
        <w:rPr>
          <w:rFonts w:hint="eastAsia"/>
        </w:rPr>
        <w:t>也</w:t>
      </w:r>
      <w:r w:rsidR="00764B73">
        <w:rPr>
          <w:rFonts w:hint="eastAsia"/>
        </w:rPr>
        <w:t>可以让</w:t>
      </w:r>
      <w:r w:rsidR="00B06B34">
        <w:rPr>
          <w:rFonts w:hint="eastAsia"/>
        </w:rPr>
        <w:t>外协员工具备subordinates的维护方法</w:t>
      </w:r>
      <w:r w:rsidR="001E488F">
        <w:rPr>
          <w:rFonts w:hint="eastAsia"/>
        </w:rPr>
        <w:t>，只不过实现</w:t>
      </w:r>
      <w:r w:rsidR="000D2B6D">
        <w:rPr>
          <w:rFonts w:hint="eastAsia"/>
        </w:rPr>
        <w:t>逻辑为</w:t>
      </w:r>
      <w:r w:rsidR="001E488F">
        <w:rPr>
          <w:rFonts w:hint="eastAsia"/>
        </w:rPr>
        <w:t>空。</w:t>
      </w:r>
      <w:r w:rsidR="00D604BE">
        <w:rPr>
          <w:rFonts w:hint="eastAsia"/>
        </w:rPr>
        <w:t>这样</w:t>
      </w:r>
      <w:r w:rsidR="0043088E">
        <w:rPr>
          <w:rFonts w:hint="eastAsia"/>
        </w:rPr>
        <w:t>客户端</w:t>
      </w:r>
      <w:r w:rsidR="00D604BE">
        <w:rPr>
          <w:rFonts w:hint="eastAsia"/>
        </w:rPr>
        <w:t>就不用刻意区分外协员工和内部员工了。</w:t>
      </w:r>
    </w:p>
    <w:p w14:paraId="2C810F7E" w14:textId="77777777" w:rsidR="00D604BE" w:rsidRDefault="00D604BE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兔小白：可以这样设计吗？我觉得不合理呀！</w:t>
      </w:r>
    </w:p>
    <w:p w14:paraId="6E3C29BD" w14:textId="77777777" w:rsidR="00D604BE" w:rsidRDefault="00D604BE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熊小猫：你可以把外协员工看作是一种特殊的员工</w:t>
      </w:r>
      <w:r w:rsidR="00515BA6">
        <w:rPr>
          <w:rFonts w:hint="eastAsia"/>
        </w:rPr>
        <w:t>。他</w:t>
      </w:r>
      <w:r w:rsidR="00A95F31">
        <w:rPr>
          <w:rFonts w:hint="eastAsia"/>
        </w:rPr>
        <w:t>也拥有维护</w:t>
      </w:r>
      <w:r>
        <w:rPr>
          <w:rFonts w:hint="eastAsia"/>
        </w:rPr>
        <w:t>下属</w:t>
      </w:r>
      <w:r w:rsidR="0004693B">
        <w:rPr>
          <w:rFonts w:hint="eastAsia"/>
        </w:rPr>
        <w:t>员工</w:t>
      </w:r>
      <w:r w:rsidR="00A95F31">
        <w:rPr>
          <w:rFonts w:hint="eastAsia"/>
        </w:rPr>
        <w:t>的行为</w:t>
      </w:r>
      <w:r w:rsidR="00515BA6">
        <w:rPr>
          <w:rFonts w:hint="eastAsia"/>
        </w:rPr>
        <w:t>，</w:t>
      </w:r>
      <w:r w:rsidR="0004693B">
        <w:rPr>
          <w:rFonts w:hint="eastAsia"/>
        </w:rPr>
        <w:t>但是因为</w:t>
      </w:r>
      <w:r w:rsidR="00A977A0">
        <w:rPr>
          <w:rFonts w:hint="eastAsia"/>
        </w:rPr>
        <w:t>他</w:t>
      </w:r>
      <w:r w:rsidR="00A67A59">
        <w:rPr>
          <w:rFonts w:hint="eastAsia"/>
        </w:rPr>
        <w:t>不能拥有</w:t>
      </w:r>
      <w:r w:rsidR="0004693B">
        <w:rPr>
          <w:rFonts w:hint="eastAsia"/>
        </w:rPr>
        <w:t>下属</w:t>
      </w:r>
      <w:r w:rsidR="00A969E0">
        <w:rPr>
          <w:rFonts w:hint="eastAsia"/>
        </w:rPr>
        <w:t>员工</w:t>
      </w:r>
      <w:r w:rsidR="0004693B">
        <w:rPr>
          <w:rFonts w:hint="eastAsia"/>
        </w:rPr>
        <w:t>，</w:t>
      </w:r>
      <w:r w:rsidR="004D22A1">
        <w:rPr>
          <w:rFonts w:hint="eastAsia"/>
        </w:rPr>
        <w:t>所以什么都不</w:t>
      </w:r>
      <w:r w:rsidR="00344E8A">
        <w:rPr>
          <w:rFonts w:hint="eastAsia"/>
        </w:rPr>
        <w:t>需要</w:t>
      </w:r>
      <w:r w:rsidR="004D22A1">
        <w:rPr>
          <w:rFonts w:hint="eastAsia"/>
        </w:rPr>
        <w:t>做</w:t>
      </w:r>
      <w:r w:rsidR="0004693B">
        <w:rPr>
          <w:rFonts w:hint="eastAsia"/>
        </w:rPr>
        <w:t>。</w:t>
      </w:r>
      <w:r w:rsidR="00730017">
        <w:rPr>
          <w:rFonts w:hint="eastAsia"/>
        </w:rPr>
        <w:t>从这个角度</w:t>
      </w:r>
      <w:r w:rsidR="00DD25B7">
        <w:rPr>
          <w:rFonts w:hint="eastAsia"/>
        </w:rPr>
        <w:t>来考虑</w:t>
      </w:r>
      <w:r w:rsidR="00730017">
        <w:rPr>
          <w:rFonts w:hint="eastAsia"/>
        </w:rPr>
        <w:t>，</w:t>
      </w:r>
      <w:r w:rsidR="0004693B">
        <w:rPr>
          <w:rFonts w:hint="eastAsia"/>
        </w:rPr>
        <w:t>是不是就可以说服你了？</w:t>
      </w:r>
    </w:p>
    <w:p w14:paraId="151A371E" w14:textId="77777777" w:rsidR="0004693B" w:rsidRDefault="0004693B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兔小白：好吧，虽然有些牵强，我勉强接受。</w:t>
      </w:r>
    </w:p>
    <w:p w14:paraId="29C12C54" w14:textId="77777777" w:rsidR="00974400" w:rsidRDefault="00974400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熊小猫：有的时候</w:t>
      </w:r>
      <w:r w:rsidR="00C57D86">
        <w:rPr>
          <w:rFonts w:hint="eastAsia"/>
        </w:rPr>
        <w:t>软件设计</w:t>
      </w:r>
      <w:r w:rsidR="00063605">
        <w:rPr>
          <w:rFonts w:hint="eastAsia"/>
        </w:rPr>
        <w:t>也</w:t>
      </w:r>
      <w:r>
        <w:rPr>
          <w:rFonts w:hint="eastAsia"/>
        </w:rPr>
        <w:t>需要变通。快去改代码吧！</w:t>
      </w:r>
    </w:p>
    <w:p w14:paraId="72CE4F5B" w14:textId="77777777" w:rsidR="00974400" w:rsidRDefault="00974400" w:rsidP="004C5DD7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十五分钟后，兔小白修改完了代码。</w:t>
      </w:r>
    </w:p>
    <w:p w14:paraId="6FC742C7" w14:textId="77777777" w:rsidR="00B4219E" w:rsidRPr="00B4219E" w:rsidRDefault="00974400" w:rsidP="00B4219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EC0EC9">
        <w:rPr>
          <w:rFonts w:hint="eastAsia"/>
        </w:rPr>
        <w:t>按照你说的</w:t>
      </w:r>
      <w:r w:rsidR="00626CA7">
        <w:rPr>
          <w:rFonts w:hint="eastAsia"/>
        </w:rPr>
        <w:t>，</w:t>
      </w:r>
      <w:r w:rsidR="00EC0EC9">
        <w:rPr>
          <w:rFonts w:hint="eastAsia"/>
        </w:rPr>
        <w:t>改</w:t>
      </w:r>
      <w:r w:rsidR="00626CA7">
        <w:rPr>
          <w:rFonts w:hint="eastAsia"/>
        </w:rPr>
        <w:t>起来</w:t>
      </w:r>
      <w:r w:rsidR="00EC0EC9">
        <w:rPr>
          <w:rFonts w:hint="eastAsia"/>
        </w:rPr>
        <w:t>就简单多了，外协员工类OutsourcedStaff也继承自Staff类。虽实现了维护</w:t>
      </w:r>
      <w:r w:rsidR="001D77B5">
        <w:rPr>
          <w:rFonts w:hint="eastAsia"/>
        </w:rPr>
        <w:t>s</w:t>
      </w:r>
      <w:r w:rsidR="00EC0EC9" w:rsidRPr="00EC0EC9">
        <w:t>ubordinate</w:t>
      </w:r>
      <w:r w:rsidR="00EC0EC9">
        <w:rPr>
          <w:rFonts w:hint="eastAsia"/>
        </w:rPr>
        <w:t>s</w:t>
      </w:r>
      <w:r w:rsidR="001D77B5">
        <w:rPr>
          <w:rFonts w:hint="eastAsia"/>
        </w:rPr>
        <w:t>列表</w:t>
      </w:r>
      <w:r w:rsidR="00EC0EC9">
        <w:rPr>
          <w:rFonts w:hint="eastAsia"/>
        </w:rPr>
        <w:t>的方法，但实际上没有做任何事情。</w:t>
      </w:r>
      <w:r w:rsidR="005065F4">
        <w:rPr>
          <w:rFonts w:hint="eastAsia"/>
        </w:rPr>
        <w:t>由于没有</w:t>
      </w:r>
      <w:r w:rsidR="004A38FE">
        <w:rPr>
          <w:rFonts w:hint="eastAsia"/>
        </w:rPr>
        <w:t>下属，所以</w:t>
      </w:r>
      <w:r w:rsidR="005065F4">
        <w:rPr>
          <w:rFonts w:hint="eastAsia"/>
        </w:rPr>
        <w:t>display方法只打印自己的姓名</w:t>
      </w:r>
      <w:r w:rsidR="00CC5A7C">
        <w:rPr>
          <w:rFonts w:hint="eastAsia"/>
        </w:rPr>
        <w:t>。</w:t>
      </w:r>
    </w:p>
    <w:p w14:paraId="4A59BBB6" w14:textId="77777777" w:rsidR="00B4219E" w:rsidRPr="00B4219E" w:rsidRDefault="00B4219E" w:rsidP="00B4219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OutsourcedStaff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extends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OutsourcedStaff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super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removeSubordinate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staff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display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int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myDepth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for</w:t>
      </w:r>
      <w:r>
        <w:rPr>
          <w:rFonts w:ascii="Consolas" w:hAnsi="Consolas" w:cs="Consolas"/>
          <w:color w:val="333333"/>
          <w:sz w:val="22"/>
          <w:szCs w:val="22"/>
        </w:rPr>
        <w:t xml:space="preserve"> 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int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0</w:t>
      </w:r>
      <w:r>
        <w:rPr>
          <w:rFonts w:ascii="Consolas" w:hAnsi="Consolas" w:cs="Consolas"/>
          <w:color w:val="333333"/>
          <w:sz w:val="22"/>
          <w:szCs w:val="22"/>
        </w:rPr>
        <w:t xml:space="preserve">;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&lt;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myDepth</w:t>
      </w:r>
      <w:r>
        <w:rPr>
          <w:rFonts w:ascii="Consolas" w:hAnsi="Consolas" w:cs="Consolas"/>
          <w:color w:val="333333"/>
          <w:sz w:val="22"/>
          <w:szCs w:val="22"/>
        </w:rPr>
        <w:t xml:space="preserve">;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i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++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"-"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 }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System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println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name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Fonts w:ascii="Consolas" w:hAnsi="Consolas" w:cs="Consolas"/>
          <w:color w:val="333333"/>
          <w:sz w:val="22"/>
          <w:szCs w:val="22"/>
        </w:rPr>
        <w:lastRenderedPageBreak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6F8312DA" w14:textId="77777777" w:rsidR="00B4219E" w:rsidRPr="00B4219E" w:rsidRDefault="00407D98" w:rsidP="00B4219E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客户端代码如下。</w:t>
      </w:r>
    </w:p>
    <w:p w14:paraId="127717F4" w14:textId="77777777" w:rsidR="00B4219E" w:rsidRPr="00B4219E" w:rsidRDefault="00B4219E" w:rsidP="00B4219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class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def"/>
          <w:rFonts w:ascii="Consolas" w:hAnsi="Consolas" w:cs="Consolas"/>
          <w:color w:val="0000FF"/>
          <w:sz w:val="22"/>
          <w:szCs w:val="22"/>
        </w:rPr>
        <w:t>Client</w:t>
      </w:r>
      <w:r>
        <w:rPr>
          <w:rFonts w:ascii="Consolas" w:hAnsi="Consolas" w:cs="Consolas"/>
          <w:color w:val="333333"/>
          <w:sz w:val="22"/>
          <w:szCs w:val="22"/>
        </w:rPr>
        <w:t xml:space="preserve">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public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static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void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main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-3"/>
          <w:rFonts w:ascii="Consolas" w:hAnsi="Consolas" w:cs="Consolas"/>
          <w:color w:val="008855"/>
          <w:sz w:val="22"/>
          <w:szCs w:val="22"/>
        </w:rPr>
        <w:t>String</w:t>
      </w:r>
      <w:r>
        <w:rPr>
          <w:rFonts w:ascii="Consolas" w:hAnsi="Consolas" w:cs="Consolas"/>
          <w:color w:val="333333"/>
          <w:sz w:val="22"/>
          <w:szCs w:val="22"/>
        </w:rPr>
        <w:t xml:space="preserve">[]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args</w:t>
      </w:r>
      <w:r>
        <w:rPr>
          <w:rFonts w:ascii="Consolas" w:hAnsi="Consolas" w:cs="Consolas"/>
          <w:color w:val="333333"/>
          <w:sz w:val="22"/>
          <w:szCs w:val="22"/>
        </w:rPr>
        <w:t>) {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tiger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虎老板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lion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狮哥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leopard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豹哥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cat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猫花花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panda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熊小猫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wolf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狼总监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rabbit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兔小白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dog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Employee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汪小黄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OutsourcedStaff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mouse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=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keyword"/>
          <w:rFonts w:ascii="Consolas" w:hAnsi="Consolas" w:cs="Consolas"/>
          <w:color w:val="770088"/>
          <w:sz w:val="22"/>
          <w:szCs w:val="22"/>
        </w:rPr>
        <w:t>new</w:t>
      </w:r>
      <w:r>
        <w:rPr>
          <w:rFonts w:ascii="Consolas" w:hAnsi="Consolas" w:cs="Consolas"/>
          <w:color w:val="333333"/>
          <w:sz w:val="22"/>
          <w:szCs w:val="22"/>
        </w:rPr>
        <w:t xml:space="preserve"> 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OutsourcedStaff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鼠小弟</w:t>
      </w:r>
      <w:r>
        <w:rPr>
          <w:rStyle w:val="cm-string"/>
          <w:rFonts w:ascii="Consolas" w:hAnsi="Consolas" w:cs="Consolas"/>
          <w:color w:val="AA1111"/>
          <w:sz w:val="22"/>
          <w:szCs w:val="22"/>
        </w:rPr>
        <w:t>"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panda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rabbit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panda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dog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lion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cat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lion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mouse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leopard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panda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leopard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wolf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lion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addSubordinate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leopard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>​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     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tiger</w:t>
      </w:r>
      <w:r>
        <w:rPr>
          <w:rFonts w:ascii="Consolas" w:hAnsi="Consolas" w:cs="Consolas"/>
          <w:color w:val="333333"/>
          <w:sz w:val="22"/>
          <w:szCs w:val="22"/>
        </w:rPr>
        <w:t>.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display</w:t>
      </w:r>
      <w:r>
        <w:rPr>
          <w:rFonts w:ascii="Consolas" w:hAnsi="Consolas" w:cs="Consolas"/>
          <w:color w:val="333333"/>
          <w:sz w:val="22"/>
          <w:szCs w:val="22"/>
        </w:rPr>
        <w:t>(</w:t>
      </w:r>
      <w:r>
        <w:rPr>
          <w:rStyle w:val="cm-number"/>
          <w:rFonts w:ascii="Consolas" w:hAnsi="Consolas" w:cs="Consolas"/>
          <w:color w:val="116644"/>
          <w:sz w:val="22"/>
          <w:szCs w:val="22"/>
        </w:rPr>
        <w:t>1</w:t>
      </w:r>
      <w:r>
        <w:rPr>
          <w:rFonts w:ascii="Consolas" w:hAnsi="Consolas" w:cs="Consolas"/>
          <w:color w:val="333333"/>
          <w:sz w:val="22"/>
          <w:szCs w:val="22"/>
        </w:rPr>
        <w:t>);</w:t>
      </w:r>
      <w:r>
        <w:rPr>
          <w:rFonts w:ascii="Consolas" w:hAnsi="Consolas" w:cs="Consolas"/>
          <w:color w:val="333333"/>
          <w:sz w:val="22"/>
          <w:szCs w:val="22"/>
        </w:rPr>
        <w:br/>
        <w:t xml:space="preserve">    }</w:t>
      </w:r>
      <w:r>
        <w:rPr>
          <w:rFonts w:ascii="Consolas" w:hAnsi="Consolas" w:cs="Consolas"/>
          <w:color w:val="333333"/>
          <w:sz w:val="22"/>
          <w:szCs w:val="22"/>
        </w:rPr>
        <w:br/>
        <w:t>}</w:t>
      </w:r>
    </w:p>
    <w:p w14:paraId="7DDEAEB3" w14:textId="77777777" w:rsidR="00B4219E" w:rsidRPr="00B4219E" w:rsidRDefault="00407D98" w:rsidP="00B4219E">
      <w:pPr>
        <w:spacing w:beforeLines="50" w:before="211" w:line="360" w:lineRule="auto"/>
        <w:jc w:val="both"/>
      </w:pPr>
      <w:r>
        <w:rPr>
          <w:rFonts w:hint="eastAsia"/>
        </w:rPr>
        <w:t>执行结果是这样的。</w:t>
      </w:r>
    </w:p>
    <w:p w14:paraId="62E0F8AB" w14:textId="77777777" w:rsidR="00407D98" w:rsidRPr="00B4219E" w:rsidRDefault="00B4219E" w:rsidP="00B4219E">
      <w:pPr>
        <w:pStyle w:val="HTML"/>
        <w:pBdr>
          <w:top w:val="single" w:sz="6" w:space="6" w:color="DDDDDD"/>
          <w:left w:val="single" w:sz="6" w:space="12" w:color="DDDDDD"/>
          <w:bottom w:val="single" w:sz="6" w:space="5" w:color="DDDDDD"/>
          <w:right w:val="single" w:sz="6" w:space="12" w:color="DDDDDD"/>
        </w:pBdr>
        <w:shd w:val="clear" w:color="auto" w:fill="F8F8F8"/>
        <w:spacing w:before="225" w:after="225"/>
        <w:rPr>
          <w:rFonts w:ascii="Consolas" w:hAnsi="Consolas" w:cs="Consolas"/>
          <w:color w:val="333333"/>
          <w:sz w:val="22"/>
          <w:szCs w:val="22"/>
        </w:rPr>
      </w:pPr>
      <w:r>
        <w:rPr>
          <w:rStyle w:val="cm-operator"/>
          <w:rFonts w:ascii="Consolas" w:hAnsi="Consolas" w:cs="Consolas"/>
          <w:color w:val="981A1A"/>
          <w:sz w:val="22"/>
          <w:szCs w:val="22"/>
        </w:rPr>
        <w:lastRenderedPageBreak/>
        <w:t>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虎老板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狮哥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猫花花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鼠小弟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豹哥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熊小猫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兔小白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汪小黄</w:t>
      </w:r>
      <w:r>
        <w:rPr>
          <w:rFonts w:ascii="Consolas" w:hAnsi="Consolas" w:cs="Consolas"/>
          <w:color w:val="333333"/>
          <w:sz w:val="22"/>
          <w:szCs w:val="22"/>
        </w:rPr>
        <w:br/>
      </w:r>
      <w:r>
        <w:rPr>
          <w:rStyle w:val="cm-operator"/>
          <w:rFonts w:ascii="Consolas" w:hAnsi="Consolas" w:cs="Consolas"/>
          <w:color w:val="981A1A"/>
          <w:sz w:val="22"/>
          <w:szCs w:val="22"/>
        </w:rPr>
        <w:t>---</w:t>
      </w:r>
      <w:r>
        <w:rPr>
          <w:rStyle w:val="cm-variable"/>
          <w:rFonts w:ascii="Consolas" w:hAnsi="Consolas" w:cs="Consolas"/>
          <w:color w:val="000000"/>
          <w:sz w:val="22"/>
          <w:szCs w:val="22"/>
        </w:rPr>
        <w:t>狼总监</w:t>
      </w:r>
    </w:p>
    <w:p w14:paraId="6BB0AAD5" w14:textId="77777777" w:rsidR="00407D98" w:rsidRDefault="00407D98" w:rsidP="00EC0EC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熊小猫：不错，这就是我想要的效果。</w:t>
      </w:r>
    </w:p>
    <w:p w14:paraId="7396B11A" w14:textId="77777777" w:rsidR="00407D98" w:rsidRDefault="00407D98" w:rsidP="00EC0EC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兔小白：但是这样处理外部员工类，我还是觉得不太妥当。</w:t>
      </w:r>
    </w:p>
    <w:p w14:paraId="771518DF" w14:textId="77777777" w:rsidR="00407D98" w:rsidRDefault="00407D98" w:rsidP="00EC0EC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4F686C">
        <w:rPr>
          <w:rFonts w:hint="eastAsia"/>
        </w:rPr>
        <w:t>放心，我不会骗你</w:t>
      </w:r>
      <w:r w:rsidR="00F73653">
        <w:t>......</w:t>
      </w:r>
      <w:r>
        <w:rPr>
          <w:rFonts w:hint="eastAsia"/>
        </w:rPr>
        <w:t>其实这</w:t>
      </w:r>
      <w:r w:rsidR="009A46FC">
        <w:rPr>
          <w:rFonts w:hint="eastAsia"/>
        </w:rPr>
        <w:t>也</w:t>
      </w:r>
      <w:r>
        <w:rPr>
          <w:rFonts w:hint="eastAsia"/>
        </w:rPr>
        <w:t>不是我发明的</w:t>
      </w:r>
      <w:r w:rsidR="00D01EF9">
        <w:rPr>
          <w:rFonts w:hint="eastAsia"/>
        </w:rPr>
        <w:t>,</w:t>
      </w:r>
      <w:r w:rsidR="00523456">
        <w:rPr>
          <w:rFonts w:hint="eastAsia"/>
        </w:rPr>
        <w:t>这是组合模式的</w:t>
      </w:r>
      <w:r w:rsidR="00D01EF9">
        <w:rPr>
          <w:rFonts w:hint="eastAsia"/>
        </w:rPr>
        <w:t>一种</w:t>
      </w:r>
      <w:r w:rsidR="00523456">
        <w:rPr>
          <w:rFonts w:hint="eastAsia"/>
        </w:rPr>
        <w:t>实现方式，</w:t>
      </w:r>
      <w:r w:rsidR="00520C14">
        <w:rPr>
          <w:rFonts w:hint="eastAsia"/>
        </w:rPr>
        <w:t>叫做</w:t>
      </w:r>
      <w:r w:rsidR="00523456">
        <w:rPr>
          <w:rFonts w:hint="eastAsia"/>
        </w:rPr>
        <w:t>透明方式。</w:t>
      </w:r>
      <w:r w:rsidR="00FB6FFD">
        <w:rPr>
          <w:rFonts w:hint="eastAsia"/>
        </w:rPr>
        <w:t>这种实现方式</w:t>
      </w:r>
      <w:r w:rsidR="00523456">
        <w:rPr>
          <w:rFonts w:hint="eastAsia"/>
        </w:rPr>
        <w:t>将</w:t>
      </w:r>
      <w:r w:rsidR="00653AD2">
        <w:rPr>
          <w:rFonts w:hint="eastAsia"/>
        </w:rPr>
        <w:t>子</w:t>
      </w:r>
      <w:r w:rsidR="00523456">
        <w:rPr>
          <w:rFonts w:hint="eastAsia"/>
        </w:rPr>
        <w:t>结点</w:t>
      </w:r>
      <w:r w:rsidR="00046CB8">
        <w:rPr>
          <w:rFonts w:hint="eastAsia"/>
        </w:rPr>
        <w:t>的</w:t>
      </w:r>
      <w:r w:rsidR="00523456">
        <w:rPr>
          <w:rFonts w:hint="eastAsia"/>
        </w:rPr>
        <w:t>管理方法定义在抽象类中，叶子结点</w:t>
      </w:r>
      <w:r w:rsidR="00E52942">
        <w:rPr>
          <w:rFonts w:hint="eastAsia"/>
        </w:rPr>
        <w:t>同样</w:t>
      </w:r>
      <w:r w:rsidR="00523456">
        <w:rPr>
          <w:rFonts w:hint="eastAsia"/>
        </w:rPr>
        <w:t>实现</w:t>
      </w:r>
      <w:r w:rsidR="00CA22B1">
        <w:rPr>
          <w:rFonts w:hint="eastAsia"/>
        </w:rPr>
        <w:t>子</w:t>
      </w:r>
      <w:r w:rsidR="00523456">
        <w:rPr>
          <w:rFonts w:hint="eastAsia"/>
        </w:rPr>
        <w:t>结点管理</w:t>
      </w:r>
      <w:r w:rsidR="00666DA8">
        <w:rPr>
          <w:rFonts w:hint="eastAsia"/>
        </w:rPr>
        <w:t>的</w:t>
      </w:r>
      <w:r w:rsidR="00523456">
        <w:rPr>
          <w:rFonts w:hint="eastAsia"/>
        </w:rPr>
        <w:t>方法</w:t>
      </w:r>
      <w:r w:rsidR="00CA22B1">
        <w:rPr>
          <w:rFonts w:hint="eastAsia"/>
        </w:rPr>
        <w:t>，只不过不做任何事情</w:t>
      </w:r>
      <w:r w:rsidR="00523456">
        <w:rPr>
          <w:rFonts w:hint="eastAsia"/>
        </w:rPr>
        <w:t>。客户端</w:t>
      </w:r>
      <w:r w:rsidR="00EF7ED3">
        <w:rPr>
          <w:rFonts w:hint="eastAsia"/>
        </w:rPr>
        <w:t>在</w:t>
      </w:r>
      <w:r w:rsidR="00523456">
        <w:rPr>
          <w:rFonts w:hint="eastAsia"/>
        </w:rPr>
        <w:t>使用节点对象</w:t>
      </w:r>
      <w:r w:rsidR="00845C9B">
        <w:rPr>
          <w:rFonts w:hint="eastAsia"/>
        </w:rPr>
        <w:t>的时候</w:t>
      </w:r>
      <w:r w:rsidR="00523456">
        <w:rPr>
          <w:rFonts w:hint="eastAsia"/>
        </w:rPr>
        <w:t>，不用</w:t>
      </w:r>
      <w:r w:rsidR="00845C9B">
        <w:rPr>
          <w:rFonts w:hint="eastAsia"/>
        </w:rPr>
        <w:t>判断</w:t>
      </w:r>
      <w:r w:rsidR="00A34925">
        <w:rPr>
          <w:rFonts w:hint="eastAsia"/>
        </w:rPr>
        <w:t>是否为</w:t>
      </w:r>
      <w:r w:rsidR="00523456">
        <w:rPr>
          <w:rFonts w:hint="eastAsia"/>
        </w:rPr>
        <w:t>叶子结点</w:t>
      </w:r>
      <w:r w:rsidR="00626FFB">
        <w:rPr>
          <w:rFonts w:hint="eastAsia"/>
        </w:rPr>
        <w:t>，</w:t>
      </w:r>
      <w:r w:rsidR="00523456">
        <w:rPr>
          <w:rFonts w:hint="eastAsia"/>
        </w:rPr>
        <w:t>因此称之为透明方式。</w:t>
      </w:r>
    </w:p>
    <w:p w14:paraId="7F680889" w14:textId="77777777" w:rsidR="00523456" w:rsidRDefault="00523456" w:rsidP="00EC0EC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这种方式</w:t>
      </w:r>
      <w:r w:rsidR="00BC6174">
        <w:rPr>
          <w:rFonts w:hint="eastAsia"/>
        </w:rPr>
        <w:t>存在一些弊端，</w:t>
      </w:r>
      <w:r>
        <w:rPr>
          <w:rFonts w:hint="eastAsia"/>
        </w:rPr>
        <w:t>会导致客户端对叶子结点做一些无意义的操作，例如增加或者删除</w:t>
      </w:r>
      <w:r w:rsidR="002F62D6">
        <w:rPr>
          <w:rFonts w:hint="eastAsia"/>
        </w:rPr>
        <w:t>叶子结点的</w:t>
      </w:r>
      <w:r>
        <w:rPr>
          <w:rFonts w:hint="eastAsia"/>
        </w:rPr>
        <w:t>子节点。透明方式的优势是以牺牲安全性为代价而获取的。</w:t>
      </w:r>
    </w:p>
    <w:p w14:paraId="551C74C4" w14:textId="77777777" w:rsidR="00AA51A4" w:rsidRDefault="00AA51A4" w:rsidP="00EC0EC9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</w:t>
      </w:r>
      <w:r w:rsidR="00091BF1">
        <w:rPr>
          <w:rFonts w:hint="eastAsia"/>
        </w:rPr>
        <w:t>看来</w:t>
      </w:r>
      <w:r>
        <w:rPr>
          <w:rFonts w:hint="eastAsia"/>
        </w:rPr>
        <w:t>我</w:t>
      </w:r>
      <w:r w:rsidR="00934B22">
        <w:rPr>
          <w:rFonts w:hint="eastAsia"/>
        </w:rPr>
        <w:t>觉得不妥，</w:t>
      </w:r>
      <w:r>
        <w:rPr>
          <w:rFonts w:hint="eastAsia"/>
        </w:rPr>
        <w:t>并不是</w:t>
      </w:r>
      <w:r w:rsidR="006E178B">
        <w:rPr>
          <w:rFonts w:hint="eastAsia"/>
        </w:rPr>
        <w:t>没有依据</w:t>
      </w:r>
      <w:r w:rsidR="00F52FCF">
        <w:rPr>
          <w:rFonts w:hint="eastAsia"/>
        </w:rPr>
        <w:t>。</w:t>
      </w:r>
    </w:p>
    <w:p w14:paraId="3FB86CED" w14:textId="77777777" w:rsidR="00974400" w:rsidRDefault="00F52FCF" w:rsidP="00F52FC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熊小猫：如果只是实现</w:t>
      </w:r>
      <w:r w:rsidR="00D206CD">
        <w:rPr>
          <w:rFonts w:hint="eastAsia"/>
        </w:rPr>
        <w:t>树状</w:t>
      </w:r>
      <w:r>
        <w:rPr>
          <w:rFonts w:hint="eastAsia"/>
        </w:rPr>
        <w:t>数据结构，</w:t>
      </w:r>
      <w:r w:rsidR="00692F82">
        <w:rPr>
          <w:rFonts w:hint="eastAsia"/>
        </w:rPr>
        <w:t>结点</w:t>
      </w:r>
      <w:r w:rsidR="007B16E0">
        <w:rPr>
          <w:rFonts w:hint="eastAsia"/>
        </w:rPr>
        <w:t>没有</w:t>
      </w:r>
      <w:r w:rsidR="00C1658B">
        <w:rPr>
          <w:rFonts w:hint="eastAsia"/>
        </w:rPr>
        <w:t>任何</w:t>
      </w:r>
      <w:r>
        <w:rPr>
          <w:rFonts w:hint="eastAsia"/>
        </w:rPr>
        <w:t>业务</w:t>
      </w:r>
      <w:r w:rsidR="001D1F12">
        <w:rPr>
          <w:rFonts w:hint="eastAsia"/>
        </w:rPr>
        <w:t>含义</w:t>
      </w:r>
      <w:r>
        <w:rPr>
          <w:rFonts w:hint="eastAsia"/>
        </w:rPr>
        <w:t>，那么</w:t>
      </w:r>
      <w:r w:rsidR="00094E4A">
        <w:rPr>
          <w:rFonts w:hint="eastAsia"/>
        </w:rPr>
        <w:t>并</w:t>
      </w:r>
      <w:r>
        <w:rPr>
          <w:rFonts w:hint="eastAsia"/>
        </w:rPr>
        <w:t>不</w:t>
      </w:r>
      <w:r w:rsidR="001D1F12">
        <w:rPr>
          <w:rFonts w:hint="eastAsia"/>
        </w:rPr>
        <w:t>需要特殊处理</w:t>
      </w:r>
      <w:r>
        <w:rPr>
          <w:rFonts w:hint="eastAsia"/>
        </w:rPr>
        <w:t>叶子结点</w:t>
      </w:r>
      <w:r w:rsidR="001D1F12">
        <w:rPr>
          <w:rFonts w:hint="eastAsia"/>
        </w:rPr>
        <w:t>。如果</w:t>
      </w:r>
      <w:r>
        <w:rPr>
          <w:rFonts w:hint="eastAsia"/>
        </w:rPr>
        <w:t>一个结点的子节点列表为空，它就是叶子结点。但</w:t>
      </w:r>
      <w:r w:rsidR="003D30C6">
        <w:rPr>
          <w:rFonts w:hint="eastAsia"/>
        </w:rPr>
        <w:t>是在面向对象设计时，</w:t>
      </w:r>
      <w:r>
        <w:rPr>
          <w:rFonts w:hint="eastAsia"/>
        </w:rPr>
        <w:t>结点</w:t>
      </w:r>
      <w:r w:rsidR="008E0DC2">
        <w:rPr>
          <w:rFonts w:hint="eastAsia"/>
        </w:rPr>
        <w:t>对象被赋予了</w:t>
      </w:r>
      <w:r>
        <w:rPr>
          <w:rFonts w:hint="eastAsia"/>
        </w:rPr>
        <w:t>业务含义</w:t>
      </w:r>
      <w:r w:rsidR="006F66A8">
        <w:rPr>
          <w:rFonts w:hint="eastAsia"/>
        </w:rPr>
        <w:t>。</w:t>
      </w:r>
      <w:r>
        <w:rPr>
          <w:rFonts w:hint="eastAsia"/>
        </w:rPr>
        <w:t>所以当外协员工</w:t>
      </w:r>
      <w:r w:rsidR="003D30C6">
        <w:rPr>
          <w:rFonts w:hint="eastAsia"/>
        </w:rPr>
        <w:t>类中</w:t>
      </w:r>
      <w:r>
        <w:rPr>
          <w:rFonts w:hint="eastAsia"/>
        </w:rPr>
        <w:t>出现对下属员工列表的维护方法时，你</w:t>
      </w:r>
      <w:r w:rsidR="003D30C6">
        <w:rPr>
          <w:rFonts w:hint="eastAsia"/>
        </w:rPr>
        <w:t>会觉得和需求不符，感到不妥</w:t>
      </w:r>
      <w:r>
        <w:rPr>
          <w:rFonts w:hint="eastAsia"/>
        </w:rPr>
        <w:t>。</w:t>
      </w:r>
      <w:r w:rsidR="000E519B">
        <w:rPr>
          <w:rFonts w:hint="eastAsia"/>
        </w:rPr>
        <w:t>其实在</w:t>
      </w:r>
      <w:r w:rsidR="00663C24">
        <w:rPr>
          <w:rFonts w:hint="eastAsia"/>
        </w:rPr>
        <w:t>大多数时候，并不会产生问题。</w:t>
      </w:r>
    </w:p>
    <w:p w14:paraId="2137A541" w14:textId="2F69AC1E" w:rsidR="00F52FCF" w:rsidRDefault="00CB647C" w:rsidP="00F52FC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lastRenderedPageBreak/>
        <w:t>此外，</w:t>
      </w:r>
      <w:r w:rsidR="00F52FCF">
        <w:rPr>
          <w:rFonts w:hint="eastAsia"/>
        </w:rPr>
        <w:t>还有一种安全</w:t>
      </w:r>
      <w:r w:rsidR="0050530F">
        <w:rPr>
          <w:rFonts w:hint="eastAsia"/>
        </w:rPr>
        <w:t>实现</w:t>
      </w:r>
      <w:r w:rsidR="00F52FCF">
        <w:rPr>
          <w:rFonts w:hint="eastAsia"/>
        </w:rPr>
        <w:t>方式。从</w:t>
      </w:r>
      <w:r w:rsidR="00FA3572">
        <w:rPr>
          <w:rFonts w:hint="eastAsia"/>
        </w:rPr>
        <w:t>面</w:t>
      </w:r>
      <w:del w:id="7" w:author="shuang zhang" w:date="2023-12-07T08:57:00Z">
        <w:r w:rsidR="00FA3572" w:rsidDel="00CF4EAA">
          <w:rPr>
            <w:rFonts w:hint="eastAsia"/>
          </w:rPr>
          <w:delText>相</w:delText>
        </w:r>
      </w:del>
      <w:ins w:id="8" w:author="shuang zhang" w:date="2023-12-07T08:57:00Z">
        <w:r w:rsidR="00CF4EAA">
          <w:rPr>
            <w:rFonts w:hint="eastAsia"/>
          </w:rPr>
          <w:t>向</w:t>
        </w:r>
      </w:ins>
      <w:r w:rsidR="00F52FCF">
        <w:rPr>
          <w:rFonts w:hint="eastAsia"/>
        </w:rPr>
        <w:t>对象的角度出发，分析对象的行为</w:t>
      </w:r>
      <w:r w:rsidR="00970F2D">
        <w:rPr>
          <w:rFonts w:hint="eastAsia"/>
        </w:rPr>
        <w:t>。</w:t>
      </w:r>
      <w:r w:rsidR="00F52FCF">
        <w:rPr>
          <w:rFonts w:hint="eastAsia"/>
        </w:rPr>
        <w:t>外协员工不应该有下属员工</w:t>
      </w:r>
      <w:r w:rsidR="001B7F44">
        <w:rPr>
          <w:rFonts w:hint="eastAsia"/>
        </w:rPr>
        <w:t>，</w:t>
      </w:r>
      <w:r w:rsidR="0088067F">
        <w:rPr>
          <w:rFonts w:hint="eastAsia"/>
        </w:rPr>
        <w:t>所以</w:t>
      </w:r>
      <w:r w:rsidR="00F52FCF">
        <w:rPr>
          <w:rFonts w:hint="eastAsia"/>
        </w:rPr>
        <w:t>外协员工类中</w:t>
      </w:r>
      <w:r w:rsidR="007937C6">
        <w:rPr>
          <w:rFonts w:hint="eastAsia"/>
        </w:rPr>
        <w:t>不会实现下属</w:t>
      </w:r>
      <w:r w:rsidR="00F52FCF">
        <w:rPr>
          <w:rFonts w:hint="eastAsia"/>
        </w:rPr>
        <w:t>员工的维护方法。但由于其继承</w:t>
      </w:r>
      <w:r w:rsidR="00E92467">
        <w:rPr>
          <w:rFonts w:hint="eastAsia"/>
        </w:rPr>
        <w:t>自</w:t>
      </w:r>
      <w:r w:rsidR="00F52FCF">
        <w:rPr>
          <w:rFonts w:hint="eastAsia"/>
        </w:rPr>
        <w:t>Staff类，Staff类也要移除下属员工的维护方法。</w:t>
      </w:r>
      <w:r w:rsidR="00091BF1">
        <w:rPr>
          <w:rFonts w:hint="eastAsia"/>
        </w:rPr>
        <w:t>下属员工的维护方法只在内部员工类中</w:t>
      </w:r>
      <w:r w:rsidR="00C23C3A">
        <w:rPr>
          <w:rFonts w:hint="eastAsia"/>
        </w:rPr>
        <w:t>实现</w:t>
      </w:r>
      <w:r w:rsidR="00091BF1">
        <w:rPr>
          <w:rFonts w:hint="eastAsia"/>
        </w:rPr>
        <w:t>。</w:t>
      </w:r>
      <w:r w:rsidR="00E70F55">
        <w:rPr>
          <w:rFonts w:hint="eastAsia"/>
        </w:rPr>
        <w:t>这样</w:t>
      </w:r>
      <w:r w:rsidR="009E09C9">
        <w:rPr>
          <w:rFonts w:hint="eastAsia"/>
        </w:rPr>
        <w:t>设计</w:t>
      </w:r>
      <w:r w:rsidR="0042694D">
        <w:rPr>
          <w:rFonts w:hint="eastAsia"/>
        </w:rPr>
        <w:t>，</w:t>
      </w:r>
      <w:r w:rsidR="00E70F55">
        <w:rPr>
          <w:rFonts w:hint="eastAsia"/>
        </w:rPr>
        <w:t>客户端在使用Staff类型对象时</w:t>
      </w:r>
      <w:r w:rsidR="00E03387">
        <w:rPr>
          <w:rFonts w:hint="eastAsia"/>
        </w:rPr>
        <w:t>，</w:t>
      </w:r>
      <w:r w:rsidR="00E70F55">
        <w:rPr>
          <w:rFonts w:hint="eastAsia"/>
        </w:rPr>
        <w:t>需要</w:t>
      </w:r>
      <w:r w:rsidR="000222FA">
        <w:rPr>
          <w:rFonts w:hint="eastAsia"/>
        </w:rPr>
        <w:t>先做</w:t>
      </w:r>
      <w:r w:rsidR="00E70F55">
        <w:rPr>
          <w:rFonts w:hint="eastAsia"/>
        </w:rPr>
        <w:t>判断</w:t>
      </w:r>
      <w:r w:rsidR="000222FA">
        <w:rPr>
          <w:rFonts w:hint="eastAsia"/>
        </w:rPr>
        <w:t>，</w:t>
      </w:r>
      <w:r w:rsidR="000327E9">
        <w:rPr>
          <w:rFonts w:hint="eastAsia"/>
        </w:rPr>
        <w:t>只有</w:t>
      </w:r>
      <w:r w:rsidR="00E70F55">
        <w:rPr>
          <w:rFonts w:hint="eastAsia"/>
        </w:rPr>
        <w:t>Employee的实例才可以维护下属员工</w:t>
      </w:r>
      <w:r w:rsidR="0042694D">
        <w:rPr>
          <w:rFonts w:hint="eastAsia"/>
        </w:rPr>
        <w:t>，丧失了透明性。</w:t>
      </w:r>
    </w:p>
    <w:p w14:paraId="6ECB6A54" w14:textId="77777777" w:rsidR="0016670F" w:rsidRDefault="0016670F" w:rsidP="00F52FC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兔小白：我</w:t>
      </w:r>
      <w:r w:rsidR="003D1BDE">
        <w:rPr>
          <w:rFonts w:hint="eastAsia"/>
        </w:rPr>
        <w:t>感觉</w:t>
      </w:r>
      <w:r>
        <w:rPr>
          <w:rFonts w:hint="eastAsia"/>
        </w:rPr>
        <w:t>大多数场景下透明性更重要。</w:t>
      </w:r>
      <w:r w:rsidR="00A05D43">
        <w:rPr>
          <w:rFonts w:hint="eastAsia"/>
        </w:rPr>
        <w:t>如果叶子结点对子节点列表维护的方法实现恰当</w:t>
      </w:r>
      <w:r>
        <w:rPr>
          <w:rFonts w:hint="eastAsia"/>
        </w:rPr>
        <w:t>，</w:t>
      </w:r>
      <w:r w:rsidR="00523B57">
        <w:rPr>
          <w:rFonts w:hint="eastAsia"/>
        </w:rPr>
        <w:t>例如什么都不做，那么</w:t>
      </w:r>
      <w:r>
        <w:rPr>
          <w:rFonts w:hint="eastAsia"/>
        </w:rPr>
        <w:t>即使被调用也不会产生</w:t>
      </w:r>
      <w:r w:rsidR="000C0CB9">
        <w:rPr>
          <w:rFonts w:hint="eastAsia"/>
        </w:rPr>
        <w:t>错误</w:t>
      </w:r>
      <w:r w:rsidR="001F1A20">
        <w:rPr>
          <w:rFonts w:hint="eastAsia"/>
        </w:rPr>
        <w:t>。这意味着削弱了安全性</w:t>
      </w:r>
      <w:r w:rsidR="00955FCF">
        <w:rPr>
          <w:rFonts w:hint="eastAsia"/>
        </w:rPr>
        <w:t>带来的问题</w:t>
      </w:r>
      <w:r w:rsidR="001F1A20">
        <w:rPr>
          <w:rFonts w:hint="eastAsia"/>
        </w:rPr>
        <w:t>。</w:t>
      </w:r>
    </w:p>
    <w:p w14:paraId="0CBB0FCE" w14:textId="77777777" w:rsidR="001F1A20" w:rsidRDefault="001F1A20" w:rsidP="00F52FCF">
      <w:pPr>
        <w:spacing w:beforeLines="50" w:before="211" w:line="360" w:lineRule="auto"/>
        <w:ind w:firstLineChars="200" w:firstLine="480"/>
        <w:jc w:val="both"/>
      </w:pPr>
      <w:r>
        <w:rPr>
          <w:rFonts w:hint="eastAsia"/>
        </w:rPr>
        <w:t>熊小猫：</w:t>
      </w:r>
      <w:r w:rsidR="00886384">
        <w:rPr>
          <w:rFonts w:hint="eastAsia"/>
        </w:rPr>
        <w:t>确实如此，</w:t>
      </w:r>
      <w:r>
        <w:rPr>
          <w:rFonts w:hint="eastAsia"/>
        </w:rPr>
        <w:t>一般情况下</w:t>
      </w:r>
      <w:r w:rsidR="003F214A">
        <w:rPr>
          <w:rFonts w:hint="eastAsia"/>
        </w:rPr>
        <w:t>，</w:t>
      </w:r>
      <w:r>
        <w:rPr>
          <w:rFonts w:hint="eastAsia"/>
        </w:rPr>
        <w:t>推荐使用透明方式。</w:t>
      </w:r>
      <w:r w:rsidR="0096004B">
        <w:rPr>
          <w:rFonts w:hint="eastAsia"/>
        </w:rPr>
        <w:t>下面咱们看看组合模式的定义和适用场景</w:t>
      </w:r>
      <w:r w:rsidR="00C9000D">
        <w:rPr>
          <w:rFonts w:hint="eastAsia"/>
        </w:rPr>
        <w:t>。</w:t>
      </w:r>
    </w:p>
    <w:p w14:paraId="7F5A0BE7" w14:textId="1EC54749" w:rsidR="0096004B" w:rsidRDefault="0096004B" w:rsidP="0096004B">
      <w:pPr>
        <w:pStyle w:val="2"/>
        <w:topLinePunct/>
        <w:adjustRightInd w:val="0"/>
        <w:spacing w:beforeLines="50" w:before="211" w:line="360" w:lineRule="auto"/>
        <w:ind w:left="210" w:right="113"/>
        <w:textAlignment w:val="baseline"/>
        <w:rPr>
          <w:rFonts w:ascii="Impact" w:eastAsia="方正大黑简体" w:hAnsi="Impact" w:cs="Times New Roman"/>
          <w:b w:val="0"/>
          <w:bCs w:val="0"/>
          <w:noProof/>
          <w:szCs w:val="21"/>
        </w:rPr>
      </w:pP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>11.</w:t>
      </w:r>
      <w:r w:rsidR="0034314E">
        <w:rPr>
          <w:rFonts w:ascii="Impact" w:eastAsia="方正大黑简体" w:hAnsi="Impact" w:cs="Times New Roman"/>
          <w:b w:val="0"/>
          <w:bCs w:val="0"/>
          <w:noProof/>
          <w:szCs w:val="21"/>
        </w:rPr>
        <w:t>4</w:t>
      </w:r>
      <w:r>
        <w:rPr>
          <w:rFonts w:ascii="Impact" w:eastAsia="方正大黑简体" w:hAnsi="Impact" w:cs="Times New Roman"/>
          <w:b w:val="0"/>
          <w:bCs w:val="0"/>
          <w:noProof/>
          <w:szCs w:val="21"/>
        </w:rPr>
        <w:t xml:space="preserve"> </w:t>
      </w:r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组合模式</w:t>
      </w:r>
      <w:ins w:id="9" w:author="shuang zhang" w:date="2023-12-07T09:18:00Z">
        <w:r w:rsidR="002B6FC0">
          <w:rPr>
            <w:rFonts w:ascii="Impact" w:eastAsia="方正大黑简体" w:hAnsi="Impact" w:cs="Times New Roman" w:hint="eastAsia"/>
            <w:b w:val="0"/>
            <w:bCs w:val="0"/>
            <w:noProof/>
            <w:szCs w:val="21"/>
          </w:rPr>
          <w:t>的</w:t>
        </w:r>
      </w:ins>
      <w:r>
        <w:rPr>
          <w:rFonts w:ascii="Impact" w:eastAsia="方正大黑简体" w:hAnsi="Impact" w:cs="Times New Roman" w:hint="eastAsia"/>
          <w:b w:val="0"/>
          <w:bCs w:val="0"/>
          <w:noProof/>
          <w:szCs w:val="21"/>
        </w:rPr>
        <w:t>适用场景</w:t>
      </w:r>
    </w:p>
    <w:p w14:paraId="3C87945B" w14:textId="77777777" w:rsidR="0068225C" w:rsidRDefault="0068225C" w:rsidP="00891621">
      <w:pPr>
        <w:spacing w:beforeLines="50" w:before="211" w:line="360" w:lineRule="auto"/>
        <w:ind w:firstLine="480"/>
      </w:pPr>
      <w:r>
        <w:rPr>
          <w:rFonts w:hint="eastAsia"/>
        </w:rPr>
        <w:t>熊小猫：组合模式我觉得不如叫树形模式更</w:t>
      </w:r>
      <w:r w:rsidR="00B405C6">
        <w:rPr>
          <w:rFonts w:hint="eastAsia"/>
        </w:rPr>
        <w:t>为</w:t>
      </w:r>
      <w:r>
        <w:rPr>
          <w:rFonts w:hint="eastAsia"/>
        </w:rPr>
        <w:t>形象。我以前经常把“组合”和对象关系的“合成”弄混</w:t>
      </w:r>
      <w:r w:rsidR="00E90C69">
        <w:rPr>
          <w:rFonts w:hint="eastAsia"/>
        </w:rPr>
        <w:t>。</w:t>
      </w:r>
      <w:r>
        <w:rPr>
          <w:rFonts w:hint="eastAsia"/>
        </w:rPr>
        <w:t>这两个词</w:t>
      </w:r>
      <w:r w:rsidR="00B25B90">
        <w:rPr>
          <w:rFonts w:hint="eastAsia"/>
        </w:rPr>
        <w:t>是</w:t>
      </w:r>
      <w:r w:rsidR="00C9000D">
        <w:rPr>
          <w:rFonts w:hint="eastAsia"/>
        </w:rPr>
        <w:t>同</w:t>
      </w:r>
      <w:r>
        <w:rPr>
          <w:rFonts w:hint="eastAsia"/>
        </w:rPr>
        <w:t>一个</w:t>
      </w:r>
      <w:r w:rsidR="00864CD9">
        <w:rPr>
          <w:rFonts w:hint="eastAsia"/>
        </w:rPr>
        <w:t>英文</w:t>
      </w:r>
      <w:r>
        <w:rPr>
          <w:rFonts w:hint="eastAsia"/>
        </w:rPr>
        <w:t>单词</w:t>
      </w:r>
      <w:r w:rsidR="00EE5EBD">
        <w:rPr>
          <w:rFonts w:hint="eastAsia"/>
        </w:rPr>
        <w:t>C</w:t>
      </w:r>
      <w:r w:rsidR="00C9000D">
        <w:rPr>
          <w:rFonts w:hint="eastAsia"/>
        </w:rPr>
        <w:t>omposite</w:t>
      </w:r>
      <w:r w:rsidR="00E90C69">
        <w:rPr>
          <w:rFonts w:hint="eastAsia"/>
        </w:rPr>
        <w:t>，但</w:t>
      </w:r>
      <w:r w:rsidR="00C9000D">
        <w:rPr>
          <w:rFonts w:hint="eastAsia"/>
        </w:rPr>
        <w:t>其实描述的是不同内容</w:t>
      </w:r>
      <w:r>
        <w:rPr>
          <w:rFonts w:hint="eastAsia"/>
        </w:rPr>
        <w:t>。我们看看组合模式的结构图。</w:t>
      </w:r>
    </w:p>
    <w:p w14:paraId="38532F37" w14:textId="77777777" w:rsidR="0068225C" w:rsidRDefault="00D77FD5" w:rsidP="00D77FD5">
      <w:pPr>
        <w:spacing w:beforeLines="50" w:before="211" w:line="360" w:lineRule="auto"/>
        <w:jc w:val="center"/>
      </w:pPr>
      <w:commentRangeStart w:id="10"/>
      <w:r>
        <w:rPr>
          <w:noProof/>
        </w:rPr>
        <w:lastRenderedPageBreak/>
        <w:drawing>
          <wp:inline distT="0" distB="0" distL="0" distR="0" wp14:anchorId="1C0E8910" wp14:editId="74ACE5A1">
            <wp:extent cx="5455664" cy="3249313"/>
            <wp:effectExtent l="0" t="0" r="571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组合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378" cy="32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ED68B4">
        <w:rPr>
          <w:rStyle w:val="a9"/>
        </w:rPr>
        <w:commentReference w:id="10"/>
      </w:r>
    </w:p>
    <w:p w14:paraId="6A4727BF" w14:textId="77777777" w:rsidR="00D77D07" w:rsidRDefault="00DB6BB2" w:rsidP="00891621">
      <w:pPr>
        <w:spacing w:beforeLines="50" w:before="211" w:line="360" w:lineRule="auto"/>
        <w:ind w:firstLine="480"/>
      </w:pPr>
      <w:r>
        <w:rPr>
          <w:rFonts w:hint="eastAsia"/>
        </w:rPr>
        <w:t>可以看到，其实组合模式中的对象关系是聚合，这是很容易搞混淆的一点。</w:t>
      </w:r>
      <w:r w:rsidR="001C11DA">
        <w:rPr>
          <w:rFonts w:hint="eastAsia"/>
        </w:rPr>
        <w:t>为什么叫做组合模式呢？</w:t>
      </w:r>
      <w:r w:rsidR="00533CF1">
        <w:rPr>
          <w:rFonts w:hint="eastAsia"/>
        </w:rPr>
        <w:t>我觉得</w:t>
      </w:r>
      <w:r w:rsidR="00494B72">
        <w:rPr>
          <w:rFonts w:hint="eastAsia"/>
        </w:rPr>
        <w:t>有</w:t>
      </w:r>
      <w:r w:rsidR="00C909D0">
        <w:rPr>
          <w:rFonts w:hint="eastAsia"/>
        </w:rPr>
        <w:t>一种应用场景</w:t>
      </w:r>
      <w:r w:rsidR="00494B72">
        <w:rPr>
          <w:rFonts w:hint="eastAsia"/>
        </w:rPr>
        <w:t>，和组合模式的名字很贴切</w:t>
      </w:r>
      <w:r w:rsidR="00C031D1">
        <w:rPr>
          <w:rFonts w:hint="eastAsia"/>
        </w:rPr>
        <w:t>——</w:t>
      </w:r>
      <w:r w:rsidR="0068225C">
        <w:rPr>
          <w:rFonts w:hint="eastAsia"/>
        </w:rPr>
        <w:t>描述设备组装所需</w:t>
      </w:r>
      <w:r w:rsidR="0036303D">
        <w:rPr>
          <w:rFonts w:hint="eastAsia"/>
        </w:rPr>
        <w:t>的</w:t>
      </w:r>
      <w:r w:rsidR="0068225C">
        <w:rPr>
          <w:rFonts w:hint="eastAsia"/>
        </w:rPr>
        <w:t>结构和</w:t>
      </w:r>
      <w:r w:rsidR="00B000D3">
        <w:rPr>
          <w:rFonts w:hint="eastAsia"/>
        </w:rPr>
        <w:t>组件</w:t>
      </w:r>
      <w:r w:rsidR="0068225C">
        <w:rPr>
          <w:rFonts w:hint="eastAsia"/>
        </w:rPr>
        <w:t>。</w:t>
      </w:r>
    </w:p>
    <w:p w14:paraId="46CCB143" w14:textId="77777777" w:rsidR="00CF741A" w:rsidRDefault="00CF635C" w:rsidP="00CF741A">
      <w:pPr>
        <w:spacing w:beforeLines="50" w:before="211" w:line="360" w:lineRule="auto"/>
        <w:ind w:firstLine="480"/>
      </w:pPr>
      <w:r>
        <w:rPr>
          <w:rFonts w:hint="eastAsia"/>
        </w:rPr>
        <w:t>比如说</w:t>
      </w:r>
      <w:r w:rsidR="00115DEF">
        <w:rPr>
          <w:rFonts w:hint="eastAsia"/>
        </w:rPr>
        <w:t>计算机</w:t>
      </w:r>
      <w:r w:rsidR="00C36012">
        <w:rPr>
          <w:rFonts w:hint="eastAsia"/>
        </w:rPr>
        <w:t>。</w:t>
      </w:r>
      <w:r w:rsidR="00115DEF">
        <w:rPr>
          <w:rFonts w:hint="eastAsia"/>
        </w:rPr>
        <w:t>计算机由</w:t>
      </w:r>
      <w:r w:rsidR="0068225C">
        <w:rPr>
          <w:rFonts w:hint="eastAsia"/>
        </w:rPr>
        <w:t>各种组件</w:t>
      </w:r>
      <w:r w:rsidR="00115DEF">
        <w:rPr>
          <w:rFonts w:hint="eastAsia"/>
        </w:rPr>
        <w:t>所组成</w:t>
      </w:r>
      <w:r w:rsidR="0068225C">
        <w:rPr>
          <w:rFonts w:hint="eastAsia"/>
        </w:rPr>
        <w:t>，组件</w:t>
      </w:r>
      <w:r w:rsidR="00950DEC">
        <w:rPr>
          <w:rFonts w:hint="eastAsia"/>
        </w:rPr>
        <w:t>间</w:t>
      </w:r>
      <w:r w:rsidR="0068225C">
        <w:rPr>
          <w:rFonts w:hint="eastAsia"/>
        </w:rPr>
        <w:t>可以进行组装。</w:t>
      </w:r>
      <w:r w:rsidR="00A41463">
        <w:rPr>
          <w:rFonts w:hint="eastAsia"/>
        </w:rPr>
        <w:t>有些组件不能再安装其他组件，例如内存，这种组件是</w:t>
      </w:r>
      <w:r w:rsidR="00BF1737">
        <w:rPr>
          <w:rFonts w:hint="eastAsia"/>
        </w:rPr>
        <w:t>Leaf类型对象</w:t>
      </w:r>
      <w:r w:rsidR="00A41463">
        <w:rPr>
          <w:rFonts w:hint="eastAsia"/>
        </w:rPr>
        <w:t>。有些组件可以安装其他组件，例如</w:t>
      </w:r>
      <w:r w:rsidR="009E4803">
        <w:rPr>
          <w:rFonts w:hint="eastAsia"/>
        </w:rPr>
        <w:t>主板上可以安装CPU、内存</w:t>
      </w:r>
      <w:r w:rsidR="00BF1737">
        <w:rPr>
          <w:rFonts w:hint="eastAsia"/>
        </w:rPr>
        <w:t>、显卡、声卡等组件</w:t>
      </w:r>
      <w:r w:rsidR="00A41463">
        <w:rPr>
          <w:rFonts w:hint="eastAsia"/>
        </w:rPr>
        <w:t>。</w:t>
      </w:r>
      <w:r w:rsidR="00BF1737">
        <w:rPr>
          <w:rFonts w:hint="eastAsia"/>
        </w:rPr>
        <w:t>显卡上又可以安装显示器。这种组件对象是Composite类型对象。</w:t>
      </w:r>
    </w:p>
    <w:p w14:paraId="35B9403E" w14:textId="77777777" w:rsidR="00686730" w:rsidRDefault="00D77FD5" w:rsidP="00D77FD5">
      <w:pPr>
        <w:spacing w:beforeLines="50" w:before="211" w:line="360" w:lineRule="auto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7F258E3" wp14:editId="1748B8A3">
            <wp:extent cx="5292160" cy="3081297"/>
            <wp:effectExtent l="0" t="0" r="381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未命名作品 12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728" cy="309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4964" w14:textId="77777777" w:rsidR="00AA3FFF" w:rsidRDefault="00AA3FFF" w:rsidP="00891621">
      <w:pPr>
        <w:spacing w:beforeLines="50" w:before="211" w:line="360" w:lineRule="auto"/>
        <w:ind w:firstLine="480"/>
      </w:pPr>
      <w:r>
        <w:rPr>
          <w:rFonts w:hint="eastAsia"/>
        </w:rPr>
        <w:t>我们来看看组合模式有哪些优点。</w:t>
      </w:r>
    </w:p>
    <w:p w14:paraId="6A264403" w14:textId="77777777" w:rsidR="00AA3FFF" w:rsidRDefault="00D462D5" w:rsidP="007224CC">
      <w:pPr>
        <w:pStyle w:val="a3"/>
        <w:numPr>
          <w:ilvl w:val="0"/>
          <w:numId w:val="41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结点变化容易。</w:t>
      </w:r>
      <w:r w:rsidR="007B7792">
        <w:rPr>
          <w:rFonts w:hint="eastAsia"/>
        </w:rPr>
        <w:t>一个</w:t>
      </w:r>
      <w:r w:rsidR="00AA3FFF">
        <w:rPr>
          <w:rFonts w:hint="eastAsia"/>
        </w:rPr>
        <w:t>结点对象由</w:t>
      </w:r>
      <w:r w:rsidR="007B7792">
        <w:rPr>
          <w:rFonts w:hint="eastAsia"/>
        </w:rPr>
        <w:t>若干</w:t>
      </w:r>
      <w:r w:rsidR="00AA3FFF">
        <w:rPr>
          <w:rFonts w:hint="eastAsia"/>
        </w:rPr>
        <w:t>结点对象所</w:t>
      </w:r>
      <w:r w:rsidR="00A028F3">
        <w:rPr>
          <w:rFonts w:hint="eastAsia"/>
        </w:rPr>
        <w:t>组成</w:t>
      </w:r>
      <w:r w:rsidR="00AA3FFF">
        <w:rPr>
          <w:rFonts w:hint="eastAsia"/>
        </w:rPr>
        <w:t>，每个结点都是一棵子树。这意味着很容易就能实现结点</w:t>
      </w:r>
      <w:r w:rsidR="00A028F3">
        <w:rPr>
          <w:rFonts w:hint="eastAsia"/>
        </w:rPr>
        <w:t>组成</w:t>
      </w:r>
      <w:r w:rsidR="00DD5B6E">
        <w:rPr>
          <w:rFonts w:hint="eastAsia"/>
        </w:rPr>
        <w:t>的</w:t>
      </w:r>
      <w:r w:rsidR="00AA3FFF">
        <w:rPr>
          <w:rFonts w:hint="eastAsia"/>
        </w:rPr>
        <w:t>变化。例如</w:t>
      </w:r>
      <w:r w:rsidR="00115DEF">
        <w:rPr>
          <w:rFonts w:hint="eastAsia"/>
        </w:rPr>
        <w:t>人力地图中某个职员结点的下属变化，计算机中某个组件连接的下级组件变化，</w:t>
      </w:r>
      <w:r w:rsidR="00DD5B6E">
        <w:rPr>
          <w:rFonts w:hint="eastAsia"/>
        </w:rPr>
        <w:t>都可以通过子节点的维护来实现。</w:t>
      </w:r>
    </w:p>
    <w:p w14:paraId="590C1A41" w14:textId="77777777" w:rsidR="00DD5B6E" w:rsidRDefault="00D462D5" w:rsidP="007224CC">
      <w:pPr>
        <w:pStyle w:val="a3"/>
        <w:numPr>
          <w:ilvl w:val="0"/>
          <w:numId w:val="41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自由组成对象。</w:t>
      </w:r>
      <w:r w:rsidR="00DD5B6E">
        <w:rPr>
          <w:rFonts w:hint="eastAsia"/>
        </w:rPr>
        <w:t>Leaf对象可以组合成Composite对象，Composite对象又可以被组合成新的Composite对象。通过组合</w:t>
      </w:r>
      <w:r w:rsidR="00B170DC">
        <w:rPr>
          <w:rFonts w:hint="eastAsia"/>
        </w:rPr>
        <w:t>Component类型对象</w:t>
      </w:r>
      <w:r w:rsidR="00DD5B6E">
        <w:rPr>
          <w:rFonts w:hint="eastAsia"/>
        </w:rPr>
        <w:t>，很容易就可以得到新的对象。</w:t>
      </w:r>
    </w:p>
    <w:p w14:paraId="4058106C" w14:textId="77777777" w:rsidR="00E50633" w:rsidRDefault="005633A3" w:rsidP="007224CC">
      <w:pPr>
        <w:pStyle w:val="a3"/>
        <w:numPr>
          <w:ilvl w:val="0"/>
          <w:numId w:val="41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客户端</w:t>
      </w:r>
      <w:r w:rsidR="009E21CD">
        <w:rPr>
          <w:rFonts w:hint="eastAsia"/>
        </w:rPr>
        <w:t>调用透明。客户端在使用任何Composite对象或者Leaf对象时，没有任何区别。</w:t>
      </w:r>
    </w:p>
    <w:p w14:paraId="0D7ACCCA" w14:textId="77777777" w:rsidR="00D44022" w:rsidRDefault="00D44022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兔小白：</w:t>
      </w:r>
      <w:r w:rsidR="00731F9A">
        <w:rPr>
          <w:rFonts w:hint="eastAsia"/>
        </w:rPr>
        <w:t>可以自由组成对象</w:t>
      </w:r>
      <w:r w:rsidR="00BD31FA">
        <w:rPr>
          <w:rFonts w:hint="eastAsia"/>
        </w:rPr>
        <w:t>？</w:t>
      </w:r>
      <w:r>
        <w:rPr>
          <w:rFonts w:hint="eastAsia"/>
        </w:rPr>
        <w:t>那岂不是任何对象都可以使用Component类型对象组合而成？万物皆Component</w:t>
      </w:r>
      <w:r w:rsidR="00156AA9">
        <w:rPr>
          <w:rFonts w:hint="eastAsia"/>
        </w:rPr>
        <w:t>，</w:t>
      </w:r>
      <w:r w:rsidR="005B0A61">
        <w:rPr>
          <w:rFonts w:hint="eastAsia"/>
        </w:rPr>
        <w:t>只要</w:t>
      </w:r>
      <w:r w:rsidR="009E4A7F">
        <w:rPr>
          <w:rFonts w:hint="eastAsia"/>
        </w:rPr>
        <w:t>定义好Component，</w:t>
      </w:r>
      <w:r w:rsidR="00C61200">
        <w:rPr>
          <w:rFonts w:hint="eastAsia"/>
        </w:rPr>
        <w:t>想要什么对象就组成什么对象</w:t>
      </w:r>
      <w:r w:rsidR="004F1271">
        <w:rPr>
          <w:rFonts w:hint="eastAsia"/>
        </w:rPr>
        <w:t>！</w:t>
      </w:r>
    </w:p>
    <w:p w14:paraId="3B0F14C9" w14:textId="77777777" w:rsidR="009E4A7F" w:rsidRDefault="009E4A7F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lastRenderedPageBreak/>
        <w:t>熊小猫：</w:t>
      </w:r>
      <w:r w:rsidR="008F0A67">
        <w:rPr>
          <w:rFonts w:hint="eastAsia"/>
        </w:rPr>
        <w:t>哈哈，</w:t>
      </w:r>
      <w:r>
        <w:rPr>
          <w:rFonts w:hint="eastAsia"/>
        </w:rPr>
        <w:t>哪有这等美事？组合模式是结构型设计模式，他专注解决的问题是对象结构。你有没有发现，所有</w:t>
      </w:r>
      <w:r w:rsidR="00491918">
        <w:rPr>
          <w:rFonts w:hint="eastAsia"/>
        </w:rPr>
        <w:t>由</w:t>
      </w:r>
      <w:r>
        <w:rPr>
          <w:rFonts w:hint="eastAsia"/>
        </w:rPr>
        <w:t>Component组成的对象，虽然组成不同，但是行为完全一样！</w:t>
      </w:r>
    </w:p>
    <w:p w14:paraId="4C9D2DB9" w14:textId="77777777" w:rsidR="009E4A7F" w:rsidRDefault="009E4A7F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兔小白：还真是这样</w:t>
      </w:r>
      <w:r w:rsidR="00484E9A">
        <w:rPr>
          <w:rFonts w:hint="eastAsia"/>
        </w:rPr>
        <w:t>！</w:t>
      </w:r>
      <w:r w:rsidR="00367A47">
        <w:rPr>
          <w:rFonts w:hint="eastAsia"/>
        </w:rPr>
        <w:t>行为已经定义在Component中，再怎么组合也不能产生新的行为。</w:t>
      </w:r>
    </w:p>
    <w:p w14:paraId="44EFEFB8" w14:textId="77777777" w:rsidR="00D05381" w:rsidRDefault="00D05381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熊小猫：组合模式的灵活优势</w:t>
      </w:r>
      <w:r w:rsidR="00E278B9">
        <w:rPr>
          <w:rFonts w:hint="eastAsia"/>
        </w:rPr>
        <w:t>，</w:t>
      </w:r>
      <w:r>
        <w:rPr>
          <w:rFonts w:hint="eastAsia"/>
        </w:rPr>
        <w:t>建立在更高程度的抽象之上。</w:t>
      </w:r>
      <w:r w:rsidR="00332B1D">
        <w:rPr>
          <w:rFonts w:hint="eastAsia"/>
        </w:rPr>
        <w:t>但是</w:t>
      </w:r>
      <w:r>
        <w:rPr>
          <w:rFonts w:hint="eastAsia"/>
        </w:rPr>
        <w:t>抽象程度越高，对象间的差</w:t>
      </w:r>
      <w:r w:rsidR="00673D54">
        <w:rPr>
          <w:rFonts w:hint="eastAsia"/>
        </w:rPr>
        <w:t>别</w:t>
      </w:r>
      <w:r>
        <w:rPr>
          <w:rFonts w:hint="eastAsia"/>
        </w:rPr>
        <w:t>就会越小。例如人力地图里，不管是内部员工还是</w:t>
      </w:r>
      <w:r w:rsidR="00FD2F0F">
        <w:rPr>
          <w:rFonts w:hint="eastAsia"/>
        </w:rPr>
        <w:t>外协员工，都被抽象为</w:t>
      </w:r>
      <w:r w:rsidR="00E32857">
        <w:rPr>
          <w:rFonts w:hint="eastAsia"/>
        </w:rPr>
        <w:t>员工</w:t>
      </w:r>
      <w:r w:rsidR="00FD2F0F">
        <w:rPr>
          <w:rFonts w:hint="eastAsia"/>
        </w:rPr>
        <w:t>。电脑组装的例子中，主板、CPU、内存、硬盘、显卡都被抽象为</w:t>
      </w:r>
      <w:r w:rsidR="000A6292">
        <w:rPr>
          <w:rFonts w:hint="eastAsia"/>
        </w:rPr>
        <w:t>组件</w:t>
      </w:r>
      <w:r w:rsidR="00FD2F0F">
        <w:rPr>
          <w:rFonts w:hint="eastAsia"/>
        </w:rPr>
        <w:t>。</w:t>
      </w:r>
      <w:r w:rsidR="00E041FD">
        <w:rPr>
          <w:rFonts w:hint="eastAsia"/>
        </w:rPr>
        <w:t>高度</w:t>
      </w:r>
      <w:r w:rsidR="00ED687E">
        <w:rPr>
          <w:rFonts w:hint="eastAsia"/>
        </w:rPr>
        <w:t>抽象</w:t>
      </w:r>
      <w:r w:rsidR="00E041FD">
        <w:rPr>
          <w:rFonts w:hint="eastAsia"/>
        </w:rPr>
        <w:t>后</w:t>
      </w:r>
      <w:r w:rsidR="00ED687E">
        <w:rPr>
          <w:rFonts w:hint="eastAsia"/>
        </w:rPr>
        <w:t>，对象间不一样的行为会被消除掉，只剩下</w:t>
      </w:r>
      <w:r w:rsidR="00C01EDA">
        <w:rPr>
          <w:rFonts w:hint="eastAsia"/>
        </w:rPr>
        <w:t>少量</w:t>
      </w:r>
      <w:r w:rsidR="00ED687E">
        <w:rPr>
          <w:rFonts w:hint="eastAsia"/>
        </w:rPr>
        <w:t>共有行为。</w:t>
      </w:r>
    </w:p>
    <w:p w14:paraId="43CC33B2" w14:textId="77777777" w:rsidR="00ED687E" w:rsidRDefault="00ED687E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兔小白：</w:t>
      </w:r>
      <w:r w:rsidR="005843CC">
        <w:rPr>
          <w:rFonts w:hint="eastAsia"/>
        </w:rPr>
        <w:t>让</w:t>
      </w:r>
      <w:r>
        <w:rPr>
          <w:rFonts w:hint="eastAsia"/>
        </w:rPr>
        <w:t>你这样一说，我又觉得组合模式好像用处不大了</w:t>
      </w:r>
      <w:r>
        <w:t>......</w:t>
      </w:r>
    </w:p>
    <w:p w14:paraId="0BE802F1" w14:textId="77777777" w:rsidR="00ED687E" w:rsidRDefault="00ED687E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熊小猫：没有万能的设计模式呀</w:t>
      </w:r>
      <w:r w:rsidR="00485070">
        <w:rPr>
          <w:rFonts w:hint="eastAsia"/>
        </w:rPr>
        <w:t>！</w:t>
      </w:r>
      <w:r>
        <w:rPr>
          <w:rFonts w:hint="eastAsia"/>
        </w:rPr>
        <w:t>只有用对了地方，设计模式</w:t>
      </w:r>
      <w:r w:rsidR="00987DF5">
        <w:rPr>
          <w:rFonts w:hint="eastAsia"/>
        </w:rPr>
        <w:t>才能</w:t>
      </w:r>
      <w:r w:rsidR="000612DD">
        <w:rPr>
          <w:rFonts w:hint="eastAsia"/>
        </w:rPr>
        <w:t>发挥出它的价值</w:t>
      </w:r>
      <w:r>
        <w:rPr>
          <w:rFonts w:hint="eastAsia"/>
        </w:rPr>
        <w:t>！</w:t>
      </w:r>
      <w:r w:rsidR="00461117">
        <w:rPr>
          <w:rFonts w:hint="eastAsia"/>
        </w:rPr>
        <w:t>下面这几种场景，</w:t>
      </w:r>
      <w:r w:rsidR="00765328">
        <w:rPr>
          <w:rFonts w:hint="eastAsia"/>
        </w:rPr>
        <w:t>比较适合使用组合模式。</w:t>
      </w:r>
    </w:p>
    <w:p w14:paraId="5EC591C5" w14:textId="77777777" w:rsidR="00CD2C08" w:rsidRDefault="00485393" w:rsidP="007224CC">
      <w:pPr>
        <w:pStyle w:val="a3"/>
        <w:numPr>
          <w:ilvl w:val="0"/>
          <w:numId w:val="42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对象</w:t>
      </w:r>
      <w:r w:rsidR="00DF7476">
        <w:rPr>
          <w:rFonts w:hint="eastAsia"/>
        </w:rPr>
        <w:t>之间是</w:t>
      </w:r>
      <w:r>
        <w:rPr>
          <w:rFonts w:hint="eastAsia"/>
        </w:rPr>
        <w:t>层级关系</w:t>
      </w:r>
      <w:r w:rsidR="00DF7476">
        <w:rPr>
          <w:rFonts w:hint="eastAsia"/>
        </w:rPr>
        <w:t>。例如人力地图是很典型的层级关系。再比如汽车的车型、车系、车款</w:t>
      </w:r>
      <w:r w:rsidR="00F92720">
        <w:rPr>
          <w:rFonts w:hint="eastAsia"/>
        </w:rPr>
        <w:t>也是层层细化</w:t>
      </w:r>
      <w:r w:rsidR="00DF7476">
        <w:rPr>
          <w:rFonts w:hint="eastAsia"/>
        </w:rPr>
        <w:t>。</w:t>
      </w:r>
      <w:r w:rsidR="00D616A3">
        <w:rPr>
          <w:rFonts w:hint="eastAsia"/>
        </w:rPr>
        <w:t>还有</w:t>
      </w:r>
      <w:r w:rsidR="00A667D4">
        <w:rPr>
          <w:rFonts w:hint="eastAsia"/>
        </w:rPr>
        <w:t>思考问题</w:t>
      </w:r>
      <w:r w:rsidR="0074349F">
        <w:rPr>
          <w:rFonts w:hint="eastAsia"/>
        </w:rPr>
        <w:t>时</w:t>
      </w:r>
      <w:r w:rsidR="00E0761C">
        <w:rPr>
          <w:rFonts w:hint="eastAsia"/>
        </w:rPr>
        <w:t>，</w:t>
      </w:r>
      <w:r w:rsidR="00DF7476">
        <w:rPr>
          <w:rFonts w:hint="eastAsia"/>
        </w:rPr>
        <w:t>经常使用的“脑图”</w:t>
      </w:r>
      <w:r w:rsidR="00A667D4">
        <w:rPr>
          <w:rFonts w:hint="eastAsia"/>
        </w:rPr>
        <w:t>，</w:t>
      </w:r>
      <w:r w:rsidR="00F4007C">
        <w:rPr>
          <w:rFonts w:hint="eastAsia"/>
        </w:rPr>
        <w:t>也是</w:t>
      </w:r>
      <w:r w:rsidR="00A667D4">
        <w:rPr>
          <w:rFonts w:hint="eastAsia"/>
        </w:rPr>
        <w:t>把你头脑中的想法分层</w:t>
      </w:r>
      <w:r w:rsidR="00DF7476">
        <w:rPr>
          <w:rFonts w:hint="eastAsia"/>
        </w:rPr>
        <w:t>。</w:t>
      </w:r>
      <w:r w:rsidR="001657F7">
        <w:rPr>
          <w:rFonts w:hint="eastAsia"/>
        </w:rPr>
        <w:t>常见的还有</w:t>
      </w:r>
      <w:r w:rsidR="005330E1">
        <w:rPr>
          <w:rFonts w:hint="eastAsia"/>
        </w:rPr>
        <w:t>文件系统、菜单目录等。</w:t>
      </w:r>
    </w:p>
    <w:p w14:paraId="5C761193" w14:textId="77777777" w:rsidR="00DF7476" w:rsidRDefault="00DF7476" w:rsidP="007224CC">
      <w:pPr>
        <w:pStyle w:val="a3"/>
        <w:numPr>
          <w:ilvl w:val="0"/>
          <w:numId w:val="42"/>
        </w:numPr>
        <w:spacing w:beforeLines="50" w:before="211" w:line="360" w:lineRule="auto"/>
        <w:ind w:left="900" w:firstLineChars="0" w:hanging="420"/>
        <w:jc w:val="both"/>
      </w:pPr>
      <w:r>
        <w:rPr>
          <w:rFonts w:hint="eastAsia"/>
        </w:rPr>
        <w:t>对象之间是整体和部分的关系。例如</w:t>
      </w:r>
      <w:r w:rsidR="004A4D5A">
        <w:rPr>
          <w:rFonts w:hint="eastAsia"/>
        </w:rPr>
        <w:t>前面提到的</w:t>
      </w:r>
      <w:r>
        <w:rPr>
          <w:rFonts w:hint="eastAsia"/>
        </w:rPr>
        <w:t>计算机组成结构。</w:t>
      </w:r>
      <w:r w:rsidR="004A4D5A">
        <w:rPr>
          <w:rFonts w:hint="eastAsia"/>
        </w:rPr>
        <w:t>其实大部分硬件产品都具备这种</w:t>
      </w:r>
      <w:r w:rsidR="002F30BE">
        <w:rPr>
          <w:rFonts w:hint="eastAsia"/>
        </w:rPr>
        <w:t>结构</w:t>
      </w:r>
      <w:r w:rsidR="00376F1E">
        <w:rPr>
          <w:rFonts w:hint="eastAsia"/>
        </w:rPr>
        <w:t>。</w:t>
      </w:r>
    </w:p>
    <w:p w14:paraId="388D1A88" w14:textId="77777777" w:rsidR="00D44022" w:rsidRDefault="005330E1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使用组合模式是为了获取对象</w:t>
      </w:r>
      <w:r w:rsidR="00F500DC">
        <w:rPr>
          <w:rFonts w:hint="eastAsia"/>
        </w:rPr>
        <w:t>组合</w:t>
      </w:r>
      <w:r>
        <w:rPr>
          <w:rFonts w:hint="eastAsia"/>
        </w:rPr>
        <w:t>的灵活性</w:t>
      </w:r>
      <w:r w:rsidR="00D00CAA">
        <w:rPr>
          <w:rFonts w:hint="eastAsia"/>
        </w:rPr>
        <w:t>，</w:t>
      </w:r>
      <w:r>
        <w:rPr>
          <w:rFonts w:hint="eastAsia"/>
        </w:rPr>
        <w:t>通过</w:t>
      </w:r>
      <w:r w:rsidR="00822B58">
        <w:rPr>
          <w:rFonts w:hint="eastAsia"/>
        </w:rPr>
        <w:t>对象</w:t>
      </w:r>
      <w:r>
        <w:rPr>
          <w:rFonts w:hint="eastAsia"/>
        </w:rPr>
        <w:t>组合形成新的对象。</w:t>
      </w:r>
      <w:r w:rsidR="00D85CE6">
        <w:rPr>
          <w:rFonts w:hint="eastAsia"/>
        </w:rPr>
        <w:t>除</w:t>
      </w:r>
      <w:r w:rsidR="002A082E">
        <w:rPr>
          <w:rFonts w:hint="eastAsia"/>
        </w:rPr>
        <w:t>此之外</w:t>
      </w:r>
      <w:r w:rsidR="00891621">
        <w:rPr>
          <w:rFonts w:hint="eastAsia"/>
        </w:rPr>
        <w:t>，还有一个</w:t>
      </w:r>
      <w:r w:rsidR="00C32285">
        <w:rPr>
          <w:rFonts w:hint="eastAsia"/>
        </w:rPr>
        <w:t>重要</w:t>
      </w:r>
      <w:r w:rsidR="003F1543">
        <w:rPr>
          <w:rFonts w:hint="eastAsia"/>
        </w:rPr>
        <w:t>的</w:t>
      </w:r>
      <w:r w:rsidR="00891621">
        <w:rPr>
          <w:rFonts w:hint="eastAsia"/>
        </w:rPr>
        <w:t>原因</w:t>
      </w:r>
      <w:r w:rsidR="00DA65FD">
        <w:rPr>
          <w:rFonts w:hint="eastAsia"/>
        </w:rPr>
        <w:t>，</w:t>
      </w:r>
      <w:r w:rsidR="00663204">
        <w:rPr>
          <w:rFonts w:hint="eastAsia"/>
        </w:rPr>
        <w:t>利用</w:t>
      </w:r>
      <w:r>
        <w:rPr>
          <w:rFonts w:hint="eastAsia"/>
        </w:rPr>
        <w:t>树</w:t>
      </w:r>
      <w:r w:rsidR="00A02655">
        <w:rPr>
          <w:rFonts w:hint="eastAsia"/>
        </w:rPr>
        <w:t>状</w:t>
      </w:r>
      <w:r>
        <w:rPr>
          <w:rFonts w:hint="eastAsia"/>
        </w:rPr>
        <w:t>结构的特点，</w:t>
      </w:r>
      <w:r w:rsidR="00D1340D">
        <w:rPr>
          <w:rFonts w:hint="eastAsia"/>
        </w:rPr>
        <w:t>可以</w:t>
      </w:r>
      <w:r>
        <w:rPr>
          <w:rFonts w:hint="eastAsia"/>
        </w:rPr>
        <w:t>将整体运算</w:t>
      </w:r>
      <w:r w:rsidR="00891621">
        <w:rPr>
          <w:rFonts w:hint="eastAsia"/>
        </w:rPr>
        <w:t>分解</w:t>
      </w:r>
      <w:r>
        <w:rPr>
          <w:rFonts w:hint="eastAsia"/>
        </w:rPr>
        <w:t>为部分运算，</w:t>
      </w:r>
      <w:r w:rsidR="00C34DE2">
        <w:rPr>
          <w:rFonts w:hint="eastAsia"/>
        </w:rPr>
        <w:t>从而</w:t>
      </w:r>
      <w:r>
        <w:rPr>
          <w:rFonts w:hint="eastAsia"/>
        </w:rPr>
        <w:t>递归求</w:t>
      </w:r>
      <w:r>
        <w:rPr>
          <w:rFonts w:hint="eastAsia"/>
        </w:rPr>
        <w:lastRenderedPageBreak/>
        <w:t>解。</w:t>
      </w:r>
      <w:r w:rsidR="00891621">
        <w:rPr>
          <w:rFonts w:hint="eastAsia"/>
        </w:rPr>
        <w:t>例如计算某个</w:t>
      </w:r>
      <w:r w:rsidR="00217E6A">
        <w:rPr>
          <w:rFonts w:hint="eastAsia"/>
        </w:rPr>
        <w:t>产品</w:t>
      </w:r>
      <w:r w:rsidR="00891621">
        <w:rPr>
          <w:rFonts w:hint="eastAsia"/>
        </w:rPr>
        <w:t>组件的总成本，</w:t>
      </w:r>
      <w:r w:rsidR="00B41804">
        <w:rPr>
          <w:rFonts w:hint="eastAsia"/>
        </w:rPr>
        <w:t>可以</w:t>
      </w:r>
      <w:r w:rsidR="00891621">
        <w:rPr>
          <w:rFonts w:hint="eastAsia"/>
        </w:rPr>
        <w:t>对构成这个组件的树上</w:t>
      </w:r>
      <w:r w:rsidR="00221B45">
        <w:rPr>
          <w:rFonts w:hint="eastAsia"/>
        </w:rPr>
        <w:t>的</w:t>
      </w:r>
      <w:r w:rsidR="00891621">
        <w:rPr>
          <w:rFonts w:hint="eastAsia"/>
        </w:rPr>
        <w:t>所有</w:t>
      </w:r>
      <w:r w:rsidR="00B34231">
        <w:rPr>
          <w:rFonts w:hint="eastAsia"/>
        </w:rPr>
        <w:t>组件</w:t>
      </w:r>
      <w:r w:rsidR="00891621">
        <w:rPr>
          <w:rFonts w:hint="eastAsia"/>
        </w:rPr>
        <w:t>成本</w:t>
      </w:r>
      <w:r w:rsidR="00221B45">
        <w:rPr>
          <w:rFonts w:hint="eastAsia"/>
        </w:rPr>
        <w:t>递归</w:t>
      </w:r>
      <w:r w:rsidR="00891621">
        <w:rPr>
          <w:rFonts w:hint="eastAsia"/>
        </w:rPr>
        <w:t>求和。人力地图</w:t>
      </w:r>
      <w:r w:rsidR="00947261">
        <w:rPr>
          <w:rFonts w:hint="eastAsia"/>
        </w:rPr>
        <w:t>的</w:t>
      </w:r>
      <w:r w:rsidR="00891621">
        <w:rPr>
          <w:rFonts w:hint="eastAsia"/>
        </w:rPr>
        <w:t>例子中</w:t>
      </w:r>
      <w:r w:rsidR="00884C2D">
        <w:rPr>
          <w:rFonts w:hint="eastAsia"/>
        </w:rPr>
        <w:t>，</w:t>
      </w:r>
      <w:r w:rsidR="00891621">
        <w:rPr>
          <w:rFonts w:hint="eastAsia"/>
        </w:rPr>
        <w:t>显示某个员工的所有下级员工</w:t>
      </w:r>
      <w:r w:rsidR="00884C2D">
        <w:rPr>
          <w:rFonts w:hint="eastAsia"/>
        </w:rPr>
        <w:t>，也使用了递归。</w:t>
      </w:r>
    </w:p>
    <w:p w14:paraId="183F9CFD" w14:textId="77777777" w:rsidR="00947261" w:rsidRDefault="00115A94" w:rsidP="00891621">
      <w:pPr>
        <w:spacing w:beforeLines="50" w:before="211" w:line="360" w:lineRule="auto"/>
        <w:ind w:firstLineChars="200" w:firstLine="480"/>
      </w:pPr>
      <w:r>
        <w:rPr>
          <w:rFonts w:hint="eastAsia"/>
        </w:rPr>
        <w:t>其实</w:t>
      </w:r>
      <w:r w:rsidR="00947261">
        <w:rPr>
          <w:rFonts w:hint="eastAsia"/>
        </w:rPr>
        <w:t>以上场景也可以不用组合模式来实现</w:t>
      </w:r>
      <w:r w:rsidR="00740285">
        <w:rPr>
          <w:rFonts w:hint="eastAsia"/>
        </w:rPr>
        <w:t>。对象在</w:t>
      </w:r>
      <w:r w:rsidR="00947261">
        <w:rPr>
          <w:rFonts w:hint="eastAsia"/>
        </w:rPr>
        <w:t>丧失灵活性的同时，</w:t>
      </w:r>
      <w:r w:rsidR="00740285">
        <w:rPr>
          <w:rFonts w:hint="eastAsia"/>
        </w:rPr>
        <w:t>会获得更好的个性化。例如</w:t>
      </w:r>
      <w:r w:rsidR="001A767E">
        <w:rPr>
          <w:rFonts w:hint="eastAsia"/>
        </w:rPr>
        <w:t>在</w:t>
      </w:r>
      <w:r w:rsidR="00740285">
        <w:rPr>
          <w:rFonts w:hint="eastAsia"/>
        </w:rPr>
        <w:t>计算机的例子中，完全可以定义个性化的主板类、硬盘类、CPU类</w:t>
      </w:r>
      <w:r w:rsidR="005E6348">
        <w:rPr>
          <w:rFonts w:hint="eastAsia"/>
        </w:rPr>
        <w:t>等组件类</w:t>
      </w:r>
      <w:r w:rsidR="00740285">
        <w:rPr>
          <w:rFonts w:hint="eastAsia"/>
        </w:rPr>
        <w:t>，每个类都有自己独立的行为。但是由于丧失了统一的接口，客户端在使用这些类的时候不能一视同仁，很难将</w:t>
      </w:r>
      <w:r w:rsidR="00A1293F">
        <w:rPr>
          <w:rFonts w:hint="eastAsia"/>
        </w:rPr>
        <w:t>问题分解为子问题，使用递归求解。</w:t>
      </w:r>
    </w:p>
    <w:p w14:paraId="5B76579F" w14:textId="77777777" w:rsidR="00425B7B" w:rsidRPr="009934C3" w:rsidRDefault="00493002" w:rsidP="00247974">
      <w:pPr>
        <w:spacing w:beforeLines="50" w:before="211" w:line="360" w:lineRule="auto"/>
        <w:ind w:firstLineChars="200" w:firstLine="480"/>
      </w:pPr>
      <w:r>
        <w:rPr>
          <w:rFonts w:hint="eastAsia"/>
        </w:rPr>
        <w:t>在工作中</w:t>
      </w:r>
      <w:r w:rsidR="00CF3109">
        <w:rPr>
          <w:rFonts w:hint="eastAsia"/>
        </w:rPr>
        <w:t>，</w:t>
      </w:r>
      <w:r>
        <w:rPr>
          <w:rFonts w:hint="eastAsia"/>
        </w:rPr>
        <w:t>即使遇到</w:t>
      </w:r>
      <w:r w:rsidR="00F20F4C">
        <w:rPr>
          <w:rFonts w:hint="eastAsia"/>
        </w:rPr>
        <w:t>典型</w:t>
      </w:r>
      <w:r w:rsidR="00583315">
        <w:rPr>
          <w:rFonts w:hint="eastAsia"/>
        </w:rPr>
        <w:t>的</w:t>
      </w:r>
      <w:r w:rsidR="00F20F4C">
        <w:rPr>
          <w:rFonts w:hint="eastAsia"/>
        </w:rPr>
        <w:t>树</w:t>
      </w:r>
      <w:r w:rsidR="00583315">
        <w:rPr>
          <w:rFonts w:hint="eastAsia"/>
        </w:rPr>
        <w:t>状对象关系</w:t>
      </w:r>
      <w:r w:rsidR="00E4139C">
        <w:rPr>
          <w:rFonts w:hint="eastAsia"/>
        </w:rPr>
        <w:t>的</w:t>
      </w:r>
      <w:r>
        <w:rPr>
          <w:rFonts w:hint="eastAsia"/>
        </w:rPr>
        <w:t>场景，也要再多思考一下</w:t>
      </w:r>
      <w:r w:rsidR="00BD35A7">
        <w:rPr>
          <w:rFonts w:hint="eastAsia"/>
        </w:rPr>
        <w:t>：</w:t>
      </w:r>
      <w:r>
        <w:rPr>
          <w:rFonts w:hint="eastAsia"/>
        </w:rPr>
        <w:t>你到底想要的是对象构成的灵活、</w:t>
      </w:r>
      <w:r w:rsidR="00FC7E35">
        <w:rPr>
          <w:rFonts w:hint="eastAsia"/>
        </w:rPr>
        <w:t>树状结构的便利</w:t>
      </w:r>
      <w:r>
        <w:rPr>
          <w:rFonts w:hint="eastAsia"/>
        </w:rPr>
        <w:t>，还是需要个性化的对象。</w:t>
      </w:r>
      <w:r w:rsidR="00F20F4C">
        <w:rPr>
          <w:rFonts w:hint="eastAsia"/>
        </w:rPr>
        <w:t>同</w:t>
      </w:r>
      <w:r w:rsidR="00EA011C">
        <w:rPr>
          <w:rFonts w:hint="eastAsia"/>
        </w:rPr>
        <w:t>一个</w:t>
      </w:r>
      <w:r w:rsidR="00F20F4C">
        <w:rPr>
          <w:rFonts w:hint="eastAsia"/>
        </w:rPr>
        <w:t>场景</w:t>
      </w:r>
      <w:r w:rsidR="004C4C63">
        <w:rPr>
          <w:rFonts w:hint="eastAsia"/>
        </w:rPr>
        <w:t>下</w:t>
      </w:r>
      <w:r w:rsidR="00F20F4C">
        <w:rPr>
          <w:rFonts w:hint="eastAsia"/>
        </w:rPr>
        <w:t>，不同的设计方式</w:t>
      </w:r>
      <w:r w:rsidR="00BD35A7">
        <w:rPr>
          <w:rFonts w:hint="eastAsia"/>
        </w:rPr>
        <w:t>各有利弊。</w:t>
      </w:r>
    </w:p>
    <w:sectPr w:rsidR="00425B7B" w:rsidRPr="009934C3" w:rsidSect="0059403A">
      <w:pgSz w:w="11900" w:h="16840"/>
      <w:pgMar w:top="1440" w:right="1080" w:bottom="1440" w:left="1080" w:header="851" w:footer="992" w:gutter="0"/>
      <w:cols w:space="425"/>
      <w:docGrid w:type="lines" w:linePitch="423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huang zhang" w:date="2023-12-07T10:41:00Z" w:initials="sz">
    <w:p w14:paraId="3BAB0C6C" w14:textId="47C4FBE2" w:rsidR="009273CC" w:rsidRDefault="009273CC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数据结构这个范围是不是太宽泛了？要不要之针对树状结构，毕竟下面的人力和计算机两个例子，都是树状结构？</w:t>
      </w:r>
    </w:p>
  </w:comment>
  <w:comment w:id="1" w:author="shuang zhang" w:date="2023-12-07T08:50:00Z" w:initials="sz">
    <w:p w14:paraId="514FC7CC" w14:textId="6ED9CF60" w:rsidR="00CF4EAA" w:rsidRDefault="00CF4EAA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从本章开始，我主要看是否有知识性差错，以及图表的问题。</w:t>
      </w:r>
    </w:p>
  </w:comment>
  <w:comment w:id="2" w:author="shuang zhang" w:date="2023-12-07T08:50:00Z" w:initials="sz">
    <w:p w14:paraId="6809F6D9" w14:textId="040CE78D" w:rsidR="00CF4EAA" w:rsidRDefault="00CF4EA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图中是两个，最好图文一致</w:t>
      </w:r>
    </w:p>
  </w:comment>
  <w:comment w:id="3" w:author="shuang zhang" w:date="2023-12-07T08:53:00Z" w:initials="sz">
    <w:p w14:paraId="0BC775DC" w14:textId="7A7F1EA3" w:rsidR="00CF4EAA" w:rsidRDefault="00CF4EAA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注意大小写前后一致，代码与正文讲解一致</w:t>
      </w:r>
    </w:p>
  </w:comment>
  <w:comment w:id="6" w:author="shuang zhang" w:date="2023-12-07T08:55:00Z" w:initials="sz">
    <w:p w14:paraId="4607DA1B" w14:textId="62682048" w:rsidR="00CF4EAA" w:rsidRDefault="00CF4EAA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统一用“节点”</w:t>
      </w:r>
    </w:p>
  </w:comment>
  <w:comment w:id="10" w:author="shuang zhang" w:date="2023-12-07T08:58:00Z" w:initials="sz">
    <w:p w14:paraId="06E54925" w14:textId="63DF3ABF" w:rsidR="00ED68B4" w:rsidRDefault="00ED68B4">
      <w:pPr>
        <w:pStyle w:val="aa"/>
        <w:rPr>
          <w:rFonts w:hint="eastAsia"/>
        </w:rPr>
      </w:pPr>
      <w:r>
        <w:rPr>
          <w:rStyle w:val="a9"/>
        </w:rPr>
        <w:annotationRef/>
      </w:r>
      <w:r>
        <w:rPr>
          <w:rFonts w:hint="eastAsia"/>
        </w:rPr>
        <w:t>右下：叶节点→叶子节点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AB0C6C" w15:done="0"/>
  <w15:commentEx w15:paraId="514FC7CC" w15:done="0"/>
  <w15:commentEx w15:paraId="6809F6D9" w15:done="0"/>
  <w15:commentEx w15:paraId="0BC775DC" w15:done="0"/>
  <w15:commentEx w15:paraId="4607DA1B" w15:done="0"/>
  <w15:commentEx w15:paraId="06E5492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0BFBCF24" w16cex:dateUtc="2023-12-07T02:41:00Z"/>
  <w16cex:commentExtensible w16cex:durableId="37702EB3" w16cex:dateUtc="2023-12-07T00:50:00Z"/>
  <w16cex:commentExtensible w16cex:durableId="139A0D2A" w16cex:dateUtc="2023-12-07T00:50:00Z"/>
  <w16cex:commentExtensible w16cex:durableId="578D0E07" w16cex:dateUtc="2023-12-07T00:53:00Z"/>
  <w16cex:commentExtensible w16cex:durableId="08CAFE9C" w16cex:dateUtc="2023-12-07T00:55:00Z"/>
  <w16cex:commentExtensible w16cex:durableId="22EEB62C" w16cex:dateUtc="2023-12-07T00:5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AB0C6C" w16cid:durableId="0BFBCF24"/>
  <w16cid:commentId w16cid:paraId="514FC7CC" w16cid:durableId="37702EB3"/>
  <w16cid:commentId w16cid:paraId="6809F6D9" w16cid:durableId="139A0D2A"/>
  <w16cid:commentId w16cid:paraId="0BC775DC" w16cid:durableId="578D0E07"/>
  <w16cid:commentId w16cid:paraId="4607DA1B" w16cid:durableId="08CAFE9C"/>
  <w16cid:commentId w16cid:paraId="06E54925" w16cid:durableId="22EEB6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3709D" w14:textId="77777777" w:rsidR="00395293" w:rsidRDefault="00395293" w:rsidP="00473E63">
      <w:r>
        <w:separator/>
      </w:r>
    </w:p>
  </w:endnote>
  <w:endnote w:type="continuationSeparator" w:id="0">
    <w:p w14:paraId="33083F5A" w14:textId="77777777" w:rsidR="00395293" w:rsidRDefault="00395293" w:rsidP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小标宋简体">
    <w:altName w:val="微软雅黑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方正大黑简体">
    <w:altName w:val="微软雅黑"/>
    <w:panose1 w:val="02010601030101010101"/>
    <w:charset w:val="86"/>
    <w:family w:val="auto"/>
    <w:pitch w:val="variable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16811" w14:textId="77777777" w:rsidR="00395293" w:rsidRDefault="00395293" w:rsidP="00473E63">
      <w:r>
        <w:separator/>
      </w:r>
    </w:p>
  </w:footnote>
  <w:footnote w:type="continuationSeparator" w:id="0">
    <w:p w14:paraId="12C4806D" w14:textId="77777777" w:rsidR="00395293" w:rsidRDefault="00395293" w:rsidP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86967"/>
    <w:multiLevelType w:val="hybridMultilevel"/>
    <w:tmpl w:val="EBF46D8A"/>
    <w:lvl w:ilvl="0" w:tplc="502C152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81411F"/>
    <w:multiLevelType w:val="hybridMultilevel"/>
    <w:tmpl w:val="8208F9BE"/>
    <w:lvl w:ilvl="0" w:tplc="27CACF48">
      <w:start w:val="1"/>
      <w:numFmt w:val="japaneseCounting"/>
      <w:lvlText w:val="第%1章"/>
      <w:lvlJc w:val="left"/>
      <w:pPr>
        <w:ind w:left="1254" w:hanging="12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34" w:hanging="420"/>
      </w:pPr>
    </w:lvl>
    <w:lvl w:ilvl="2" w:tplc="0409001B" w:tentative="1">
      <w:start w:val="1"/>
      <w:numFmt w:val="lowerRoman"/>
      <w:lvlText w:val="%3."/>
      <w:lvlJc w:val="right"/>
      <w:pPr>
        <w:ind w:left="1254" w:hanging="420"/>
      </w:pPr>
    </w:lvl>
    <w:lvl w:ilvl="3" w:tplc="0409000F" w:tentative="1">
      <w:start w:val="1"/>
      <w:numFmt w:val="decimal"/>
      <w:lvlText w:val="%4."/>
      <w:lvlJc w:val="left"/>
      <w:pPr>
        <w:ind w:left="1674" w:hanging="420"/>
      </w:pPr>
    </w:lvl>
    <w:lvl w:ilvl="4" w:tplc="04090019" w:tentative="1">
      <w:start w:val="1"/>
      <w:numFmt w:val="lowerLetter"/>
      <w:lvlText w:val="%5)"/>
      <w:lvlJc w:val="left"/>
      <w:pPr>
        <w:ind w:left="2094" w:hanging="420"/>
      </w:pPr>
    </w:lvl>
    <w:lvl w:ilvl="5" w:tplc="0409001B" w:tentative="1">
      <w:start w:val="1"/>
      <w:numFmt w:val="lowerRoman"/>
      <w:lvlText w:val="%6."/>
      <w:lvlJc w:val="right"/>
      <w:pPr>
        <w:ind w:left="2514" w:hanging="420"/>
      </w:pPr>
    </w:lvl>
    <w:lvl w:ilvl="6" w:tplc="0409000F" w:tentative="1">
      <w:start w:val="1"/>
      <w:numFmt w:val="decimal"/>
      <w:lvlText w:val="%7."/>
      <w:lvlJc w:val="left"/>
      <w:pPr>
        <w:ind w:left="2934" w:hanging="420"/>
      </w:pPr>
    </w:lvl>
    <w:lvl w:ilvl="7" w:tplc="04090019" w:tentative="1">
      <w:start w:val="1"/>
      <w:numFmt w:val="lowerLetter"/>
      <w:lvlText w:val="%8)"/>
      <w:lvlJc w:val="left"/>
      <w:pPr>
        <w:ind w:left="3354" w:hanging="420"/>
      </w:pPr>
    </w:lvl>
    <w:lvl w:ilvl="8" w:tplc="0409001B" w:tentative="1">
      <w:start w:val="1"/>
      <w:numFmt w:val="lowerRoman"/>
      <w:lvlText w:val="%9."/>
      <w:lvlJc w:val="right"/>
      <w:pPr>
        <w:ind w:left="3774" w:hanging="420"/>
      </w:pPr>
    </w:lvl>
  </w:abstractNum>
  <w:abstractNum w:abstractNumId="2" w15:restartNumberingAfterBreak="0">
    <w:nsid w:val="0ECE2632"/>
    <w:multiLevelType w:val="multilevel"/>
    <w:tmpl w:val="4D0E8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3" w15:restartNumberingAfterBreak="0">
    <w:nsid w:val="0F8E7D29"/>
    <w:multiLevelType w:val="hybridMultilevel"/>
    <w:tmpl w:val="AFC8220A"/>
    <w:lvl w:ilvl="0" w:tplc="E0E2C0B0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34F0225"/>
    <w:multiLevelType w:val="hybridMultilevel"/>
    <w:tmpl w:val="2C728240"/>
    <w:lvl w:ilvl="0" w:tplc="38940B8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37F2B7A"/>
    <w:multiLevelType w:val="hybridMultilevel"/>
    <w:tmpl w:val="35127852"/>
    <w:lvl w:ilvl="0" w:tplc="D99A7E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44E18CF"/>
    <w:multiLevelType w:val="hybridMultilevel"/>
    <w:tmpl w:val="C38C568E"/>
    <w:lvl w:ilvl="0" w:tplc="413C24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B61986"/>
    <w:multiLevelType w:val="hybridMultilevel"/>
    <w:tmpl w:val="7F1A8F52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7F07E32"/>
    <w:multiLevelType w:val="hybridMultilevel"/>
    <w:tmpl w:val="AC223926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9C417F0"/>
    <w:multiLevelType w:val="hybridMultilevel"/>
    <w:tmpl w:val="F1701876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AB07C11"/>
    <w:multiLevelType w:val="hybridMultilevel"/>
    <w:tmpl w:val="5DB08986"/>
    <w:lvl w:ilvl="0" w:tplc="5D62F11C">
      <w:start w:val="1"/>
      <w:numFmt w:val="decimal"/>
      <w:lvlText w:val="%1."/>
      <w:lvlJc w:val="left"/>
      <w:pPr>
        <w:ind w:left="93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3" w:hanging="420"/>
      </w:pPr>
    </w:lvl>
    <w:lvl w:ilvl="2" w:tplc="0409001B" w:tentative="1">
      <w:start w:val="1"/>
      <w:numFmt w:val="lowerRoman"/>
      <w:lvlText w:val="%3."/>
      <w:lvlJc w:val="right"/>
      <w:pPr>
        <w:ind w:left="1833" w:hanging="420"/>
      </w:pPr>
    </w:lvl>
    <w:lvl w:ilvl="3" w:tplc="0409000F" w:tentative="1">
      <w:start w:val="1"/>
      <w:numFmt w:val="decimal"/>
      <w:lvlText w:val="%4."/>
      <w:lvlJc w:val="left"/>
      <w:pPr>
        <w:ind w:left="2253" w:hanging="420"/>
      </w:pPr>
    </w:lvl>
    <w:lvl w:ilvl="4" w:tplc="04090019" w:tentative="1">
      <w:start w:val="1"/>
      <w:numFmt w:val="lowerLetter"/>
      <w:lvlText w:val="%5)"/>
      <w:lvlJc w:val="left"/>
      <w:pPr>
        <w:ind w:left="2673" w:hanging="420"/>
      </w:pPr>
    </w:lvl>
    <w:lvl w:ilvl="5" w:tplc="0409001B" w:tentative="1">
      <w:start w:val="1"/>
      <w:numFmt w:val="lowerRoman"/>
      <w:lvlText w:val="%6."/>
      <w:lvlJc w:val="right"/>
      <w:pPr>
        <w:ind w:left="3093" w:hanging="420"/>
      </w:pPr>
    </w:lvl>
    <w:lvl w:ilvl="6" w:tplc="0409000F" w:tentative="1">
      <w:start w:val="1"/>
      <w:numFmt w:val="decimal"/>
      <w:lvlText w:val="%7."/>
      <w:lvlJc w:val="left"/>
      <w:pPr>
        <w:ind w:left="3513" w:hanging="420"/>
      </w:pPr>
    </w:lvl>
    <w:lvl w:ilvl="7" w:tplc="04090019" w:tentative="1">
      <w:start w:val="1"/>
      <w:numFmt w:val="lowerLetter"/>
      <w:lvlText w:val="%8)"/>
      <w:lvlJc w:val="left"/>
      <w:pPr>
        <w:ind w:left="3933" w:hanging="420"/>
      </w:pPr>
    </w:lvl>
    <w:lvl w:ilvl="8" w:tplc="0409001B" w:tentative="1">
      <w:start w:val="1"/>
      <w:numFmt w:val="lowerRoman"/>
      <w:lvlText w:val="%9."/>
      <w:lvlJc w:val="right"/>
      <w:pPr>
        <w:ind w:left="4353" w:hanging="420"/>
      </w:pPr>
    </w:lvl>
  </w:abstractNum>
  <w:abstractNum w:abstractNumId="11" w15:restartNumberingAfterBreak="0">
    <w:nsid w:val="1BF41072"/>
    <w:multiLevelType w:val="hybridMultilevel"/>
    <w:tmpl w:val="2B3E5FC4"/>
    <w:lvl w:ilvl="0" w:tplc="F6B8B714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2ACC1E43"/>
    <w:multiLevelType w:val="hybridMultilevel"/>
    <w:tmpl w:val="61987DB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BC01FB8"/>
    <w:multiLevelType w:val="hybridMultilevel"/>
    <w:tmpl w:val="E32C9510"/>
    <w:lvl w:ilvl="0" w:tplc="E0E2C0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2065867"/>
    <w:multiLevelType w:val="hybridMultilevel"/>
    <w:tmpl w:val="30F0CBCC"/>
    <w:lvl w:ilvl="0" w:tplc="39FCC99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3228725E"/>
    <w:multiLevelType w:val="hybridMultilevel"/>
    <w:tmpl w:val="F35EF532"/>
    <w:lvl w:ilvl="0" w:tplc="2C3C51B4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A7443A5"/>
    <w:multiLevelType w:val="hybridMultilevel"/>
    <w:tmpl w:val="C41620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4507ED9"/>
    <w:multiLevelType w:val="hybridMultilevel"/>
    <w:tmpl w:val="1F4AA3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5422FAF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A44685B"/>
    <w:multiLevelType w:val="hybridMultilevel"/>
    <w:tmpl w:val="6FD02276"/>
    <w:lvl w:ilvl="0" w:tplc="591C0AE0">
      <w:start w:val="1"/>
      <w:numFmt w:val="decimal"/>
      <w:lvlText w:val="（%1）"/>
      <w:lvlJc w:val="left"/>
      <w:pPr>
        <w:ind w:left="90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4A596EF0"/>
    <w:multiLevelType w:val="hybridMultilevel"/>
    <w:tmpl w:val="AC04BA06"/>
    <w:lvl w:ilvl="0" w:tplc="77C653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B827364"/>
    <w:multiLevelType w:val="hybridMultilevel"/>
    <w:tmpl w:val="76AE813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D840880"/>
    <w:multiLevelType w:val="hybridMultilevel"/>
    <w:tmpl w:val="90CA22AE"/>
    <w:lvl w:ilvl="0" w:tplc="9D2C2F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1212948"/>
    <w:multiLevelType w:val="hybridMultilevel"/>
    <w:tmpl w:val="ECD89862"/>
    <w:lvl w:ilvl="0" w:tplc="B2D29A92">
      <w:start w:val="1"/>
      <w:numFmt w:val="decimal"/>
      <w:lvlText w:val="（%1）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8AB6F00"/>
    <w:multiLevelType w:val="hybridMultilevel"/>
    <w:tmpl w:val="6FD02276"/>
    <w:lvl w:ilvl="0" w:tplc="591C0AE0">
      <w:start w:val="1"/>
      <w:numFmt w:val="decimal"/>
      <w:lvlText w:val="（%1）"/>
      <w:lvlJc w:val="left"/>
      <w:pPr>
        <w:ind w:left="90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5BAA44B0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5BD71D76"/>
    <w:multiLevelType w:val="hybridMultilevel"/>
    <w:tmpl w:val="C998498E"/>
    <w:lvl w:ilvl="0" w:tplc="EDCC2946">
      <w:start w:val="1"/>
      <w:numFmt w:val="decimal"/>
      <w:lvlText w:val="%1．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5BEE00A6"/>
    <w:multiLevelType w:val="hybridMultilevel"/>
    <w:tmpl w:val="886E5FA0"/>
    <w:lvl w:ilvl="0" w:tplc="EDE64AE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DC4773A"/>
    <w:multiLevelType w:val="hybridMultilevel"/>
    <w:tmpl w:val="0F4E8C1E"/>
    <w:lvl w:ilvl="0" w:tplc="5538BBA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5EA103E6"/>
    <w:multiLevelType w:val="multilevel"/>
    <w:tmpl w:val="B8D8D3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7.%2"/>
      <w:lvlJc w:val="left"/>
      <w:pPr>
        <w:ind w:left="5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1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1440"/>
      </w:pPr>
      <w:rPr>
        <w:rFonts w:hint="default"/>
      </w:rPr>
    </w:lvl>
  </w:abstractNum>
  <w:abstractNum w:abstractNumId="30" w15:restartNumberingAfterBreak="0">
    <w:nsid w:val="619719C3"/>
    <w:multiLevelType w:val="hybridMultilevel"/>
    <w:tmpl w:val="518AA064"/>
    <w:lvl w:ilvl="0" w:tplc="B2D29A9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624704A1"/>
    <w:multiLevelType w:val="hybridMultilevel"/>
    <w:tmpl w:val="92125C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3B85A7C"/>
    <w:multiLevelType w:val="hybridMultilevel"/>
    <w:tmpl w:val="CA0821B0"/>
    <w:lvl w:ilvl="0" w:tplc="A39C3814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33" w15:restartNumberingAfterBreak="0">
    <w:nsid w:val="63C83BA4"/>
    <w:multiLevelType w:val="hybridMultilevel"/>
    <w:tmpl w:val="A2E82BD2"/>
    <w:lvl w:ilvl="0" w:tplc="E0E2C0B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6CEE3C56"/>
    <w:multiLevelType w:val="hybridMultilevel"/>
    <w:tmpl w:val="CA64D1EC"/>
    <w:lvl w:ilvl="0" w:tplc="F970CE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FCA6254"/>
    <w:multiLevelType w:val="hybridMultilevel"/>
    <w:tmpl w:val="56462CEC"/>
    <w:lvl w:ilvl="0" w:tplc="1D5CC29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6" w15:restartNumberingAfterBreak="0">
    <w:nsid w:val="71342DC1"/>
    <w:multiLevelType w:val="hybridMultilevel"/>
    <w:tmpl w:val="AC223926"/>
    <w:lvl w:ilvl="0" w:tplc="CDF6DF8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7" w15:restartNumberingAfterBreak="0">
    <w:nsid w:val="728644FF"/>
    <w:multiLevelType w:val="hybridMultilevel"/>
    <w:tmpl w:val="3EC8CE44"/>
    <w:lvl w:ilvl="0" w:tplc="E0E2C0B0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8" w15:restartNumberingAfterBreak="0">
    <w:nsid w:val="75C67D5F"/>
    <w:multiLevelType w:val="hybridMultilevel"/>
    <w:tmpl w:val="D7EAC28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7FC469F"/>
    <w:multiLevelType w:val="hybridMultilevel"/>
    <w:tmpl w:val="1916C878"/>
    <w:lvl w:ilvl="0" w:tplc="CACC6938">
      <w:start w:val="1"/>
      <w:numFmt w:val="decimal"/>
      <w:lvlText w:val="（%1）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7E3B62EA"/>
    <w:multiLevelType w:val="hybridMultilevel"/>
    <w:tmpl w:val="50DA338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7FB40003"/>
    <w:multiLevelType w:val="hybridMultilevel"/>
    <w:tmpl w:val="B6C0820C"/>
    <w:lvl w:ilvl="0" w:tplc="DA70A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303316208">
    <w:abstractNumId w:val="38"/>
  </w:num>
  <w:num w:numId="2" w16cid:durableId="1134637683">
    <w:abstractNumId w:val="31"/>
  </w:num>
  <w:num w:numId="3" w16cid:durableId="59834616">
    <w:abstractNumId w:val="25"/>
  </w:num>
  <w:num w:numId="4" w16cid:durableId="158816144">
    <w:abstractNumId w:val="40"/>
  </w:num>
  <w:num w:numId="5" w16cid:durableId="1576546921">
    <w:abstractNumId w:val="20"/>
  </w:num>
  <w:num w:numId="6" w16cid:durableId="1643658847">
    <w:abstractNumId w:val="34"/>
  </w:num>
  <w:num w:numId="7" w16cid:durableId="2073766272">
    <w:abstractNumId w:val="1"/>
  </w:num>
  <w:num w:numId="8" w16cid:durableId="47387644">
    <w:abstractNumId w:val="4"/>
  </w:num>
  <w:num w:numId="9" w16cid:durableId="660356684">
    <w:abstractNumId w:val="16"/>
  </w:num>
  <w:num w:numId="10" w16cid:durableId="1786852619">
    <w:abstractNumId w:val="2"/>
  </w:num>
  <w:num w:numId="11" w16cid:durableId="1396853456">
    <w:abstractNumId w:val="15"/>
  </w:num>
  <w:num w:numId="12" w16cid:durableId="1214730163">
    <w:abstractNumId w:val="41"/>
  </w:num>
  <w:num w:numId="13" w16cid:durableId="506213984">
    <w:abstractNumId w:val="5"/>
  </w:num>
  <w:num w:numId="14" w16cid:durableId="1960986008">
    <w:abstractNumId w:val="11"/>
  </w:num>
  <w:num w:numId="15" w16cid:durableId="586041900">
    <w:abstractNumId w:val="0"/>
  </w:num>
  <w:num w:numId="16" w16cid:durableId="696664454">
    <w:abstractNumId w:val="29"/>
  </w:num>
  <w:num w:numId="17" w16cid:durableId="795173577">
    <w:abstractNumId w:val="10"/>
  </w:num>
  <w:num w:numId="18" w16cid:durableId="309989379">
    <w:abstractNumId w:val="32"/>
  </w:num>
  <w:num w:numId="19" w16cid:durableId="1284575407">
    <w:abstractNumId w:val="28"/>
  </w:num>
  <w:num w:numId="20" w16cid:durableId="374356417">
    <w:abstractNumId w:val="14"/>
  </w:num>
  <w:num w:numId="21" w16cid:durableId="1811971345">
    <w:abstractNumId w:val="26"/>
  </w:num>
  <w:num w:numId="22" w16cid:durableId="628631122">
    <w:abstractNumId w:val="39"/>
  </w:num>
  <w:num w:numId="23" w16cid:durableId="2092777711">
    <w:abstractNumId w:val="7"/>
  </w:num>
  <w:num w:numId="24" w16cid:durableId="1468158251">
    <w:abstractNumId w:val="23"/>
  </w:num>
  <w:num w:numId="25" w16cid:durableId="1484664752">
    <w:abstractNumId w:val="21"/>
  </w:num>
  <w:num w:numId="26" w16cid:durableId="1213426345">
    <w:abstractNumId w:val="9"/>
  </w:num>
  <w:num w:numId="27" w16cid:durableId="547760331">
    <w:abstractNumId w:val="30"/>
  </w:num>
  <w:num w:numId="28" w16cid:durableId="1159074223">
    <w:abstractNumId w:val="18"/>
  </w:num>
  <w:num w:numId="29" w16cid:durableId="1777671170">
    <w:abstractNumId w:val="17"/>
  </w:num>
  <w:num w:numId="30" w16cid:durableId="2118980665">
    <w:abstractNumId w:val="33"/>
  </w:num>
  <w:num w:numId="31" w16cid:durableId="1857595">
    <w:abstractNumId w:val="3"/>
  </w:num>
  <w:num w:numId="32" w16cid:durableId="1631324132">
    <w:abstractNumId w:val="13"/>
  </w:num>
  <w:num w:numId="33" w16cid:durableId="333458506">
    <w:abstractNumId w:val="37"/>
  </w:num>
  <w:num w:numId="34" w16cid:durableId="2094282475">
    <w:abstractNumId w:val="22"/>
  </w:num>
  <w:num w:numId="35" w16cid:durableId="353045831">
    <w:abstractNumId w:val="12"/>
  </w:num>
  <w:num w:numId="36" w16cid:durableId="1089546704">
    <w:abstractNumId w:val="19"/>
  </w:num>
  <w:num w:numId="37" w16cid:durableId="900290333">
    <w:abstractNumId w:val="24"/>
  </w:num>
  <w:num w:numId="38" w16cid:durableId="1957716121">
    <w:abstractNumId w:val="35"/>
  </w:num>
  <w:num w:numId="39" w16cid:durableId="960965266">
    <w:abstractNumId w:val="6"/>
  </w:num>
  <w:num w:numId="40" w16cid:durableId="104430473">
    <w:abstractNumId w:val="27"/>
  </w:num>
  <w:num w:numId="41" w16cid:durableId="939486768">
    <w:abstractNumId w:val="8"/>
  </w:num>
  <w:num w:numId="42" w16cid:durableId="668291919">
    <w:abstractNumId w:val="3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uang zhang">
    <w15:presenceInfo w15:providerId="Windows Live" w15:userId="37d5a8b9372902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trackRevisions/>
  <w:defaultTabStop w:val="420"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C51"/>
    <w:rsid w:val="000005CD"/>
    <w:rsid w:val="00000677"/>
    <w:rsid w:val="000008E3"/>
    <w:rsid w:val="00001483"/>
    <w:rsid w:val="00001C32"/>
    <w:rsid w:val="00001DE8"/>
    <w:rsid w:val="00001E98"/>
    <w:rsid w:val="00002370"/>
    <w:rsid w:val="00002778"/>
    <w:rsid w:val="0000282A"/>
    <w:rsid w:val="00002948"/>
    <w:rsid w:val="000029AD"/>
    <w:rsid w:val="000031A7"/>
    <w:rsid w:val="000032A7"/>
    <w:rsid w:val="00003409"/>
    <w:rsid w:val="000034AD"/>
    <w:rsid w:val="000038E1"/>
    <w:rsid w:val="0000445F"/>
    <w:rsid w:val="00005194"/>
    <w:rsid w:val="00005A1D"/>
    <w:rsid w:val="00005A4E"/>
    <w:rsid w:val="00005C71"/>
    <w:rsid w:val="00005E86"/>
    <w:rsid w:val="00005E88"/>
    <w:rsid w:val="00006227"/>
    <w:rsid w:val="00006269"/>
    <w:rsid w:val="00007402"/>
    <w:rsid w:val="0000770E"/>
    <w:rsid w:val="000079CE"/>
    <w:rsid w:val="00007A2B"/>
    <w:rsid w:val="00007AB1"/>
    <w:rsid w:val="00007DEB"/>
    <w:rsid w:val="00007FBF"/>
    <w:rsid w:val="0001047B"/>
    <w:rsid w:val="0001064B"/>
    <w:rsid w:val="00010902"/>
    <w:rsid w:val="00010B96"/>
    <w:rsid w:val="00010C72"/>
    <w:rsid w:val="0001144F"/>
    <w:rsid w:val="000118F1"/>
    <w:rsid w:val="00011BF2"/>
    <w:rsid w:val="00011ECA"/>
    <w:rsid w:val="00012BCF"/>
    <w:rsid w:val="00012DF0"/>
    <w:rsid w:val="00013C6E"/>
    <w:rsid w:val="000143CF"/>
    <w:rsid w:val="00014C0E"/>
    <w:rsid w:val="00014EDA"/>
    <w:rsid w:val="00015A50"/>
    <w:rsid w:val="00015BB9"/>
    <w:rsid w:val="0001687F"/>
    <w:rsid w:val="000168B6"/>
    <w:rsid w:val="00016E71"/>
    <w:rsid w:val="00016F13"/>
    <w:rsid w:val="000174CF"/>
    <w:rsid w:val="000178FC"/>
    <w:rsid w:val="00017B8B"/>
    <w:rsid w:val="000208CD"/>
    <w:rsid w:val="00020BD7"/>
    <w:rsid w:val="000214F4"/>
    <w:rsid w:val="0002150C"/>
    <w:rsid w:val="00021AA8"/>
    <w:rsid w:val="00021C81"/>
    <w:rsid w:val="00021F7F"/>
    <w:rsid w:val="000222FA"/>
    <w:rsid w:val="0002285B"/>
    <w:rsid w:val="00022B50"/>
    <w:rsid w:val="0002320F"/>
    <w:rsid w:val="00023265"/>
    <w:rsid w:val="0002345F"/>
    <w:rsid w:val="00023697"/>
    <w:rsid w:val="00023C7D"/>
    <w:rsid w:val="00023E2D"/>
    <w:rsid w:val="00023F59"/>
    <w:rsid w:val="000242D8"/>
    <w:rsid w:val="00024B33"/>
    <w:rsid w:val="00024BE0"/>
    <w:rsid w:val="00024FE5"/>
    <w:rsid w:val="000252BF"/>
    <w:rsid w:val="00025499"/>
    <w:rsid w:val="00025E3B"/>
    <w:rsid w:val="00026386"/>
    <w:rsid w:val="00026452"/>
    <w:rsid w:val="00026C23"/>
    <w:rsid w:val="00027310"/>
    <w:rsid w:val="00027F78"/>
    <w:rsid w:val="00030252"/>
    <w:rsid w:val="00030470"/>
    <w:rsid w:val="00030935"/>
    <w:rsid w:val="000310A0"/>
    <w:rsid w:val="00031799"/>
    <w:rsid w:val="00031BA4"/>
    <w:rsid w:val="0003278C"/>
    <w:rsid w:val="000327E9"/>
    <w:rsid w:val="00032EA6"/>
    <w:rsid w:val="00032EA7"/>
    <w:rsid w:val="0003383F"/>
    <w:rsid w:val="000345FA"/>
    <w:rsid w:val="00034B00"/>
    <w:rsid w:val="00034B60"/>
    <w:rsid w:val="00034BE2"/>
    <w:rsid w:val="0003575B"/>
    <w:rsid w:val="00036326"/>
    <w:rsid w:val="000363CB"/>
    <w:rsid w:val="00036872"/>
    <w:rsid w:val="00036AF7"/>
    <w:rsid w:val="00036E33"/>
    <w:rsid w:val="00037C3B"/>
    <w:rsid w:val="00037D96"/>
    <w:rsid w:val="00040CD3"/>
    <w:rsid w:val="000417C2"/>
    <w:rsid w:val="000419DF"/>
    <w:rsid w:val="0004222C"/>
    <w:rsid w:val="000428B0"/>
    <w:rsid w:val="000428D9"/>
    <w:rsid w:val="00042AAA"/>
    <w:rsid w:val="00043684"/>
    <w:rsid w:val="0004440C"/>
    <w:rsid w:val="000444CA"/>
    <w:rsid w:val="00044A50"/>
    <w:rsid w:val="00044DCD"/>
    <w:rsid w:val="00044F5B"/>
    <w:rsid w:val="00045084"/>
    <w:rsid w:val="00045122"/>
    <w:rsid w:val="000451FC"/>
    <w:rsid w:val="0004560C"/>
    <w:rsid w:val="000464A1"/>
    <w:rsid w:val="00046587"/>
    <w:rsid w:val="0004693B"/>
    <w:rsid w:val="00046CB8"/>
    <w:rsid w:val="00046D1F"/>
    <w:rsid w:val="000474C3"/>
    <w:rsid w:val="000479DE"/>
    <w:rsid w:val="00047C34"/>
    <w:rsid w:val="000501B6"/>
    <w:rsid w:val="000502C5"/>
    <w:rsid w:val="000502CA"/>
    <w:rsid w:val="00050641"/>
    <w:rsid w:val="000507D2"/>
    <w:rsid w:val="0005140E"/>
    <w:rsid w:val="00051508"/>
    <w:rsid w:val="00051B56"/>
    <w:rsid w:val="000523EB"/>
    <w:rsid w:val="000526BD"/>
    <w:rsid w:val="00052D76"/>
    <w:rsid w:val="00052F67"/>
    <w:rsid w:val="000530C5"/>
    <w:rsid w:val="0005355A"/>
    <w:rsid w:val="0005383E"/>
    <w:rsid w:val="00054258"/>
    <w:rsid w:val="0005452B"/>
    <w:rsid w:val="00054603"/>
    <w:rsid w:val="00054724"/>
    <w:rsid w:val="00054846"/>
    <w:rsid w:val="00054B8C"/>
    <w:rsid w:val="00054F60"/>
    <w:rsid w:val="00054F8C"/>
    <w:rsid w:val="00055638"/>
    <w:rsid w:val="00055710"/>
    <w:rsid w:val="00055A0E"/>
    <w:rsid w:val="000560E3"/>
    <w:rsid w:val="000561BE"/>
    <w:rsid w:val="00056CE4"/>
    <w:rsid w:val="000574F6"/>
    <w:rsid w:val="00057BC5"/>
    <w:rsid w:val="00057DA3"/>
    <w:rsid w:val="00057EA9"/>
    <w:rsid w:val="00060488"/>
    <w:rsid w:val="00060899"/>
    <w:rsid w:val="00060E46"/>
    <w:rsid w:val="00061096"/>
    <w:rsid w:val="000612DD"/>
    <w:rsid w:val="000612E4"/>
    <w:rsid w:val="000614B8"/>
    <w:rsid w:val="000618C4"/>
    <w:rsid w:val="00061B88"/>
    <w:rsid w:val="00061BCA"/>
    <w:rsid w:val="00062086"/>
    <w:rsid w:val="0006215B"/>
    <w:rsid w:val="000621ED"/>
    <w:rsid w:val="0006221C"/>
    <w:rsid w:val="000622E6"/>
    <w:rsid w:val="00062A3F"/>
    <w:rsid w:val="00062B94"/>
    <w:rsid w:val="00063514"/>
    <w:rsid w:val="00063605"/>
    <w:rsid w:val="0006368E"/>
    <w:rsid w:val="0006393A"/>
    <w:rsid w:val="00063F0C"/>
    <w:rsid w:val="00064093"/>
    <w:rsid w:val="000641B3"/>
    <w:rsid w:val="0006445D"/>
    <w:rsid w:val="00064DD1"/>
    <w:rsid w:val="00064ECF"/>
    <w:rsid w:val="00065718"/>
    <w:rsid w:val="00065719"/>
    <w:rsid w:val="00065A59"/>
    <w:rsid w:val="000665A4"/>
    <w:rsid w:val="00066D23"/>
    <w:rsid w:val="00066F67"/>
    <w:rsid w:val="0006768C"/>
    <w:rsid w:val="00067894"/>
    <w:rsid w:val="00067D84"/>
    <w:rsid w:val="00070281"/>
    <w:rsid w:val="0007067B"/>
    <w:rsid w:val="000706D4"/>
    <w:rsid w:val="00070C4B"/>
    <w:rsid w:val="000714D5"/>
    <w:rsid w:val="000719AA"/>
    <w:rsid w:val="00071A79"/>
    <w:rsid w:val="000723DC"/>
    <w:rsid w:val="000725DA"/>
    <w:rsid w:val="000726BD"/>
    <w:rsid w:val="00073B11"/>
    <w:rsid w:val="00074BB2"/>
    <w:rsid w:val="00074ED4"/>
    <w:rsid w:val="000764BA"/>
    <w:rsid w:val="0007679B"/>
    <w:rsid w:val="00076994"/>
    <w:rsid w:val="00076CB0"/>
    <w:rsid w:val="00076F8A"/>
    <w:rsid w:val="0007760F"/>
    <w:rsid w:val="000809D3"/>
    <w:rsid w:val="0008111D"/>
    <w:rsid w:val="000815A9"/>
    <w:rsid w:val="0008183C"/>
    <w:rsid w:val="00081E39"/>
    <w:rsid w:val="000820FB"/>
    <w:rsid w:val="00082B4F"/>
    <w:rsid w:val="000834BD"/>
    <w:rsid w:val="00083801"/>
    <w:rsid w:val="0008436A"/>
    <w:rsid w:val="0008453E"/>
    <w:rsid w:val="00084812"/>
    <w:rsid w:val="000848F4"/>
    <w:rsid w:val="00084BE3"/>
    <w:rsid w:val="00084D59"/>
    <w:rsid w:val="00085052"/>
    <w:rsid w:val="000850C5"/>
    <w:rsid w:val="000856BE"/>
    <w:rsid w:val="0008583C"/>
    <w:rsid w:val="00085AC3"/>
    <w:rsid w:val="00085C08"/>
    <w:rsid w:val="00085FDD"/>
    <w:rsid w:val="00086A01"/>
    <w:rsid w:val="0008748B"/>
    <w:rsid w:val="00087AC1"/>
    <w:rsid w:val="00087AF8"/>
    <w:rsid w:val="00087E7E"/>
    <w:rsid w:val="00087F05"/>
    <w:rsid w:val="00090156"/>
    <w:rsid w:val="000905E7"/>
    <w:rsid w:val="0009062D"/>
    <w:rsid w:val="00090B94"/>
    <w:rsid w:val="00090C02"/>
    <w:rsid w:val="00090CDF"/>
    <w:rsid w:val="0009108C"/>
    <w:rsid w:val="00091BF1"/>
    <w:rsid w:val="000926A7"/>
    <w:rsid w:val="000929C5"/>
    <w:rsid w:val="0009305C"/>
    <w:rsid w:val="00093088"/>
    <w:rsid w:val="00093540"/>
    <w:rsid w:val="000937C8"/>
    <w:rsid w:val="0009385E"/>
    <w:rsid w:val="00093A3B"/>
    <w:rsid w:val="00093CDD"/>
    <w:rsid w:val="0009457C"/>
    <w:rsid w:val="00094E4A"/>
    <w:rsid w:val="000950E2"/>
    <w:rsid w:val="00095640"/>
    <w:rsid w:val="00095A10"/>
    <w:rsid w:val="00095ADC"/>
    <w:rsid w:val="000965CF"/>
    <w:rsid w:val="00096A0C"/>
    <w:rsid w:val="00096D66"/>
    <w:rsid w:val="0009704B"/>
    <w:rsid w:val="0009732E"/>
    <w:rsid w:val="00097605"/>
    <w:rsid w:val="000976FA"/>
    <w:rsid w:val="000977A5"/>
    <w:rsid w:val="000A0191"/>
    <w:rsid w:val="000A0721"/>
    <w:rsid w:val="000A0AA5"/>
    <w:rsid w:val="000A0ED6"/>
    <w:rsid w:val="000A103D"/>
    <w:rsid w:val="000A1144"/>
    <w:rsid w:val="000A11EE"/>
    <w:rsid w:val="000A1825"/>
    <w:rsid w:val="000A1B6F"/>
    <w:rsid w:val="000A1EEC"/>
    <w:rsid w:val="000A237A"/>
    <w:rsid w:val="000A2A1A"/>
    <w:rsid w:val="000A32F9"/>
    <w:rsid w:val="000A335E"/>
    <w:rsid w:val="000A3466"/>
    <w:rsid w:val="000A34AD"/>
    <w:rsid w:val="000A3C24"/>
    <w:rsid w:val="000A454F"/>
    <w:rsid w:val="000A471F"/>
    <w:rsid w:val="000A50DD"/>
    <w:rsid w:val="000A5456"/>
    <w:rsid w:val="000A5718"/>
    <w:rsid w:val="000A5AF7"/>
    <w:rsid w:val="000A6292"/>
    <w:rsid w:val="000A66CE"/>
    <w:rsid w:val="000A6730"/>
    <w:rsid w:val="000A67A6"/>
    <w:rsid w:val="000B050A"/>
    <w:rsid w:val="000B0A77"/>
    <w:rsid w:val="000B0A7D"/>
    <w:rsid w:val="000B162B"/>
    <w:rsid w:val="000B16EE"/>
    <w:rsid w:val="000B21AA"/>
    <w:rsid w:val="000B2C70"/>
    <w:rsid w:val="000B30E2"/>
    <w:rsid w:val="000B36B9"/>
    <w:rsid w:val="000B3733"/>
    <w:rsid w:val="000B3BCB"/>
    <w:rsid w:val="000B3C0E"/>
    <w:rsid w:val="000B433A"/>
    <w:rsid w:val="000B442A"/>
    <w:rsid w:val="000B4773"/>
    <w:rsid w:val="000B4DB0"/>
    <w:rsid w:val="000B51B9"/>
    <w:rsid w:val="000B59C5"/>
    <w:rsid w:val="000B5D42"/>
    <w:rsid w:val="000B615C"/>
    <w:rsid w:val="000B672C"/>
    <w:rsid w:val="000B6A89"/>
    <w:rsid w:val="000B6B71"/>
    <w:rsid w:val="000B6DFA"/>
    <w:rsid w:val="000B7811"/>
    <w:rsid w:val="000C021A"/>
    <w:rsid w:val="000C0462"/>
    <w:rsid w:val="000C0CB9"/>
    <w:rsid w:val="000C16E8"/>
    <w:rsid w:val="000C18FA"/>
    <w:rsid w:val="000C1D07"/>
    <w:rsid w:val="000C1FA1"/>
    <w:rsid w:val="000C259B"/>
    <w:rsid w:val="000C2DF4"/>
    <w:rsid w:val="000C3C1F"/>
    <w:rsid w:val="000C3D2C"/>
    <w:rsid w:val="000C3FB1"/>
    <w:rsid w:val="000C48F1"/>
    <w:rsid w:val="000C49D7"/>
    <w:rsid w:val="000C4AB5"/>
    <w:rsid w:val="000C4EDE"/>
    <w:rsid w:val="000C5954"/>
    <w:rsid w:val="000C5D09"/>
    <w:rsid w:val="000C5FDB"/>
    <w:rsid w:val="000C632C"/>
    <w:rsid w:val="000C6803"/>
    <w:rsid w:val="000C6FF4"/>
    <w:rsid w:val="000C74C7"/>
    <w:rsid w:val="000C7A65"/>
    <w:rsid w:val="000C7D51"/>
    <w:rsid w:val="000D0815"/>
    <w:rsid w:val="000D0B0A"/>
    <w:rsid w:val="000D0F28"/>
    <w:rsid w:val="000D1AF8"/>
    <w:rsid w:val="000D1E11"/>
    <w:rsid w:val="000D1EF2"/>
    <w:rsid w:val="000D20E1"/>
    <w:rsid w:val="000D2B6D"/>
    <w:rsid w:val="000D36EC"/>
    <w:rsid w:val="000D3B37"/>
    <w:rsid w:val="000D3EB8"/>
    <w:rsid w:val="000D4D9C"/>
    <w:rsid w:val="000D5BB7"/>
    <w:rsid w:val="000D604B"/>
    <w:rsid w:val="000D61C3"/>
    <w:rsid w:val="000D66D7"/>
    <w:rsid w:val="000D69C0"/>
    <w:rsid w:val="000D6A59"/>
    <w:rsid w:val="000D6BA2"/>
    <w:rsid w:val="000D71F7"/>
    <w:rsid w:val="000D7418"/>
    <w:rsid w:val="000D785A"/>
    <w:rsid w:val="000D7F5D"/>
    <w:rsid w:val="000E007E"/>
    <w:rsid w:val="000E049C"/>
    <w:rsid w:val="000E0FB7"/>
    <w:rsid w:val="000E0FD3"/>
    <w:rsid w:val="000E10B9"/>
    <w:rsid w:val="000E18A4"/>
    <w:rsid w:val="000E22FF"/>
    <w:rsid w:val="000E2E06"/>
    <w:rsid w:val="000E3146"/>
    <w:rsid w:val="000E317D"/>
    <w:rsid w:val="000E3506"/>
    <w:rsid w:val="000E3791"/>
    <w:rsid w:val="000E396D"/>
    <w:rsid w:val="000E39F5"/>
    <w:rsid w:val="000E3A3D"/>
    <w:rsid w:val="000E3AC9"/>
    <w:rsid w:val="000E3CC0"/>
    <w:rsid w:val="000E3E00"/>
    <w:rsid w:val="000E44B4"/>
    <w:rsid w:val="000E519B"/>
    <w:rsid w:val="000E55EE"/>
    <w:rsid w:val="000E59F0"/>
    <w:rsid w:val="000E5D5E"/>
    <w:rsid w:val="000E5DBE"/>
    <w:rsid w:val="000E5E24"/>
    <w:rsid w:val="000E68F5"/>
    <w:rsid w:val="000E6E6A"/>
    <w:rsid w:val="000E71E5"/>
    <w:rsid w:val="000E76B1"/>
    <w:rsid w:val="000E772B"/>
    <w:rsid w:val="000E78D8"/>
    <w:rsid w:val="000F0349"/>
    <w:rsid w:val="000F0F40"/>
    <w:rsid w:val="000F20AB"/>
    <w:rsid w:val="000F2363"/>
    <w:rsid w:val="000F23FB"/>
    <w:rsid w:val="000F2896"/>
    <w:rsid w:val="000F2902"/>
    <w:rsid w:val="000F2990"/>
    <w:rsid w:val="000F29E4"/>
    <w:rsid w:val="000F2B43"/>
    <w:rsid w:val="000F321E"/>
    <w:rsid w:val="000F3339"/>
    <w:rsid w:val="000F35E9"/>
    <w:rsid w:val="000F51F5"/>
    <w:rsid w:val="000F528F"/>
    <w:rsid w:val="000F55E3"/>
    <w:rsid w:val="000F5611"/>
    <w:rsid w:val="000F5D84"/>
    <w:rsid w:val="000F6045"/>
    <w:rsid w:val="000F65BB"/>
    <w:rsid w:val="000F6F3D"/>
    <w:rsid w:val="000F777D"/>
    <w:rsid w:val="000F78C6"/>
    <w:rsid w:val="001008FE"/>
    <w:rsid w:val="00100BD1"/>
    <w:rsid w:val="00100CE2"/>
    <w:rsid w:val="0010151C"/>
    <w:rsid w:val="0010164D"/>
    <w:rsid w:val="00103038"/>
    <w:rsid w:val="00103417"/>
    <w:rsid w:val="00103CF2"/>
    <w:rsid w:val="00104123"/>
    <w:rsid w:val="00104FA1"/>
    <w:rsid w:val="001059E3"/>
    <w:rsid w:val="00105AD2"/>
    <w:rsid w:val="00105B8F"/>
    <w:rsid w:val="00105D7F"/>
    <w:rsid w:val="00106CBD"/>
    <w:rsid w:val="00106CDC"/>
    <w:rsid w:val="00107426"/>
    <w:rsid w:val="00107B1B"/>
    <w:rsid w:val="001109EB"/>
    <w:rsid w:val="00110ADA"/>
    <w:rsid w:val="00110C2B"/>
    <w:rsid w:val="001110FC"/>
    <w:rsid w:val="00111459"/>
    <w:rsid w:val="00111FBB"/>
    <w:rsid w:val="0011254B"/>
    <w:rsid w:val="0011274C"/>
    <w:rsid w:val="00112BE5"/>
    <w:rsid w:val="00113384"/>
    <w:rsid w:val="001137AA"/>
    <w:rsid w:val="00113898"/>
    <w:rsid w:val="00113A78"/>
    <w:rsid w:val="00113D98"/>
    <w:rsid w:val="00113ECA"/>
    <w:rsid w:val="00113F37"/>
    <w:rsid w:val="0011425E"/>
    <w:rsid w:val="00114DCB"/>
    <w:rsid w:val="001158B8"/>
    <w:rsid w:val="00115A94"/>
    <w:rsid w:val="00115DEF"/>
    <w:rsid w:val="00115E2D"/>
    <w:rsid w:val="00115FA5"/>
    <w:rsid w:val="001162BF"/>
    <w:rsid w:val="001168A9"/>
    <w:rsid w:val="001169C8"/>
    <w:rsid w:val="00116BA3"/>
    <w:rsid w:val="0011724E"/>
    <w:rsid w:val="001173E9"/>
    <w:rsid w:val="00117A28"/>
    <w:rsid w:val="0012007B"/>
    <w:rsid w:val="00120149"/>
    <w:rsid w:val="001205F2"/>
    <w:rsid w:val="00120A8E"/>
    <w:rsid w:val="00121137"/>
    <w:rsid w:val="0012127F"/>
    <w:rsid w:val="00121A50"/>
    <w:rsid w:val="00121E17"/>
    <w:rsid w:val="00121F0F"/>
    <w:rsid w:val="001229CF"/>
    <w:rsid w:val="00123512"/>
    <w:rsid w:val="00123A4E"/>
    <w:rsid w:val="00123F1A"/>
    <w:rsid w:val="0012409D"/>
    <w:rsid w:val="0012460C"/>
    <w:rsid w:val="00124699"/>
    <w:rsid w:val="00124D87"/>
    <w:rsid w:val="001253E6"/>
    <w:rsid w:val="00125561"/>
    <w:rsid w:val="001255EA"/>
    <w:rsid w:val="00125AF8"/>
    <w:rsid w:val="0012623B"/>
    <w:rsid w:val="00126703"/>
    <w:rsid w:val="00126E1C"/>
    <w:rsid w:val="00126EAD"/>
    <w:rsid w:val="001272A9"/>
    <w:rsid w:val="001273E9"/>
    <w:rsid w:val="0012748A"/>
    <w:rsid w:val="00127801"/>
    <w:rsid w:val="00127BB3"/>
    <w:rsid w:val="00127CE2"/>
    <w:rsid w:val="00127D95"/>
    <w:rsid w:val="00127EB1"/>
    <w:rsid w:val="00130604"/>
    <w:rsid w:val="0013080E"/>
    <w:rsid w:val="001311C7"/>
    <w:rsid w:val="0013128F"/>
    <w:rsid w:val="0013154A"/>
    <w:rsid w:val="0013238B"/>
    <w:rsid w:val="001327D0"/>
    <w:rsid w:val="00132B4E"/>
    <w:rsid w:val="00132E0F"/>
    <w:rsid w:val="001332D6"/>
    <w:rsid w:val="00133AAE"/>
    <w:rsid w:val="00133E7E"/>
    <w:rsid w:val="0013402F"/>
    <w:rsid w:val="00134510"/>
    <w:rsid w:val="00134605"/>
    <w:rsid w:val="00134786"/>
    <w:rsid w:val="001348BC"/>
    <w:rsid w:val="00134A60"/>
    <w:rsid w:val="00134C49"/>
    <w:rsid w:val="00134DE2"/>
    <w:rsid w:val="00135054"/>
    <w:rsid w:val="001354D5"/>
    <w:rsid w:val="00135619"/>
    <w:rsid w:val="001364E8"/>
    <w:rsid w:val="001367D2"/>
    <w:rsid w:val="00136984"/>
    <w:rsid w:val="00136B2A"/>
    <w:rsid w:val="00137262"/>
    <w:rsid w:val="0013768F"/>
    <w:rsid w:val="001409DF"/>
    <w:rsid w:val="001411EF"/>
    <w:rsid w:val="001413A8"/>
    <w:rsid w:val="00141ABA"/>
    <w:rsid w:val="00141CAF"/>
    <w:rsid w:val="00141F2E"/>
    <w:rsid w:val="00142379"/>
    <w:rsid w:val="00142670"/>
    <w:rsid w:val="00143235"/>
    <w:rsid w:val="00143316"/>
    <w:rsid w:val="0014371B"/>
    <w:rsid w:val="0014382D"/>
    <w:rsid w:val="00143D1C"/>
    <w:rsid w:val="00144390"/>
    <w:rsid w:val="0014499F"/>
    <w:rsid w:val="00144F64"/>
    <w:rsid w:val="00145BF1"/>
    <w:rsid w:val="00147296"/>
    <w:rsid w:val="0014767C"/>
    <w:rsid w:val="00147A4A"/>
    <w:rsid w:val="00147D2C"/>
    <w:rsid w:val="001500BA"/>
    <w:rsid w:val="00150F7F"/>
    <w:rsid w:val="0015115F"/>
    <w:rsid w:val="00151CBA"/>
    <w:rsid w:val="0015223E"/>
    <w:rsid w:val="00152261"/>
    <w:rsid w:val="00152386"/>
    <w:rsid w:val="00153348"/>
    <w:rsid w:val="00153EC5"/>
    <w:rsid w:val="001548DB"/>
    <w:rsid w:val="001548EE"/>
    <w:rsid w:val="00154A71"/>
    <w:rsid w:val="001554F5"/>
    <w:rsid w:val="00155AAB"/>
    <w:rsid w:val="00155BF0"/>
    <w:rsid w:val="001563C0"/>
    <w:rsid w:val="0015672C"/>
    <w:rsid w:val="00156748"/>
    <w:rsid w:val="00156AA9"/>
    <w:rsid w:val="00156FDC"/>
    <w:rsid w:val="001577B9"/>
    <w:rsid w:val="00157839"/>
    <w:rsid w:val="00157D5B"/>
    <w:rsid w:val="001606EB"/>
    <w:rsid w:val="0016077F"/>
    <w:rsid w:val="00161051"/>
    <w:rsid w:val="0016140C"/>
    <w:rsid w:val="0016160E"/>
    <w:rsid w:val="00161E0E"/>
    <w:rsid w:val="00162F92"/>
    <w:rsid w:val="00163DE4"/>
    <w:rsid w:val="00163EF0"/>
    <w:rsid w:val="00164A7B"/>
    <w:rsid w:val="00164B1C"/>
    <w:rsid w:val="00164C6B"/>
    <w:rsid w:val="0016570C"/>
    <w:rsid w:val="001657F7"/>
    <w:rsid w:val="00165B1C"/>
    <w:rsid w:val="00165C9D"/>
    <w:rsid w:val="00166251"/>
    <w:rsid w:val="0016670F"/>
    <w:rsid w:val="00166E79"/>
    <w:rsid w:val="001672F9"/>
    <w:rsid w:val="00167B79"/>
    <w:rsid w:val="00170314"/>
    <w:rsid w:val="001710BB"/>
    <w:rsid w:val="00171CC1"/>
    <w:rsid w:val="0017254D"/>
    <w:rsid w:val="0017258E"/>
    <w:rsid w:val="001728A6"/>
    <w:rsid w:val="00173588"/>
    <w:rsid w:val="00173E45"/>
    <w:rsid w:val="0017467A"/>
    <w:rsid w:val="00175C8A"/>
    <w:rsid w:val="00176576"/>
    <w:rsid w:val="001765F4"/>
    <w:rsid w:val="00176696"/>
    <w:rsid w:val="00176CF7"/>
    <w:rsid w:val="00177285"/>
    <w:rsid w:val="00177778"/>
    <w:rsid w:val="00180213"/>
    <w:rsid w:val="00180516"/>
    <w:rsid w:val="00180834"/>
    <w:rsid w:val="0018141E"/>
    <w:rsid w:val="001815CD"/>
    <w:rsid w:val="001819CF"/>
    <w:rsid w:val="00182428"/>
    <w:rsid w:val="00183009"/>
    <w:rsid w:val="001834DB"/>
    <w:rsid w:val="0018394F"/>
    <w:rsid w:val="00184D43"/>
    <w:rsid w:val="001850B8"/>
    <w:rsid w:val="00185514"/>
    <w:rsid w:val="00185557"/>
    <w:rsid w:val="00185559"/>
    <w:rsid w:val="001859AD"/>
    <w:rsid w:val="00186482"/>
    <w:rsid w:val="001864DE"/>
    <w:rsid w:val="001866F6"/>
    <w:rsid w:val="00186734"/>
    <w:rsid w:val="00186B49"/>
    <w:rsid w:val="00186D5B"/>
    <w:rsid w:val="001875C8"/>
    <w:rsid w:val="001907F6"/>
    <w:rsid w:val="001908EB"/>
    <w:rsid w:val="00190988"/>
    <w:rsid w:val="00190C50"/>
    <w:rsid w:val="001919BA"/>
    <w:rsid w:val="001919D1"/>
    <w:rsid w:val="00191A95"/>
    <w:rsid w:val="00191C5D"/>
    <w:rsid w:val="00192156"/>
    <w:rsid w:val="00192171"/>
    <w:rsid w:val="00192E51"/>
    <w:rsid w:val="001937D8"/>
    <w:rsid w:val="00193828"/>
    <w:rsid w:val="00193931"/>
    <w:rsid w:val="00193B07"/>
    <w:rsid w:val="00193E02"/>
    <w:rsid w:val="001943DB"/>
    <w:rsid w:val="0019486F"/>
    <w:rsid w:val="00195385"/>
    <w:rsid w:val="00195B32"/>
    <w:rsid w:val="00195B48"/>
    <w:rsid w:val="00195CF6"/>
    <w:rsid w:val="00196B2A"/>
    <w:rsid w:val="00196B74"/>
    <w:rsid w:val="00196BCB"/>
    <w:rsid w:val="0019718C"/>
    <w:rsid w:val="00197413"/>
    <w:rsid w:val="001976FE"/>
    <w:rsid w:val="00197C80"/>
    <w:rsid w:val="00197CF1"/>
    <w:rsid w:val="00197F3F"/>
    <w:rsid w:val="001A03BE"/>
    <w:rsid w:val="001A0C5C"/>
    <w:rsid w:val="001A13E9"/>
    <w:rsid w:val="001A15E6"/>
    <w:rsid w:val="001A23C1"/>
    <w:rsid w:val="001A2B53"/>
    <w:rsid w:val="001A3062"/>
    <w:rsid w:val="001A3233"/>
    <w:rsid w:val="001A395D"/>
    <w:rsid w:val="001A3D20"/>
    <w:rsid w:val="001A417B"/>
    <w:rsid w:val="001A46E0"/>
    <w:rsid w:val="001A48D4"/>
    <w:rsid w:val="001A5313"/>
    <w:rsid w:val="001A5603"/>
    <w:rsid w:val="001A57E5"/>
    <w:rsid w:val="001A581C"/>
    <w:rsid w:val="001A5E14"/>
    <w:rsid w:val="001A6737"/>
    <w:rsid w:val="001A7089"/>
    <w:rsid w:val="001A7129"/>
    <w:rsid w:val="001A744E"/>
    <w:rsid w:val="001A757A"/>
    <w:rsid w:val="001A767E"/>
    <w:rsid w:val="001B00E8"/>
    <w:rsid w:val="001B0769"/>
    <w:rsid w:val="001B07E0"/>
    <w:rsid w:val="001B08E9"/>
    <w:rsid w:val="001B147A"/>
    <w:rsid w:val="001B1B77"/>
    <w:rsid w:val="001B21BC"/>
    <w:rsid w:val="001B22A3"/>
    <w:rsid w:val="001B24D4"/>
    <w:rsid w:val="001B25C7"/>
    <w:rsid w:val="001B2B96"/>
    <w:rsid w:val="001B3022"/>
    <w:rsid w:val="001B3587"/>
    <w:rsid w:val="001B3B60"/>
    <w:rsid w:val="001B3E6E"/>
    <w:rsid w:val="001B41C3"/>
    <w:rsid w:val="001B4448"/>
    <w:rsid w:val="001B57CE"/>
    <w:rsid w:val="001B5AAE"/>
    <w:rsid w:val="001B5B18"/>
    <w:rsid w:val="001B5C4A"/>
    <w:rsid w:val="001B60D2"/>
    <w:rsid w:val="001B6169"/>
    <w:rsid w:val="001B6497"/>
    <w:rsid w:val="001B7F44"/>
    <w:rsid w:val="001C037F"/>
    <w:rsid w:val="001C0462"/>
    <w:rsid w:val="001C06B6"/>
    <w:rsid w:val="001C11DA"/>
    <w:rsid w:val="001C128A"/>
    <w:rsid w:val="001C1417"/>
    <w:rsid w:val="001C1796"/>
    <w:rsid w:val="001C18A9"/>
    <w:rsid w:val="001C1A21"/>
    <w:rsid w:val="001C2477"/>
    <w:rsid w:val="001C2823"/>
    <w:rsid w:val="001C38FB"/>
    <w:rsid w:val="001C3AA9"/>
    <w:rsid w:val="001C5135"/>
    <w:rsid w:val="001C53C9"/>
    <w:rsid w:val="001C545C"/>
    <w:rsid w:val="001C59F7"/>
    <w:rsid w:val="001C5E77"/>
    <w:rsid w:val="001C65CA"/>
    <w:rsid w:val="001C6616"/>
    <w:rsid w:val="001C6FC8"/>
    <w:rsid w:val="001C72C2"/>
    <w:rsid w:val="001C785A"/>
    <w:rsid w:val="001C7AF3"/>
    <w:rsid w:val="001C7B0B"/>
    <w:rsid w:val="001D0027"/>
    <w:rsid w:val="001D0174"/>
    <w:rsid w:val="001D02FF"/>
    <w:rsid w:val="001D03C0"/>
    <w:rsid w:val="001D06B7"/>
    <w:rsid w:val="001D076F"/>
    <w:rsid w:val="001D0E9C"/>
    <w:rsid w:val="001D105E"/>
    <w:rsid w:val="001D1119"/>
    <w:rsid w:val="001D1218"/>
    <w:rsid w:val="001D129E"/>
    <w:rsid w:val="001D17F2"/>
    <w:rsid w:val="001D1AF4"/>
    <w:rsid w:val="001D1F12"/>
    <w:rsid w:val="001D1F83"/>
    <w:rsid w:val="001D2C65"/>
    <w:rsid w:val="001D3063"/>
    <w:rsid w:val="001D33A8"/>
    <w:rsid w:val="001D33D8"/>
    <w:rsid w:val="001D359D"/>
    <w:rsid w:val="001D3E92"/>
    <w:rsid w:val="001D44DC"/>
    <w:rsid w:val="001D4CDA"/>
    <w:rsid w:val="001D4D4F"/>
    <w:rsid w:val="001D4DA8"/>
    <w:rsid w:val="001D4F6E"/>
    <w:rsid w:val="001D5061"/>
    <w:rsid w:val="001D54A3"/>
    <w:rsid w:val="001D59C2"/>
    <w:rsid w:val="001D5A10"/>
    <w:rsid w:val="001D5E45"/>
    <w:rsid w:val="001D6155"/>
    <w:rsid w:val="001D695F"/>
    <w:rsid w:val="001D738F"/>
    <w:rsid w:val="001D77B5"/>
    <w:rsid w:val="001D7DEA"/>
    <w:rsid w:val="001D7E2C"/>
    <w:rsid w:val="001E0281"/>
    <w:rsid w:val="001E0FA3"/>
    <w:rsid w:val="001E1149"/>
    <w:rsid w:val="001E1B26"/>
    <w:rsid w:val="001E2258"/>
    <w:rsid w:val="001E22BF"/>
    <w:rsid w:val="001E23B7"/>
    <w:rsid w:val="001E3032"/>
    <w:rsid w:val="001E32B3"/>
    <w:rsid w:val="001E3608"/>
    <w:rsid w:val="001E38B4"/>
    <w:rsid w:val="001E3CF2"/>
    <w:rsid w:val="001E3DD1"/>
    <w:rsid w:val="001E43B5"/>
    <w:rsid w:val="001E43BA"/>
    <w:rsid w:val="001E488F"/>
    <w:rsid w:val="001E4CC1"/>
    <w:rsid w:val="001E57B9"/>
    <w:rsid w:val="001E5B4D"/>
    <w:rsid w:val="001E5E08"/>
    <w:rsid w:val="001E5FF4"/>
    <w:rsid w:val="001E64D4"/>
    <w:rsid w:val="001E68F8"/>
    <w:rsid w:val="001E6A68"/>
    <w:rsid w:val="001E6BC7"/>
    <w:rsid w:val="001E6D50"/>
    <w:rsid w:val="001E7AEF"/>
    <w:rsid w:val="001E7CF1"/>
    <w:rsid w:val="001F00DF"/>
    <w:rsid w:val="001F011B"/>
    <w:rsid w:val="001F0504"/>
    <w:rsid w:val="001F0703"/>
    <w:rsid w:val="001F0CCB"/>
    <w:rsid w:val="001F0D7F"/>
    <w:rsid w:val="001F0F51"/>
    <w:rsid w:val="001F1313"/>
    <w:rsid w:val="001F164B"/>
    <w:rsid w:val="001F1A20"/>
    <w:rsid w:val="001F1B2E"/>
    <w:rsid w:val="001F1B3F"/>
    <w:rsid w:val="001F236E"/>
    <w:rsid w:val="001F25DD"/>
    <w:rsid w:val="001F260F"/>
    <w:rsid w:val="001F33A8"/>
    <w:rsid w:val="001F37FE"/>
    <w:rsid w:val="001F3D05"/>
    <w:rsid w:val="001F3DA0"/>
    <w:rsid w:val="001F3E3C"/>
    <w:rsid w:val="001F3E84"/>
    <w:rsid w:val="001F3EA7"/>
    <w:rsid w:val="001F45A2"/>
    <w:rsid w:val="001F46DE"/>
    <w:rsid w:val="001F480A"/>
    <w:rsid w:val="001F486A"/>
    <w:rsid w:val="001F55B2"/>
    <w:rsid w:val="001F5BD2"/>
    <w:rsid w:val="001F5F60"/>
    <w:rsid w:val="001F6116"/>
    <w:rsid w:val="001F6302"/>
    <w:rsid w:val="001F64A9"/>
    <w:rsid w:val="001F6546"/>
    <w:rsid w:val="001F67C9"/>
    <w:rsid w:val="001F69CA"/>
    <w:rsid w:val="001F6C4C"/>
    <w:rsid w:val="001F7432"/>
    <w:rsid w:val="001F765B"/>
    <w:rsid w:val="001F7A24"/>
    <w:rsid w:val="002007DA"/>
    <w:rsid w:val="00200B21"/>
    <w:rsid w:val="00201168"/>
    <w:rsid w:val="0020153D"/>
    <w:rsid w:val="0020160C"/>
    <w:rsid w:val="00201AB7"/>
    <w:rsid w:val="0020265E"/>
    <w:rsid w:val="00202D68"/>
    <w:rsid w:val="002036AE"/>
    <w:rsid w:val="00204684"/>
    <w:rsid w:val="00204904"/>
    <w:rsid w:val="00204B9D"/>
    <w:rsid w:val="002063DE"/>
    <w:rsid w:val="002067F0"/>
    <w:rsid w:val="002068DD"/>
    <w:rsid w:val="002069BA"/>
    <w:rsid w:val="00206B6B"/>
    <w:rsid w:val="002071DE"/>
    <w:rsid w:val="00207201"/>
    <w:rsid w:val="0020752F"/>
    <w:rsid w:val="00207A1B"/>
    <w:rsid w:val="0021005C"/>
    <w:rsid w:val="00210519"/>
    <w:rsid w:val="00210903"/>
    <w:rsid w:val="00210950"/>
    <w:rsid w:val="00210F85"/>
    <w:rsid w:val="002112AA"/>
    <w:rsid w:val="002116CE"/>
    <w:rsid w:val="002119A0"/>
    <w:rsid w:val="00211F45"/>
    <w:rsid w:val="00212574"/>
    <w:rsid w:val="00212E1A"/>
    <w:rsid w:val="00213981"/>
    <w:rsid w:val="0021411C"/>
    <w:rsid w:val="0021431B"/>
    <w:rsid w:val="00214E5C"/>
    <w:rsid w:val="00215B5E"/>
    <w:rsid w:val="002160B1"/>
    <w:rsid w:val="002160E7"/>
    <w:rsid w:val="002166C7"/>
    <w:rsid w:val="00216775"/>
    <w:rsid w:val="00216E3F"/>
    <w:rsid w:val="0021707E"/>
    <w:rsid w:val="0021741A"/>
    <w:rsid w:val="002174D5"/>
    <w:rsid w:val="00217E6A"/>
    <w:rsid w:val="00217FD6"/>
    <w:rsid w:val="0022119B"/>
    <w:rsid w:val="00221807"/>
    <w:rsid w:val="00221949"/>
    <w:rsid w:val="00221B45"/>
    <w:rsid w:val="00221D7F"/>
    <w:rsid w:val="00222225"/>
    <w:rsid w:val="00222379"/>
    <w:rsid w:val="00222BB1"/>
    <w:rsid w:val="00223097"/>
    <w:rsid w:val="00223278"/>
    <w:rsid w:val="00223339"/>
    <w:rsid w:val="002233BA"/>
    <w:rsid w:val="00223AE7"/>
    <w:rsid w:val="00224276"/>
    <w:rsid w:val="00224963"/>
    <w:rsid w:val="00224C97"/>
    <w:rsid w:val="00224EFF"/>
    <w:rsid w:val="00225F70"/>
    <w:rsid w:val="00226006"/>
    <w:rsid w:val="00226B42"/>
    <w:rsid w:val="00226FA0"/>
    <w:rsid w:val="002270EC"/>
    <w:rsid w:val="002271F1"/>
    <w:rsid w:val="002271FE"/>
    <w:rsid w:val="0022757E"/>
    <w:rsid w:val="0022772E"/>
    <w:rsid w:val="00227CE8"/>
    <w:rsid w:val="00227D04"/>
    <w:rsid w:val="00227D54"/>
    <w:rsid w:val="00230394"/>
    <w:rsid w:val="0023080E"/>
    <w:rsid w:val="002308A3"/>
    <w:rsid w:val="002309EB"/>
    <w:rsid w:val="0023107B"/>
    <w:rsid w:val="00231538"/>
    <w:rsid w:val="00231BB4"/>
    <w:rsid w:val="00231F6B"/>
    <w:rsid w:val="0023244A"/>
    <w:rsid w:val="00233220"/>
    <w:rsid w:val="00233880"/>
    <w:rsid w:val="002339BA"/>
    <w:rsid w:val="00233DE0"/>
    <w:rsid w:val="00233E88"/>
    <w:rsid w:val="0023486A"/>
    <w:rsid w:val="00234A1A"/>
    <w:rsid w:val="00235501"/>
    <w:rsid w:val="002359E4"/>
    <w:rsid w:val="00236CCB"/>
    <w:rsid w:val="00237864"/>
    <w:rsid w:val="00237C2A"/>
    <w:rsid w:val="00237D57"/>
    <w:rsid w:val="00237E18"/>
    <w:rsid w:val="00240152"/>
    <w:rsid w:val="00240168"/>
    <w:rsid w:val="00240CCF"/>
    <w:rsid w:val="00241438"/>
    <w:rsid w:val="0024179B"/>
    <w:rsid w:val="00241E85"/>
    <w:rsid w:val="0024272D"/>
    <w:rsid w:val="0024293E"/>
    <w:rsid w:val="00242EC4"/>
    <w:rsid w:val="00242FE9"/>
    <w:rsid w:val="00243282"/>
    <w:rsid w:val="00243A94"/>
    <w:rsid w:val="00243BAA"/>
    <w:rsid w:val="0024413F"/>
    <w:rsid w:val="002445C1"/>
    <w:rsid w:val="002446F1"/>
    <w:rsid w:val="00244B6B"/>
    <w:rsid w:val="00244B9F"/>
    <w:rsid w:val="00244D18"/>
    <w:rsid w:val="002450FD"/>
    <w:rsid w:val="0024552C"/>
    <w:rsid w:val="00245833"/>
    <w:rsid w:val="00245E41"/>
    <w:rsid w:val="0024664A"/>
    <w:rsid w:val="002466D1"/>
    <w:rsid w:val="00246AD4"/>
    <w:rsid w:val="00246CA8"/>
    <w:rsid w:val="00246DEA"/>
    <w:rsid w:val="00246E53"/>
    <w:rsid w:val="0024757B"/>
    <w:rsid w:val="00247972"/>
    <w:rsid w:val="00247974"/>
    <w:rsid w:val="00247A82"/>
    <w:rsid w:val="00247B19"/>
    <w:rsid w:val="00247B1C"/>
    <w:rsid w:val="00250219"/>
    <w:rsid w:val="00250693"/>
    <w:rsid w:val="00250A35"/>
    <w:rsid w:val="00251668"/>
    <w:rsid w:val="002518BF"/>
    <w:rsid w:val="00251E36"/>
    <w:rsid w:val="002534B7"/>
    <w:rsid w:val="00253551"/>
    <w:rsid w:val="00253CB5"/>
    <w:rsid w:val="00253CF3"/>
    <w:rsid w:val="00253F4A"/>
    <w:rsid w:val="002540B8"/>
    <w:rsid w:val="002541D1"/>
    <w:rsid w:val="00254C88"/>
    <w:rsid w:val="00255255"/>
    <w:rsid w:val="0025550D"/>
    <w:rsid w:val="00255582"/>
    <w:rsid w:val="00255851"/>
    <w:rsid w:val="00255D1B"/>
    <w:rsid w:val="00255FF6"/>
    <w:rsid w:val="0025617D"/>
    <w:rsid w:val="002568F0"/>
    <w:rsid w:val="00256B42"/>
    <w:rsid w:val="00256B56"/>
    <w:rsid w:val="00257402"/>
    <w:rsid w:val="0025777B"/>
    <w:rsid w:val="00257B0A"/>
    <w:rsid w:val="00257F52"/>
    <w:rsid w:val="00257F9F"/>
    <w:rsid w:val="0026002F"/>
    <w:rsid w:val="00260879"/>
    <w:rsid w:val="00260897"/>
    <w:rsid w:val="00260DA6"/>
    <w:rsid w:val="00260F7E"/>
    <w:rsid w:val="00261478"/>
    <w:rsid w:val="002614FB"/>
    <w:rsid w:val="00261EEB"/>
    <w:rsid w:val="002620A6"/>
    <w:rsid w:val="00262289"/>
    <w:rsid w:val="00262370"/>
    <w:rsid w:val="002623C6"/>
    <w:rsid w:val="0026242B"/>
    <w:rsid w:val="00262806"/>
    <w:rsid w:val="00263010"/>
    <w:rsid w:val="00263121"/>
    <w:rsid w:val="002631EC"/>
    <w:rsid w:val="00263533"/>
    <w:rsid w:val="002639B3"/>
    <w:rsid w:val="00263A5B"/>
    <w:rsid w:val="00263DFB"/>
    <w:rsid w:val="00263F7D"/>
    <w:rsid w:val="00263FAD"/>
    <w:rsid w:val="00264445"/>
    <w:rsid w:val="00264474"/>
    <w:rsid w:val="002649CD"/>
    <w:rsid w:val="00264AFE"/>
    <w:rsid w:val="002650BE"/>
    <w:rsid w:val="00265D59"/>
    <w:rsid w:val="00265E86"/>
    <w:rsid w:val="002663A2"/>
    <w:rsid w:val="00266DEB"/>
    <w:rsid w:val="002670DD"/>
    <w:rsid w:val="002677C5"/>
    <w:rsid w:val="00270692"/>
    <w:rsid w:val="00270F1E"/>
    <w:rsid w:val="002713FA"/>
    <w:rsid w:val="002716F3"/>
    <w:rsid w:val="00271770"/>
    <w:rsid w:val="002719A9"/>
    <w:rsid w:val="00271D41"/>
    <w:rsid w:val="0027293C"/>
    <w:rsid w:val="00273978"/>
    <w:rsid w:val="00273BF0"/>
    <w:rsid w:val="00273D01"/>
    <w:rsid w:val="0027455E"/>
    <w:rsid w:val="0027480A"/>
    <w:rsid w:val="00274C36"/>
    <w:rsid w:val="00274CB3"/>
    <w:rsid w:val="00274D07"/>
    <w:rsid w:val="002752BD"/>
    <w:rsid w:val="0027550C"/>
    <w:rsid w:val="00275576"/>
    <w:rsid w:val="0027599B"/>
    <w:rsid w:val="002766F0"/>
    <w:rsid w:val="002768C2"/>
    <w:rsid w:val="002778BF"/>
    <w:rsid w:val="0028032A"/>
    <w:rsid w:val="00280442"/>
    <w:rsid w:val="002804F9"/>
    <w:rsid w:val="0028053F"/>
    <w:rsid w:val="00280ED9"/>
    <w:rsid w:val="00281194"/>
    <w:rsid w:val="002816C9"/>
    <w:rsid w:val="002817BA"/>
    <w:rsid w:val="00281B71"/>
    <w:rsid w:val="00282483"/>
    <w:rsid w:val="0028275F"/>
    <w:rsid w:val="002829E9"/>
    <w:rsid w:val="00282C02"/>
    <w:rsid w:val="00282D2C"/>
    <w:rsid w:val="00282D6F"/>
    <w:rsid w:val="00282FF9"/>
    <w:rsid w:val="00283081"/>
    <w:rsid w:val="0028319E"/>
    <w:rsid w:val="002834FB"/>
    <w:rsid w:val="0028352B"/>
    <w:rsid w:val="002835DF"/>
    <w:rsid w:val="00283654"/>
    <w:rsid w:val="002837E1"/>
    <w:rsid w:val="002840D2"/>
    <w:rsid w:val="002848A0"/>
    <w:rsid w:val="0028565F"/>
    <w:rsid w:val="00285751"/>
    <w:rsid w:val="00286007"/>
    <w:rsid w:val="0029031D"/>
    <w:rsid w:val="00290F86"/>
    <w:rsid w:val="0029169E"/>
    <w:rsid w:val="0029183A"/>
    <w:rsid w:val="00291A6B"/>
    <w:rsid w:val="00291AC8"/>
    <w:rsid w:val="002920FB"/>
    <w:rsid w:val="0029296C"/>
    <w:rsid w:val="00292AC6"/>
    <w:rsid w:val="00292E65"/>
    <w:rsid w:val="00292F07"/>
    <w:rsid w:val="00293F15"/>
    <w:rsid w:val="00293FDE"/>
    <w:rsid w:val="00294C91"/>
    <w:rsid w:val="00294D92"/>
    <w:rsid w:val="002966C1"/>
    <w:rsid w:val="00296C32"/>
    <w:rsid w:val="00297469"/>
    <w:rsid w:val="00297B31"/>
    <w:rsid w:val="00297B6F"/>
    <w:rsid w:val="00297DB5"/>
    <w:rsid w:val="002A082E"/>
    <w:rsid w:val="002A0B31"/>
    <w:rsid w:val="002A1125"/>
    <w:rsid w:val="002A14C6"/>
    <w:rsid w:val="002A1757"/>
    <w:rsid w:val="002A1889"/>
    <w:rsid w:val="002A1B9C"/>
    <w:rsid w:val="002A1E05"/>
    <w:rsid w:val="002A2320"/>
    <w:rsid w:val="002A2B5A"/>
    <w:rsid w:val="002A344C"/>
    <w:rsid w:val="002A37C1"/>
    <w:rsid w:val="002A4298"/>
    <w:rsid w:val="002A451D"/>
    <w:rsid w:val="002A4ECC"/>
    <w:rsid w:val="002A4FE0"/>
    <w:rsid w:val="002A5549"/>
    <w:rsid w:val="002A5AA5"/>
    <w:rsid w:val="002A5BCE"/>
    <w:rsid w:val="002A5BDE"/>
    <w:rsid w:val="002A6052"/>
    <w:rsid w:val="002A6169"/>
    <w:rsid w:val="002A6616"/>
    <w:rsid w:val="002A683B"/>
    <w:rsid w:val="002A6AC4"/>
    <w:rsid w:val="002A6DB0"/>
    <w:rsid w:val="002A772E"/>
    <w:rsid w:val="002B0BC4"/>
    <w:rsid w:val="002B0CBC"/>
    <w:rsid w:val="002B0F65"/>
    <w:rsid w:val="002B186E"/>
    <w:rsid w:val="002B2080"/>
    <w:rsid w:val="002B26C8"/>
    <w:rsid w:val="002B2700"/>
    <w:rsid w:val="002B31C4"/>
    <w:rsid w:val="002B38AF"/>
    <w:rsid w:val="002B3952"/>
    <w:rsid w:val="002B4279"/>
    <w:rsid w:val="002B5521"/>
    <w:rsid w:val="002B6BCC"/>
    <w:rsid w:val="002B6EA8"/>
    <w:rsid w:val="002B6FC0"/>
    <w:rsid w:val="002B7A0E"/>
    <w:rsid w:val="002B7D02"/>
    <w:rsid w:val="002C07EB"/>
    <w:rsid w:val="002C08A5"/>
    <w:rsid w:val="002C1898"/>
    <w:rsid w:val="002C19E0"/>
    <w:rsid w:val="002C20BD"/>
    <w:rsid w:val="002C22A7"/>
    <w:rsid w:val="002C2447"/>
    <w:rsid w:val="002C24EB"/>
    <w:rsid w:val="002C2A02"/>
    <w:rsid w:val="002C2A72"/>
    <w:rsid w:val="002C38B2"/>
    <w:rsid w:val="002C39E4"/>
    <w:rsid w:val="002C534B"/>
    <w:rsid w:val="002C564A"/>
    <w:rsid w:val="002C5C48"/>
    <w:rsid w:val="002C68F3"/>
    <w:rsid w:val="002C6971"/>
    <w:rsid w:val="002C6E5E"/>
    <w:rsid w:val="002C6EA4"/>
    <w:rsid w:val="002C725B"/>
    <w:rsid w:val="002C7DAA"/>
    <w:rsid w:val="002C7E72"/>
    <w:rsid w:val="002C7EB6"/>
    <w:rsid w:val="002C7FCF"/>
    <w:rsid w:val="002D1D38"/>
    <w:rsid w:val="002D26C1"/>
    <w:rsid w:val="002D3488"/>
    <w:rsid w:val="002D36AE"/>
    <w:rsid w:val="002D3750"/>
    <w:rsid w:val="002D3899"/>
    <w:rsid w:val="002D3A61"/>
    <w:rsid w:val="002D5738"/>
    <w:rsid w:val="002D5996"/>
    <w:rsid w:val="002D60B7"/>
    <w:rsid w:val="002D63A7"/>
    <w:rsid w:val="002D683C"/>
    <w:rsid w:val="002D7F08"/>
    <w:rsid w:val="002E06DA"/>
    <w:rsid w:val="002E0702"/>
    <w:rsid w:val="002E14C2"/>
    <w:rsid w:val="002E1630"/>
    <w:rsid w:val="002E1F65"/>
    <w:rsid w:val="002E202B"/>
    <w:rsid w:val="002E260C"/>
    <w:rsid w:val="002E2683"/>
    <w:rsid w:val="002E2A32"/>
    <w:rsid w:val="002E2F2A"/>
    <w:rsid w:val="002E379B"/>
    <w:rsid w:val="002E3D23"/>
    <w:rsid w:val="002E4009"/>
    <w:rsid w:val="002E47E7"/>
    <w:rsid w:val="002E4886"/>
    <w:rsid w:val="002E4FB1"/>
    <w:rsid w:val="002E4FE2"/>
    <w:rsid w:val="002E5555"/>
    <w:rsid w:val="002E5703"/>
    <w:rsid w:val="002E59F5"/>
    <w:rsid w:val="002E7981"/>
    <w:rsid w:val="002E7C31"/>
    <w:rsid w:val="002F01C9"/>
    <w:rsid w:val="002F05AF"/>
    <w:rsid w:val="002F0EDA"/>
    <w:rsid w:val="002F1603"/>
    <w:rsid w:val="002F19D2"/>
    <w:rsid w:val="002F1D3A"/>
    <w:rsid w:val="002F1D5E"/>
    <w:rsid w:val="002F1E30"/>
    <w:rsid w:val="002F230B"/>
    <w:rsid w:val="002F30BE"/>
    <w:rsid w:val="002F4208"/>
    <w:rsid w:val="002F4681"/>
    <w:rsid w:val="002F4F43"/>
    <w:rsid w:val="002F5059"/>
    <w:rsid w:val="002F52F0"/>
    <w:rsid w:val="002F57C0"/>
    <w:rsid w:val="002F5C5A"/>
    <w:rsid w:val="002F5CCF"/>
    <w:rsid w:val="002F6091"/>
    <w:rsid w:val="002F62D6"/>
    <w:rsid w:val="002F6C0D"/>
    <w:rsid w:val="002F6D29"/>
    <w:rsid w:val="002F70BC"/>
    <w:rsid w:val="00300B0A"/>
    <w:rsid w:val="00301403"/>
    <w:rsid w:val="0030196C"/>
    <w:rsid w:val="00301B09"/>
    <w:rsid w:val="00301CCD"/>
    <w:rsid w:val="0030209F"/>
    <w:rsid w:val="0030243D"/>
    <w:rsid w:val="003027BB"/>
    <w:rsid w:val="00302960"/>
    <w:rsid w:val="003029B0"/>
    <w:rsid w:val="00302D5D"/>
    <w:rsid w:val="0030345E"/>
    <w:rsid w:val="00303926"/>
    <w:rsid w:val="0030406D"/>
    <w:rsid w:val="003041B8"/>
    <w:rsid w:val="00304695"/>
    <w:rsid w:val="003048BA"/>
    <w:rsid w:val="003056A0"/>
    <w:rsid w:val="003057DC"/>
    <w:rsid w:val="0030581C"/>
    <w:rsid w:val="00305A8A"/>
    <w:rsid w:val="00305FC3"/>
    <w:rsid w:val="00306258"/>
    <w:rsid w:val="00306C14"/>
    <w:rsid w:val="00307131"/>
    <w:rsid w:val="00307450"/>
    <w:rsid w:val="00307F5D"/>
    <w:rsid w:val="00311407"/>
    <w:rsid w:val="0031140F"/>
    <w:rsid w:val="003117CA"/>
    <w:rsid w:val="00311C32"/>
    <w:rsid w:val="00311F36"/>
    <w:rsid w:val="00312169"/>
    <w:rsid w:val="00312224"/>
    <w:rsid w:val="00312399"/>
    <w:rsid w:val="0031240F"/>
    <w:rsid w:val="003124F5"/>
    <w:rsid w:val="00312519"/>
    <w:rsid w:val="003129A6"/>
    <w:rsid w:val="00312DC1"/>
    <w:rsid w:val="00312E1A"/>
    <w:rsid w:val="00312F0A"/>
    <w:rsid w:val="00313D2B"/>
    <w:rsid w:val="00314902"/>
    <w:rsid w:val="00315366"/>
    <w:rsid w:val="0031575F"/>
    <w:rsid w:val="00316452"/>
    <w:rsid w:val="00316A95"/>
    <w:rsid w:val="003173DB"/>
    <w:rsid w:val="003201A8"/>
    <w:rsid w:val="00320457"/>
    <w:rsid w:val="003205CF"/>
    <w:rsid w:val="00320EF8"/>
    <w:rsid w:val="00320F15"/>
    <w:rsid w:val="00320F57"/>
    <w:rsid w:val="0032158E"/>
    <w:rsid w:val="003216AF"/>
    <w:rsid w:val="00321D64"/>
    <w:rsid w:val="00321F16"/>
    <w:rsid w:val="00321FD6"/>
    <w:rsid w:val="00322418"/>
    <w:rsid w:val="0032287F"/>
    <w:rsid w:val="003229FD"/>
    <w:rsid w:val="00322AB7"/>
    <w:rsid w:val="00322B56"/>
    <w:rsid w:val="003231E5"/>
    <w:rsid w:val="00323589"/>
    <w:rsid w:val="003238BB"/>
    <w:rsid w:val="003242FF"/>
    <w:rsid w:val="00324443"/>
    <w:rsid w:val="00324DAD"/>
    <w:rsid w:val="00324E5A"/>
    <w:rsid w:val="00325856"/>
    <w:rsid w:val="00325963"/>
    <w:rsid w:val="00325B55"/>
    <w:rsid w:val="0032606C"/>
    <w:rsid w:val="00326425"/>
    <w:rsid w:val="00326445"/>
    <w:rsid w:val="003269FD"/>
    <w:rsid w:val="00327178"/>
    <w:rsid w:val="00327AA5"/>
    <w:rsid w:val="00330301"/>
    <w:rsid w:val="003313BC"/>
    <w:rsid w:val="003314D9"/>
    <w:rsid w:val="00331522"/>
    <w:rsid w:val="0033222D"/>
    <w:rsid w:val="0033226D"/>
    <w:rsid w:val="0033226E"/>
    <w:rsid w:val="00332643"/>
    <w:rsid w:val="003329F8"/>
    <w:rsid w:val="00332B1D"/>
    <w:rsid w:val="00332E84"/>
    <w:rsid w:val="0033354D"/>
    <w:rsid w:val="0033359C"/>
    <w:rsid w:val="003339EF"/>
    <w:rsid w:val="00333B39"/>
    <w:rsid w:val="003344DF"/>
    <w:rsid w:val="00334ADA"/>
    <w:rsid w:val="00335438"/>
    <w:rsid w:val="003359B6"/>
    <w:rsid w:val="003365A5"/>
    <w:rsid w:val="00336648"/>
    <w:rsid w:val="003368BA"/>
    <w:rsid w:val="00336E70"/>
    <w:rsid w:val="00336F1E"/>
    <w:rsid w:val="00336F95"/>
    <w:rsid w:val="00336FDC"/>
    <w:rsid w:val="003372C5"/>
    <w:rsid w:val="003375D2"/>
    <w:rsid w:val="0033762B"/>
    <w:rsid w:val="003377D3"/>
    <w:rsid w:val="00337AD2"/>
    <w:rsid w:val="00337C1B"/>
    <w:rsid w:val="003402BB"/>
    <w:rsid w:val="003403B0"/>
    <w:rsid w:val="0034079E"/>
    <w:rsid w:val="00340B06"/>
    <w:rsid w:val="003410A4"/>
    <w:rsid w:val="0034207F"/>
    <w:rsid w:val="003424CB"/>
    <w:rsid w:val="00342902"/>
    <w:rsid w:val="00342FB4"/>
    <w:rsid w:val="0034314E"/>
    <w:rsid w:val="0034328A"/>
    <w:rsid w:val="0034345A"/>
    <w:rsid w:val="00343975"/>
    <w:rsid w:val="00343EC5"/>
    <w:rsid w:val="00344840"/>
    <w:rsid w:val="00344DBC"/>
    <w:rsid w:val="00344E8A"/>
    <w:rsid w:val="0034518C"/>
    <w:rsid w:val="00345608"/>
    <w:rsid w:val="0034633B"/>
    <w:rsid w:val="00346CE0"/>
    <w:rsid w:val="003472E8"/>
    <w:rsid w:val="003473DC"/>
    <w:rsid w:val="003500A6"/>
    <w:rsid w:val="003505BA"/>
    <w:rsid w:val="003508E6"/>
    <w:rsid w:val="003509EC"/>
    <w:rsid w:val="00350BA0"/>
    <w:rsid w:val="0035102D"/>
    <w:rsid w:val="00351583"/>
    <w:rsid w:val="00351E20"/>
    <w:rsid w:val="003521E0"/>
    <w:rsid w:val="00352606"/>
    <w:rsid w:val="00352663"/>
    <w:rsid w:val="0035282C"/>
    <w:rsid w:val="00353490"/>
    <w:rsid w:val="00353C28"/>
    <w:rsid w:val="0035476E"/>
    <w:rsid w:val="0035489E"/>
    <w:rsid w:val="00354B44"/>
    <w:rsid w:val="00354C98"/>
    <w:rsid w:val="00354DAE"/>
    <w:rsid w:val="0035592E"/>
    <w:rsid w:val="00355E5B"/>
    <w:rsid w:val="003569D8"/>
    <w:rsid w:val="00356A02"/>
    <w:rsid w:val="00356D65"/>
    <w:rsid w:val="00356EA7"/>
    <w:rsid w:val="003575B2"/>
    <w:rsid w:val="0035783D"/>
    <w:rsid w:val="00357BD6"/>
    <w:rsid w:val="00357C13"/>
    <w:rsid w:val="00361136"/>
    <w:rsid w:val="00361340"/>
    <w:rsid w:val="0036170F"/>
    <w:rsid w:val="00361738"/>
    <w:rsid w:val="0036193D"/>
    <w:rsid w:val="00361ADC"/>
    <w:rsid w:val="00361E2D"/>
    <w:rsid w:val="003622A9"/>
    <w:rsid w:val="00362461"/>
    <w:rsid w:val="00362EF8"/>
    <w:rsid w:val="0036303D"/>
    <w:rsid w:val="00363F8E"/>
    <w:rsid w:val="00364174"/>
    <w:rsid w:val="003643E9"/>
    <w:rsid w:val="003644FB"/>
    <w:rsid w:val="003649E7"/>
    <w:rsid w:val="00364E14"/>
    <w:rsid w:val="00365B7D"/>
    <w:rsid w:val="00365E7D"/>
    <w:rsid w:val="00366773"/>
    <w:rsid w:val="003669C6"/>
    <w:rsid w:val="00366B14"/>
    <w:rsid w:val="0036708C"/>
    <w:rsid w:val="003675A7"/>
    <w:rsid w:val="003679EC"/>
    <w:rsid w:val="00367A47"/>
    <w:rsid w:val="00367BC7"/>
    <w:rsid w:val="0037021D"/>
    <w:rsid w:val="00371319"/>
    <w:rsid w:val="00371C48"/>
    <w:rsid w:val="00371ED4"/>
    <w:rsid w:val="00371F37"/>
    <w:rsid w:val="0037279D"/>
    <w:rsid w:val="003727E8"/>
    <w:rsid w:val="00372885"/>
    <w:rsid w:val="003729FD"/>
    <w:rsid w:val="003733DF"/>
    <w:rsid w:val="0037340D"/>
    <w:rsid w:val="00373A31"/>
    <w:rsid w:val="00373CB3"/>
    <w:rsid w:val="00373D07"/>
    <w:rsid w:val="00373F4B"/>
    <w:rsid w:val="003742B0"/>
    <w:rsid w:val="00375249"/>
    <w:rsid w:val="0037578B"/>
    <w:rsid w:val="0037580F"/>
    <w:rsid w:val="0037585D"/>
    <w:rsid w:val="00375D27"/>
    <w:rsid w:val="00375FCB"/>
    <w:rsid w:val="00376C93"/>
    <w:rsid w:val="00376F1E"/>
    <w:rsid w:val="00377453"/>
    <w:rsid w:val="00377B5D"/>
    <w:rsid w:val="00377DE9"/>
    <w:rsid w:val="00377F13"/>
    <w:rsid w:val="003801D0"/>
    <w:rsid w:val="00380A87"/>
    <w:rsid w:val="00380D05"/>
    <w:rsid w:val="003810E1"/>
    <w:rsid w:val="003815B2"/>
    <w:rsid w:val="00382CDD"/>
    <w:rsid w:val="003832F8"/>
    <w:rsid w:val="003836EF"/>
    <w:rsid w:val="00383B98"/>
    <w:rsid w:val="003841F9"/>
    <w:rsid w:val="0038486C"/>
    <w:rsid w:val="00384F25"/>
    <w:rsid w:val="00384F76"/>
    <w:rsid w:val="003853A0"/>
    <w:rsid w:val="00385911"/>
    <w:rsid w:val="0038614A"/>
    <w:rsid w:val="00386779"/>
    <w:rsid w:val="0038751C"/>
    <w:rsid w:val="00387653"/>
    <w:rsid w:val="00387CFD"/>
    <w:rsid w:val="00391060"/>
    <w:rsid w:val="00391149"/>
    <w:rsid w:val="00391809"/>
    <w:rsid w:val="00391DD6"/>
    <w:rsid w:val="00392120"/>
    <w:rsid w:val="003927D1"/>
    <w:rsid w:val="00393202"/>
    <w:rsid w:val="003940CF"/>
    <w:rsid w:val="0039458E"/>
    <w:rsid w:val="003949D8"/>
    <w:rsid w:val="00394A2A"/>
    <w:rsid w:val="00395293"/>
    <w:rsid w:val="003957E6"/>
    <w:rsid w:val="00395E92"/>
    <w:rsid w:val="00396512"/>
    <w:rsid w:val="00397835"/>
    <w:rsid w:val="00397C15"/>
    <w:rsid w:val="00397D43"/>
    <w:rsid w:val="003A02A5"/>
    <w:rsid w:val="003A0F0E"/>
    <w:rsid w:val="003A10DF"/>
    <w:rsid w:val="003A1511"/>
    <w:rsid w:val="003A1C31"/>
    <w:rsid w:val="003A2941"/>
    <w:rsid w:val="003A31DB"/>
    <w:rsid w:val="003A3474"/>
    <w:rsid w:val="003A3856"/>
    <w:rsid w:val="003A4628"/>
    <w:rsid w:val="003A48C9"/>
    <w:rsid w:val="003A4FC8"/>
    <w:rsid w:val="003A64FD"/>
    <w:rsid w:val="003A74B6"/>
    <w:rsid w:val="003A74E0"/>
    <w:rsid w:val="003A79A5"/>
    <w:rsid w:val="003A7AC8"/>
    <w:rsid w:val="003A7BCB"/>
    <w:rsid w:val="003A7DF7"/>
    <w:rsid w:val="003B00E9"/>
    <w:rsid w:val="003B0A9A"/>
    <w:rsid w:val="003B0DA0"/>
    <w:rsid w:val="003B0DD8"/>
    <w:rsid w:val="003B0E4C"/>
    <w:rsid w:val="003B1680"/>
    <w:rsid w:val="003B1AF9"/>
    <w:rsid w:val="003B1EB5"/>
    <w:rsid w:val="003B30F4"/>
    <w:rsid w:val="003B407B"/>
    <w:rsid w:val="003B548F"/>
    <w:rsid w:val="003B558F"/>
    <w:rsid w:val="003B6072"/>
    <w:rsid w:val="003B6496"/>
    <w:rsid w:val="003B65EE"/>
    <w:rsid w:val="003B676C"/>
    <w:rsid w:val="003B6BDD"/>
    <w:rsid w:val="003B6DF4"/>
    <w:rsid w:val="003B710D"/>
    <w:rsid w:val="003B72AD"/>
    <w:rsid w:val="003B7924"/>
    <w:rsid w:val="003C00A0"/>
    <w:rsid w:val="003C0142"/>
    <w:rsid w:val="003C056E"/>
    <w:rsid w:val="003C05B6"/>
    <w:rsid w:val="003C0785"/>
    <w:rsid w:val="003C0B3A"/>
    <w:rsid w:val="003C0C4E"/>
    <w:rsid w:val="003C1463"/>
    <w:rsid w:val="003C15E0"/>
    <w:rsid w:val="003C185F"/>
    <w:rsid w:val="003C19E3"/>
    <w:rsid w:val="003C1BA0"/>
    <w:rsid w:val="003C216C"/>
    <w:rsid w:val="003C22B6"/>
    <w:rsid w:val="003C28E3"/>
    <w:rsid w:val="003C2A17"/>
    <w:rsid w:val="003C2A9B"/>
    <w:rsid w:val="003C4666"/>
    <w:rsid w:val="003C4B31"/>
    <w:rsid w:val="003C4C15"/>
    <w:rsid w:val="003C4D10"/>
    <w:rsid w:val="003C5044"/>
    <w:rsid w:val="003C552D"/>
    <w:rsid w:val="003C56BC"/>
    <w:rsid w:val="003C5913"/>
    <w:rsid w:val="003C5DDD"/>
    <w:rsid w:val="003C608D"/>
    <w:rsid w:val="003C6718"/>
    <w:rsid w:val="003C6EF8"/>
    <w:rsid w:val="003C7BEE"/>
    <w:rsid w:val="003D0079"/>
    <w:rsid w:val="003D01F0"/>
    <w:rsid w:val="003D0458"/>
    <w:rsid w:val="003D095B"/>
    <w:rsid w:val="003D0A56"/>
    <w:rsid w:val="003D106D"/>
    <w:rsid w:val="003D114A"/>
    <w:rsid w:val="003D11BC"/>
    <w:rsid w:val="003D126D"/>
    <w:rsid w:val="003D1582"/>
    <w:rsid w:val="003D1BDE"/>
    <w:rsid w:val="003D247A"/>
    <w:rsid w:val="003D30C6"/>
    <w:rsid w:val="003D3942"/>
    <w:rsid w:val="003D4617"/>
    <w:rsid w:val="003D530E"/>
    <w:rsid w:val="003D534F"/>
    <w:rsid w:val="003D5D61"/>
    <w:rsid w:val="003D6D6C"/>
    <w:rsid w:val="003D6DC0"/>
    <w:rsid w:val="003D6E82"/>
    <w:rsid w:val="003D7E66"/>
    <w:rsid w:val="003E05C8"/>
    <w:rsid w:val="003E070B"/>
    <w:rsid w:val="003E0815"/>
    <w:rsid w:val="003E0AD7"/>
    <w:rsid w:val="003E1B97"/>
    <w:rsid w:val="003E1FAF"/>
    <w:rsid w:val="003E2BF0"/>
    <w:rsid w:val="003E2DCD"/>
    <w:rsid w:val="003E321F"/>
    <w:rsid w:val="003E3431"/>
    <w:rsid w:val="003E39A2"/>
    <w:rsid w:val="003E3C06"/>
    <w:rsid w:val="003E3D0B"/>
    <w:rsid w:val="003E3D2B"/>
    <w:rsid w:val="003E3D57"/>
    <w:rsid w:val="003E4002"/>
    <w:rsid w:val="003E439A"/>
    <w:rsid w:val="003E475B"/>
    <w:rsid w:val="003E47A6"/>
    <w:rsid w:val="003E51D7"/>
    <w:rsid w:val="003E580F"/>
    <w:rsid w:val="003E5951"/>
    <w:rsid w:val="003E5971"/>
    <w:rsid w:val="003E5AEC"/>
    <w:rsid w:val="003E5C86"/>
    <w:rsid w:val="003E5E0F"/>
    <w:rsid w:val="003E6123"/>
    <w:rsid w:val="003E65CA"/>
    <w:rsid w:val="003E7A1C"/>
    <w:rsid w:val="003E7C4A"/>
    <w:rsid w:val="003F0101"/>
    <w:rsid w:val="003F0434"/>
    <w:rsid w:val="003F052B"/>
    <w:rsid w:val="003F0B53"/>
    <w:rsid w:val="003F0E14"/>
    <w:rsid w:val="003F0E26"/>
    <w:rsid w:val="003F0F99"/>
    <w:rsid w:val="003F1430"/>
    <w:rsid w:val="003F1543"/>
    <w:rsid w:val="003F17D5"/>
    <w:rsid w:val="003F214A"/>
    <w:rsid w:val="003F21E2"/>
    <w:rsid w:val="003F23BD"/>
    <w:rsid w:val="003F2672"/>
    <w:rsid w:val="003F2800"/>
    <w:rsid w:val="003F2BCB"/>
    <w:rsid w:val="003F2EA7"/>
    <w:rsid w:val="003F2F8E"/>
    <w:rsid w:val="003F32C4"/>
    <w:rsid w:val="003F3624"/>
    <w:rsid w:val="003F4708"/>
    <w:rsid w:val="003F4E46"/>
    <w:rsid w:val="003F511B"/>
    <w:rsid w:val="003F512E"/>
    <w:rsid w:val="003F5572"/>
    <w:rsid w:val="003F5699"/>
    <w:rsid w:val="003F5D69"/>
    <w:rsid w:val="003F5F47"/>
    <w:rsid w:val="003F6826"/>
    <w:rsid w:val="003F6B09"/>
    <w:rsid w:val="003F6D0D"/>
    <w:rsid w:val="003F7716"/>
    <w:rsid w:val="003F778F"/>
    <w:rsid w:val="003F7BC8"/>
    <w:rsid w:val="004003E6"/>
    <w:rsid w:val="00400707"/>
    <w:rsid w:val="00400771"/>
    <w:rsid w:val="00400A66"/>
    <w:rsid w:val="00400AB8"/>
    <w:rsid w:val="00401253"/>
    <w:rsid w:val="00401324"/>
    <w:rsid w:val="00401777"/>
    <w:rsid w:val="004018F2"/>
    <w:rsid w:val="00402024"/>
    <w:rsid w:val="0040238E"/>
    <w:rsid w:val="004023F0"/>
    <w:rsid w:val="004023F8"/>
    <w:rsid w:val="004026A4"/>
    <w:rsid w:val="00402A6A"/>
    <w:rsid w:val="00402D78"/>
    <w:rsid w:val="00403193"/>
    <w:rsid w:val="004035A9"/>
    <w:rsid w:val="00403D59"/>
    <w:rsid w:val="004042A6"/>
    <w:rsid w:val="00404439"/>
    <w:rsid w:val="00404561"/>
    <w:rsid w:val="00404D2F"/>
    <w:rsid w:val="00404FA4"/>
    <w:rsid w:val="00405050"/>
    <w:rsid w:val="00405537"/>
    <w:rsid w:val="00405ED1"/>
    <w:rsid w:val="00406398"/>
    <w:rsid w:val="0040762D"/>
    <w:rsid w:val="00407D98"/>
    <w:rsid w:val="00407DCC"/>
    <w:rsid w:val="00410FED"/>
    <w:rsid w:val="0041144A"/>
    <w:rsid w:val="004116E0"/>
    <w:rsid w:val="00411B7D"/>
    <w:rsid w:val="00411FC0"/>
    <w:rsid w:val="004120FB"/>
    <w:rsid w:val="00412801"/>
    <w:rsid w:val="00412998"/>
    <w:rsid w:val="00412C4B"/>
    <w:rsid w:val="00412C6B"/>
    <w:rsid w:val="00412F1D"/>
    <w:rsid w:val="004131FA"/>
    <w:rsid w:val="00413BDE"/>
    <w:rsid w:val="00414864"/>
    <w:rsid w:val="00415926"/>
    <w:rsid w:val="00415AFD"/>
    <w:rsid w:val="00415BC9"/>
    <w:rsid w:val="00415F3F"/>
    <w:rsid w:val="00416089"/>
    <w:rsid w:val="0041655F"/>
    <w:rsid w:val="004166C8"/>
    <w:rsid w:val="00416B2C"/>
    <w:rsid w:val="00417460"/>
    <w:rsid w:val="00417D94"/>
    <w:rsid w:val="00420A3E"/>
    <w:rsid w:val="004211C1"/>
    <w:rsid w:val="0042146D"/>
    <w:rsid w:val="004214D2"/>
    <w:rsid w:val="00421CC0"/>
    <w:rsid w:val="00422223"/>
    <w:rsid w:val="0042248F"/>
    <w:rsid w:val="00422542"/>
    <w:rsid w:val="0042264D"/>
    <w:rsid w:val="00423D33"/>
    <w:rsid w:val="00423D8A"/>
    <w:rsid w:val="00423D9C"/>
    <w:rsid w:val="00424A3A"/>
    <w:rsid w:val="00424C6C"/>
    <w:rsid w:val="00424E3B"/>
    <w:rsid w:val="00424F87"/>
    <w:rsid w:val="00425190"/>
    <w:rsid w:val="00425203"/>
    <w:rsid w:val="004253C1"/>
    <w:rsid w:val="004256C8"/>
    <w:rsid w:val="00425795"/>
    <w:rsid w:val="004259C7"/>
    <w:rsid w:val="00425B7B"/>
    <w:rsid w:val="00425BCC"/>
    <w:rsid w:val="00425E21"/>
    <w:rsid w:val="00425E72"/>
    <w:rsid w:val="0042694D"/>
    <w:rsid w:val="00426BB3"/>
    <w:rsid w:val="00426C18"/>
    <w:rsid w:val="00426DDA"/>
    <w:rsid w:val="0042712E"/>
    <w:rsid w:val="004276C2"/>
    <w:rsid w:val="00427AE0"/>
    <w:rsid w:val="00427B08"/>
    <w:rsid w:val="00427C9C"/>
    <w:rsid w:val="00427D00"/>
    <w:rsid w:val="00427DAA"/>
    <w:rsid w:val="0043047E"/>
    <w:rsid w:val="0043088E"/>
    <w:rsid w:val="00430A7A"/>
    <w:rsid w:val="004313B6"/>
    <w:rsid w:val="00431AD9"/>
    <w:rsid w:val="00431B0A"/>
    <w:rsid w:val="00431CB8"/>
    <w:rsid w:val="00431DCD"/>
    <w:rsid w:val="00432388"/>
    <w:rsid w:val="004328B5"/>
    <w:rsid w:val="00432EAC"/>
    <w:rsid w:val="00432EB8"/>
    <w:rsid w:val="00433C7B"/>
    <w:rsid w:val="00434170"/>
    <w:rsid w:val="00434429"/>
    <w:rsid w:val="00434510"/>
    <w:rsid w:val="0043559B"/>
    <w:rsid w:val="00435868"/>
    <w:rsid w:val="004375B8"/>
    <w:rsid w:val="004375E6"/>
    <w:rsid w:val="00437999"/>
    <w:rsid w:val="00437D41"/>
    <w:rsid w:val="00437F1E"/>
    <w:rsid w:val="00437FCA"/>
    <w:rsid w:val="00440445"/>
    <w:rsid w:val="00440A29"/>
    <w:rsid w:val="00441B60"/>
    <w:rsid w:val="00441CC0"/>
    <w:rsid w:val="00443127"/>
    <w:rsid w:val="004431F7"/>
    <w:rsid w:val="00443898"/>
    <w:rsid w:val="00443F68"/>
    <w:rsid w:val="00444087"/>
    <w:rsid w:val="00444B1A"/>
    <w:rsid w:val="00445231"/>
    <w:rsid w:val="0044559E"/>
    <w:rsid w:val="00445D1C"/>
    <w:rsid w:val="00445DDF"/>
    <w:rsid w:val="00445F34"/>
    <w:rsid w:val="00445FC2"/>
    <w:rsid w:val="00446233"/>
    <w:rsid w:val="0044704C"/>
    <w:rsid w:val="00447558"/>
    <w:rsid w:val="004476A4"/>
    <w:rsid w:val="004476BB"/>
    <w:rsid w:val="00447BAD"/>
    <w:rsid w:val="00447C4F"/>
    <w:rsid w:val="00447EF8"/>
    <w:rsid w:val="00447F08"/>
    <w:rsid w:val="0045018C"/>
    <w:rsid w:val="004505F8"/>
    <w:rsid w:val="00450673"/>
    <w:rsid w:val="00451181"/>
    <w:rsid w:val="00451192"/>
    <w:rsid w:val="00451873"/>
    <w:rsid w:val="00451A2D"/>
    <w:rsid w:val="00451B29"/>
    <w:rsid w:val="004528D5"/>
    <w:rsid w:val="0045307B"/>
    <w:rsid w:val="00453508"/>
    <w:rsid w:val="004539BE"/>
    <w:rsid w:val="004540AA"/>
    <w:rsid w:val="00454C77"/>
    <w:rsid w:val="00454C7F"/>
    <w:rsid w:val="00455468"/>
    <w:rsid w:val="00455E22"/>
    <w:rsid w:val="00456271"/>
    <w:rsid w:val="00456F7C"/>
    <w:rsid w:val="00457354"/>
    <w:rsid w:val="004577DC"/>
    <w:rsid w:val="004577EA"/>
    <w:rsid w:val="004603E1"/>
    <w:rsid w:val="00461117"/>
    <w:rsid w:val="00461657"/>
    <w:rsid w:val="00461AEF"/>
    <w:rsid w:val="004626E4"/>
    <w:rsid w:val="00462E95"/>
    <w:rsid w:val="004633A4"/>
    <w:rsid w:val="0046352F"/>
    <w:rsid w:val="004639CE"/>
    <w:rsid w:val="00463AD9"/>
    <w:rsid w:val="00463ADC"/>
    <w:rsid w:val="00464498"/>
    <w:rsid w:val="0046512E"/>
    <w:rsid w:val="004653BD"/>
    <w:rsid w:val="0046558C"/>
    <w:rsid w:val="00465EA3"/>
    <w:rsid w:val="0046669D"/>
    <w:rsid w:val="0046754E"/>
    <w:rsid w:val="004678D2"/>
    <w:rsid w:val="00467F3C"/>
    <w:rsid w:val="00470637"/>
    <w:rsid w:val="00470A13"/>
    <w:rsid w:val="004711AF"/>
    <w:rsid w:val="004712B2"/>
    <w:rsid w:val="00471F13"/>
    <w:rsid w:val="004720AE"/>
    <w:rsid w:val="00472AC6"/>
    <w:rsid w:val="00472ECB"/>
    <w:rsid w:val="004736FC"/>
    <w:rsid w:val="00473E63"/>
    <w:rsid w:val="0047404E"/>
    <w:rsid w:val="004740A4"/>
    <w:rsid w:val="00474221"/>
    <w:rsid w:val="0047422A"/>
    <w:rsid w:val="004742D4"/>
    <w:rsid w:val="00474E78"/>
    <w:rsid w:val="00474FB5"/>
    <w:rsid w:val="00475279"/>
    <w:rsid w:val="004759B6"/>
    <w:rsid w:val="004759DE"/>
    <w:rsid w:val="004763DB"/>
    <w:rsid w:val="00476F21"/>
    <w:rsid w:val="00477235"/>
    <w:rsid w:val="004774BE"/>
    <w:rsid w:val="00477582"/>
    <w:rsid w:val="0047772C"/>
    <w:rsid w:val="004800CC"/>
    <w:rsid w:val="004801FB"/>
    <w:rsid w:val="00480307"/>
    <w:rsid w:val="00480ABC"/>
    <w:rsid w:val="00480F71"/>
    <w:rsid w:val="004815A7"/>
    <w:rsid w:val="00481F48"/>
    <w:rsid w:val="00482028"/>
    <w:rsid w:val="0048237C"/>
    <w:rsid w:val="00482718"/>
    <w:rsid w:val="0048389F"/>
    <w:rsid w:val="004844DF"/>
    <w:rsid w:val="004848BA"/>
    <w:rsid w:val="00484E9A"/>
    <w:rsid w:val="00485070"/>
    <w:rsid w:val="004851F3"/>
    <w:rsid w:val="00485393"/>
    <w:rsid w:val="00485517"/>
    <w:rsid w:val="0048583E"/>
    <w:rsid w:val="00485D25"/>
    <w:rsid w:val="0048666B"/>
    <w:rsid w:val="00486671"/>
    <w:rsid w:val="00486AB1"/>
    <w:rsid w:val="00486B0B"/>
    <w:rsid w:val="00486EE6"/>
    <w:rsid w:val="00487418"/>
    <w:rsid w:val="0048773E"/>
    <w:rsid w:val="00487DBC"/>
    <w:rsid w:val="0049042A"/>
    <w:rsid w:val="00490F56"/>
    <w:rsid w:val="00491918"/>
    <w:rsid w:val="00492556"/>
    <w:rsid w:val="00492715"/>
    <w:rsid w:val="00492835"/>
    <w:rsid w:val="00493002"/>
    <w:rsid w:val="004934AF"/>
    <w:rsid w:val="004945FC"/>
    <w:rsid w:val="00494ADA"/>
    <w:rsid w:val="00494B72"/>
    <w:rsid w:val="00494E89"/>
    <w:rsid w:val="0049541E"/>
    <w:rsid w:val="00495650"/>
    <w:rsid w:val="00495B47"/>
    <w:rsid w:val="00496832"/>
    <w:rsid w:val="004969B8"/>
    <w:rsid w:val="00496A71"/>
    <w:rsid w:val="004979EE"/>
    <w:rsid w:val="00497AC8"/>
    <w:rsid w:val="00497BC1"/>
    <w:rsid w:val="00497CE1"/>
    <w:rsid w:val="00497D57"/>
    <w:rsid w:val="00497EF1"/>
    <w:rsid w:val="004A0038"/>
    <w:rsid w:val="004A018D"/>
    <w:rsid w:val="004A2032"/>
    <w:rsid w:val="004A230D"/>
    <w:rsid w:val="004A253A"/>
    <w:rsid w:val="004A348E"/>
    <w:rsid w:val="004A363B"/>
    <w:rsid w:val="004A38FE"/>
    <w:rsid w:val="004A3903"/>
    <w:rsid w:val="004A3E78"/>
    <w:rsid w:val="004A436B"/>
    <w:rsid w:val="004A4559"/>
    <w:rsid w:val="004A49FD"/>
    <w:rsid w:val="004A4D5A"/>
    <w:rsid w:val="004A4FF2"/>
    <w:rsid w:val="004A5BCD"/>
    <w:rsid w:val="004A606B"/>
    <w:rsid w:val="004A60F0"/>
    <w:rsid w:val="004A6211"/>
    <w:rsid w:val="004A6861"/>
    <w:rsid w:val="004A7E5B"/>
    <w:rsid w:val="004B0757"/>
    <w:rsid w:val="004B099C"/>
    <w:rsid w:val="004B0D53"/>
    <w:rsid w:val="004B0E15"/>
    <w:rsid w:val="004B0EE0"/>
    <w:rsid w:val="004B0F2C"/>
    <w:rsid w:val="004B1C02"/>
    <w:rsid w:val="004B204A"/>
    <w:rsid w:val="004B2606"/>
    <w:rsid w:val="004B298F"/>
    <w:rsid w:val="004B2CD5"/>
    <w:rsid w:val="004B2D61"/>
    <w:rsid w:val="004B2E37"/>
    <w:rsid w:val="004B2F3D"/>
    <w:rsid w:val="004B34BA"/>
    <w:rsid w:val="004B35E6"/>
    <w:rsid w:val="004B36CC"/>
    <w:rsid w:val="004B3858"/>
    <w:rsid w:val="004B3A0D"/>
    <w:rsid w:val="004B3B22"/>
    <w:rsid w:val="004B4017"/>
    <w:rsid w:val="004B43E7"/>
    <w:rsid w:val="004B5ABD"/>
    <w:rsid w:val="004B5E7B"/>
    <w:rsid w:val="004B6F83"/>
    <w:rsid w:val="004B7ED2"/>
    <w:rsid w:val="004C0FF1"/>
    <w:rsid w:val="004C18C7"/>
    <w:rsid w:val="004C1D63"/>
    <w:rsid w:val="004C264E"/>
    <w:rsid w:val="004C26B3"/>
    <w:rsid w:val="004C2731"/>
    <w:rsid w:val="004C27CF"/>
    <w:rsid w:val="004C4153"/>
    <w:rsid w:val="004C4317"/>
    <w:rsid w:val="004C4774"/>
    <w:rsid w:val="004C4918"/>
    <w:rsid w:val="004C4C63"/>
    <w:rsid w:val="004C4FBF"/>
    <w:rsid w:val="004C5231"/>
    <w:rsid w:val="004C5A25"/>
    <w:rsid w:val="004C5DD7"/>
    <w:rsid w:val="004C5F5E"/>
    <w:rsid w:val="004C619F"/>
    <w:rsid w:val="004C6261"/>
    <w:rsid w:val="004C654F"/>
    <w:rsid w:val="004C678C"/>
    <w:rsid w:val="004C7190"/>
    <w:rsid w:val="004C740E"/>
    <w:rsid w:val="004C7680"/>
    <w:rsid w:val="004C77B3"/>
    <w:rsid w:val="004D0563"/>
    <w:rsid w:val="004D062C"/>
    <w:rsid w:val="004D077C"/>
    <w:rsid w:val="004D0DDA"/>
    <w:rsid w:val="004D1233"/>
    <w:rsid w:val="004D1353"/>
    <w:rsid w:val="004D200C"/>
    <w:rsid w:val="004D22A1"/>
    <w:rsid w:val="004D2724"/>
    <w:rsid w:val="004D2B2B"/>
    <w:rsid w:val="004D2CB8"/>
    <w:rsid w:val="004D2CD1"/>
    <w:rsid w:val="004D2EEB"/>
    <w:rsid w:val="004D2F95"/>
    <w:rsid w:val="004D3482"/>
    <w:rsid w:val="004D3A5A"/>
    <w:rsid w:val="004D3D3B"/>
    <w:rsid w:val="004D3DF9"/>
    <w:rsid w:val="004D3F96"/>
    <w:rsid w:val="004D44AA"/>
    <w:rsid w:val="004D46A5"/>
    <w:rsid w:val="004D4A4B"/>
    <w:rsid w:val="004D4BE5"/>
    <w:rsid w:val="004D4F56"/>
    <w:rsid w:val="004D5EEC"/>
    <w:rsid w:val="004D66C3"/>
    <w:rsid w:val="004D6886"/>
    <w:rsid w:val="004D6E99"/>
    <w:rsid w:val="004D7A28"/>
    <w:rsid w:val="004D7BE5"/>
    <w:rsid w:val="004E0045"/>
    <w:rsid w:val="004E0333"/>
    <w:rsid w:val="004E0362"/>
    <w:rsid w:val="004E09C8"/>
    <w:rsid w:val="004E0D35"/>
    <w:rsid w:val="004E2361"/>
    <w:rsid w:val="004E2402"/>
    <w:rsid w:val="004E2B09"/>
    <w:rsid w:val="004E2FF8"/>
    <w:rsid w:val="004E30A4"/>
    <w:rsid w:val="004E3CFA"/>
    <w:rsid w:val="004E3E98"/>
    <w:rsid w:val="004E3EC7"/>
    <w:rsid w:val="004E545B"/>
    <w:rsid w:val="004E57C6"/>
    <w:rsid w:val="004E57CD"/>
    <w:rsid w:val="004E5E4F"/>
    <w:rsid w:val="004E620A"/>
    <w:rsid w:val="004E6296"/>
    <w:rsid w:val="004E6413"/>
    <w:rsid w:val="004E64FE"/>
    <w:rsid w:val="004E6654"/>
    <w:rsid w:val="004E6F39"/>
    <w:rsid w:val="004E7433"/>
    <w:rsid w:val="004E79D5"/>
    <w:rsid w:val="004E7D97"/>
    <w:rsid w:val="004E7FB3"/>
    <w:rsid w:val="004F1115"/>
    <w:rsid w:val="004F1271"/>
    <w:rsid w:val="004F17EA"/>
    <w:rsid w:val="004F1A1D"/>
    <w:rsid w:val="004F1F3E"/>
    <w:rsid w:val="004F21CE"/>
    <w:rsid w:val="004F2232"/>
    <w:rsid w:val="004F28B4"/>
    <w:rsid w:val="004F28D5"/>
    <w:rsid w:val="004F28F4"/>
    <w:rsid w:val="004F2C4A"/>
    <w:rsid w:val="004F33AD"/>
    <w:rsid w:val="004F36CB"/>
    <w:rsid w:val="004F3BC4"/>
    <w:rsid w:val="004F4203"/>
    <w:rsid w:val="004F4BB4"/>
    <w:rsid w:val="004F4C7B"/>
    <w:rsid w:val="004F4CCD"/>
    <w:rsid w:val="004F55D4"/>
    <w:rsid w:val="004F5FBC"/>
    <w:rsid w:val="004F60D5"/>
    <w:rsid w:val="004F649C"/>
    <w:rsid w:val="004F6631"/>
    <w:rsid w:val="004F686C"/>
    <w:rsid w:val="004F6B8D"/>
    <w:rsid w:val="004F7165"/>
    <w:rsid w:val="004F7991"/>
    <w:rsid w:val="004F7A6B"/>
    <w:rsid w:val="0050007A"/>
    <w:rsid w:val="0050059B"/>
    <w:rsid w:val="00500F76"/>
    <w:rsid w:val="00501052"/>
    <w:rsid w:val="0050143C"/>
    <w:rsid w:val="00501605"/>
    <w:rsid w:val="00501661"/>
    <w:rsid w:val="00501A78"/>
    <w:rsid w:val="00501DB8"/>
    <w:rsid w:val="00502038"/>
    <w:rsid w:val="00502197"/>
    <w:rsid w:val="005022CD"/>
    <w:rsid w:val="005032CC"/>
    <w:rsid w:val="00503D0D"/>
    <w:rsid w:val="00503F47"/>
    <w:rsid w:val="00504678"/>
    <w:rsid w:val="00504EE6"/>
    <w:rsid w:val="0050530F"/>
    <w:rsid w:val="005061A6"/>
    <w:rsid w:val="005061B2"/>
    <w:rsid w:val="0050656C"/>
    <w:rsid w:val="005065F4"/>
    <w:rsid w:val="005068DE"/>
    <w:rsid w:val="00506A29"/>
    <w:rsid w:val="005074A5"/>
    <w:rsid w:val="005077AD"/>
    <w:rsid w:val="0050797D"/>
    <w:rsid w:val="00507A28"/>
    <w:rsid w:val="00507D2A"/>
    <w:rsid w:val="00507EC6"/>
    <w:rsid w:val="0051003B"/>
    <w:rsid w:val="0051075D"/>
    <w:rsid w:val="00510EB9"/>
    <w:rsid w:val="00510F18"/>
    <w:rsid w:val="0051126C"/>
    <w:rsid w:val="005112D7"/>
    <w:rsid w:val="005112EA"/>
    <w:rsid w:val="0051168D"/>
    <w:rsid w:val="005118F5"/>
    <w:rsid w:val="00511B7E"/>
    <w:rsid w:val="00511FBD"/>
    <w:rsid w:val="00512209"/>
    <w:rsid w:val="00512EDD"/>
    <w:rsid w:val="00513785"/>
    <w:rsid w:val="00514032"/>
    <w:rsid w:val="005149CC"/>
    <w:rsid w:val="005149F7"/>
    <w:rsid w:val="0051560A"/>
    <w:rsid w:val="00515BA6"/>
    <w:rsid w:val="00516080"/>
    <w:rsid w:val="0051619E"/>
    <w:rsid w:val="0051681C"/>
    <w:rsid w:val="00516AD1"/>
    <w:rsid w:val="00517985"/>
    <w:rsid w:val="00517F64"/>
    <w:rsid w:val="005201AA"/>
    <w:rsid w:val="00520261"/>
    <w:rsid w:val="005204F9"/>
    <w:rsid w:val="00520972"/>
    <w:rsid w:val="00520C14"/>
    <w:rsid w:val="00520FF4"/>
    <w:rsid w:val="005215D0"/>
    <w:rsid w:val="00521D3E"/>
    <w:rsid w:val="00521DE5"/>
    <w:rsid w:val="00521E8E"/>
    <w:rsid w:val="0052278B"/>
    <w:rsid w:val="0052280F"/>
    <w:rsid w:val="0052295E"/>
    <w:rsid w:val="005233BB"/>
    <w:rsid w:val="00523456"/>
    <w:rsid w:val="005236E5"/>
    <w:rsid w:val="00523A20"/>
    <w:rsid w:val="00523A34"/>
    <w:rsid w:val="00523B48"/>
    <w:rsid w:val="00523B57"/>
    <w:rsid w:val="00523D2C"/>
    <w:rsid w:val="00524009"/>
    <w:rsid w:val="00524598"/>
    <w:rsid w:val="0052527C"/>
    <w:rsid w:val="00525473"/>
    <w:rsid w:val="005255A3"/>
    <w:rsid w:val="0052593E"/>
    <w:rsid w:val="00525E17"/>
    <w:rsid w:val="00525EA4"/>
    <w:rsid w:val="00525F2F"/>
    <w:rsid w:val="005260D9"/>
    <w:rsid w:val="0052622E"/>
    <w:rsid w:val="00526271"/>
    <w:rsid w:val="005263D7"/>
    <w:rsid w:val="00526CF5"/>
    <w:rsid w:val="0052711C"/>
    <w:rsid w:val="0052745B"/>
    <w:rsid w:val="00527603"/>
    <w:rsid w:val="0052768E"/>
    <w:rsid w:val="00527DFA"/>
    <w:rsid w:val="00527E11"/>
    <w:rsid w:val="005303E7"/>
    <w:rsid w:val="0053051E"/>
    <w:rsid w:val="00530750"/>
    <w:rsid w:val="00530874"/>
    <w:rsid w:val="005309F2"/>
    <w:rsid w:val="00530AB7"/>
    <w:rsid w:val="005311B9"/>
    <w:rsid w:val="00531269"/>
    <w:rsid w:val="0053133C"/>
    <w:rsid w:val="005314FC"/>
    <w:rsid w:val="00531A45"/>
    <w:rsid w:val="00532156"/>
    <w:rsid w:val="0053236B"/>
    <w:rsid w:val="00532BD3"/>
    <w:rsid w:val="005330E1"/>
    <w:rsid w:val="00533100"/>
    <w:rsid w:val="00533120"/>
    <w:rsid w:val="00533CF1"/>
    <w:rsid w:val="005349F0"/>
    <w:rsid w:val="00534C68"/>
    <w:rsid w:val="00534F02"/>
    <w:rsid w:val="005352EE"/>
    <w:rsid w:val="00535877"/>
    <w:rsid w:val="00535B67"/>
    <w:rsid w:val="00535F54"/>
    <w:rsid w:val="00536577"/>
    <w:rsid w:val="005368AC"/>
    <w:rsid w:val="00536B85"/>
    <w:rsid w:val="00536F28"/>
    <w:rsid w:val="00537F0E"/>
    <w:rsid w:val="005402E5"/>
    <w:rsid w:val="00540604"/>
    <w:rsid w:val="00540841"/>
    <w:rsid w:val="0054087A"/>
    <w:rsid w:val="00540C37"/>
    <w:rsid w:val="00540D61"/>
    <w:rsid w:val="00541160"/>
    <w:rsid w:val="0054121B"/>
    <w:rsid w:val="005412F7"/>
    <w:rsid w:val="00541A3A"/>
    <w:rsid w:val="0054230E"/>
    <w:rsid w:val="00543512"/>
    <w:rsid w:val="005438B9"/>
    <w:rsid w:val="00543CFA"/>
    <w:rsid w:val="00543FEB"/>
    <w:rsid w:val="00544157"/>
    <w:rsid w:val="005448E1"/>
    <w:rsid w:val="005449E4"/>
    <w:rsid w:val="00544B67"/>
    <w:rsid w:val="00544FDC"/>
    <w:rsid w:val="00545132"/>
    <w:rsid w:val="0054578A"/>
    <w:rsid w:val="00545B12"/>
    <w:rsid w:val="0054649D"/>
    <w:rsid w:val="005468A6"/>
    <w:rsid w:val="00546E47"/>
    <w:rsid w:val="00546EEF"/>
    <w:rsid w:val="005477E9"/>
    <w:rsid w:val="00550669"/>
    <w:rsid w:val="00551123"/>
    <w:rsid w:val="00551A0A"/>
    <w:rsid w:val="00553148"/>
    <w:rsid w:val="005531F5"/>
    <w:rsid w:val="005535C9"/>
    <w:rsid w:val="00553615"/>
    <w:rsid w:val="005551E3"/>
    <w:rsid w:val="00555920"/>
    <w:rsid w:val="005567D3"/>
    <w:rsid w:val="00556B9E"/>
    <w:rsid w:val="00557024"/>
    <w:rsid w:val="0055725A"/>
    <w:rsid w:val="0055758D"/>
    <w:rsid w:val="00560077"/>
    <w:rsid w:val="005608DF"/>
    <w:rsid w:val="00560BE0"/>
    <w:rsid w:val="00560CE2"/>
    <w:rsid w:val="00560F19"/>
    <w:rsid w:val="0056126E"/>
    <w:rsid w:val="005617DF"/>
    <w:rsid w:val="00561C54"/>
    <w:rsid w:val="0056231F"/>
    <w:rsid w:val="0056233C"/>
    <w:rsid w:val="005629F1"/>
    <w:rsid w:val="00562F20"/>
    <w:rsid w:val="005630FD"/>
    <w:rsid w:val="005633A3"/>
    <w:rsid w:val="00563B44"/>
    <w:rsid w:val="00563F44"/>
    <w:rsid w:val="00563FF2"/>
    <w:rsid w:val="005647DA"/>
    <w:rsid w:val="005648E6"/>
    <w:rsid w:val="0056496F"/>
    <w:rsid w:val="00564D07"/>
    <w:rsid w:val="00564FD0"/>
    <w:rsid w:val="005650B1"/>
    <w:rsid w:val="00565417"/>
    <w:rsid w:val="00565444"/>
    <w:rsid w:val="0056574C"/>
    <w:rsid w:val="00565D00"/>
    <w:rsid w:val="0056621E"/>
    <w:rsid w:val="00566447"/>
    <w:rsid w:val="005667E2"/>
    <w:rsid w:val="00566B45"/>
    <w:rsid w:val="00566BFA"/>
    <w:rsid w:val="00567698"/>
    <w:rsid w:val="00567805"/>
    <w:rsid w:val="00567E8F"/>
    <w:rsid w:val="00567F9F"/>
    <w:rsid w:val="0057005B"/>
    <w:rsid w:val="005700F2"/>
    <w:rsid w:val="0057027E"/>
    <w:rsid w:val="005706C1"/>
    <w:rsid w:val="00570A24"/>
    <w:rsid w:val="00570C43"/>
    <w:rsid w:val="00571C45"/>
    <w:rsid w:val="00571CA1"/>
    <w:rsid w:val="005724FF"/>
    <w:rsid w:val="005729DD"/>
    <w:rsid w:val="00572DC2"/>
    <w:rsid w:val="00572E01"/>
    <w:rsid w:val="005737E5"/>
    <w:rsid w:val="00573969"/>
    <w:rsid w:val="00573AD3"/>
    <w:rsid w:val="00573D92"/>
    <w:rsid w:val="00573E9B"/>
    <w:rsid w:val="00574160"/>
    <w:rsid w:val="005741BC"/>
    <w:rsid w:val="00574572"/>
    <w:rsid w:val="005752A3"/>
    <w:rsid w:val="005756DA"/>
    <w:rsid w:val="0057581F"/>
    <w:rsid w:val="005759D6"/>
    <w:rsid w:val="00575B80"/>
    <w:rsid w:val="0057610E"/>
    <w:rsid w:val="005764EC"/>
    <w:rsid w:val="00576687"/>
    <w:rsid w:val="00576C60"/>
    <w:rsid w:val="00576D50"/>
    <w:rsid w:val="00577821"/>
    <w:rsid w:val="005778DA"/>
    <w:rsid w:val="00577B19"/>
    <w:rsid w:val="00577B94"/>
    <w:rsid w:val="00577BE9"/>
    <w:rsid w:val="00580A4E"/>
    <w:rsid w:val="00580C5E"/>
    <w:rsid w:val="005814DB"/>
    <w:rsid w:val="005820B0"/>
    <w:rsid w:val="005824D1"/>
    <w:rsid w:val="00582AEB"/>
    <w:rsid w:val="00583315"/>
    <w:rsid w:val="00583351"/>
    <w:rsid w:val="00583784"/>
    <w:rsid w:val="00583ABE"/>
    <w:rsid w:val="00583B5A"/>
    <w:rsid w:val="0058437D"/>
    <w:rsid w:val="005843CC"/>
    <w:rsid w:val="00584580"/>
    <w:rsid w:val="005849A9"/>
    <w:rsid w:val="005849CD"/>
    <w:rsid w:val="00586358"/>
    <w:rsid w:val="00586727"/>
    <w:rsid w:val="005870D2"/>
    <w:rsid w:val="005871F6"/>
    <w:rsid w:val="0058749D"/>
    <w:rsid w:val="005875A8"/>
    <w:rsid w:val="00587916"/>
    <w:rsid w:val="00587C33"/>
    <w:rsid w:val="00587ECC"/>
    <w:rsid w:val="00587F31"/>
    <w:rsid w:val="00590D3F"/>
    <w:rsid w:val="00590FB0"/>
    <w:rsid w:val="00591491"/>
    <w:rsid w:val="005914ED"/>
    <w:rsid w:val="0059165A"/>
    <w:rsid w:val="00591753"/>
    <w:rsid w:val="00591AA1"/>
    <w:rsid w:val="00591F45"/>
    <w:rsid w:val="005928A4"/>
    <w:rsid w:val="00593AE9"/>
    <w:rsid w:val="0059403A"/>
    <w:rsid w:val="00594325"/>
    <w:rsid w:val="00594569"/>
    <w:rsid w:val="005947B7"/>
    <w:rsid w:val="005948C5"/>
    <w:rsid w:val="00594993"/>
    <w:rsid w:val="00594D09"/>
    <w:rsid w:val="005958F1"/>
    <w:rsid w:val="00595A7F"/>
    <w:rsid w:val="005965AA"/>
    <w:rsid w:val="005967AF"/>
    <w:rsid w:val="00596B49"/>
    <w:rsid w:val="005978CD"/>
    <w:rsid w:val="005978F8"/>
    <w:rsid w:val="00597DF2"/>
    <w:rsid w:val="005A021A"/>
    <w:rsid w:val="005A031C"/>
    <w:rsid w:val="005A03C0"/>
    <w:rsid w:val="005A098A"/>
    <w:rsid w:val="005A1B23"/>
    <w:rsid w:val="005A24BE"/>
    <w:rsid w:val="005A24FF"/>
    <w:rsid w:val="005A2B51"/>
    <w:rsid w:val="005A30DC"/>
    <w:rsid w:val="005A3459"/>
    <w:rsid w:val="005A34F7"/>
    <w:rsid w:val="005A37BC"/>
    <w:rsid w:val="005A37C7"/>
    <w:rsid w:val="005A3CB3"/>
    <w:rsid w:val="005A501D"/>
    <w:rsid w:val="005A522E"/>
    <w:rsid w:val="005A52AE"/>
    <w:rsid w:val="005A5795"/>
    <w:rsid w:val="005A57C3"/>
    <w:rsid w:val="005A586A"/>
    <w:rsid w:val="005A6C87"/>
    <w:rsid w:val="005A6F09"/>
    <w:rsid w:val="005A6F26"/>
    <w:rsid w:val="005A6FF3"/>
    <w:rsid w:val="005A7158"/>
    <w:rsid w:val="005A7234"/>
    <w:rsid w:val="005A74B8"/>
    <w:rsid w:val="005A7FA3"/>
    <w:rsid w:val="005B0040"/>
    <w:rsid w:val="005B0287"/>
    <w:rsid w:val="005B0879"/>
    <w:rsid w:val="005B0A61"/>
    <w:rsid w:val="005B18F3"/>
    <w:rsid w:val="005B2035"/>
    <w:rsid w:val="005B24AC"/>
    <w:rsid w:val="005B2AA3"/>
    <w:rsid w:val="005B4416"/>
    <w:rsid w:val="005B44AC"/>
    <w:rsid w:val="005B44DD"/>
    <w:rsid w:val="005B4BE3"/>
    <w:rsid w:val="005B4D2F"/>
    <w:rsid w:val="005B5B74"/>
    <w:rsid w:val="005B5D59"/>
    <w:rsid w:val="005B5EC7"/>
    <w:rsid w:val="005B6920"/>
    <w:rsid w:val="005B6942"/>
    <w:rsid w:val="005B6C40"/>
    <w:rsid w:val="005B6E90"/>
    <w:rsid w:val="005B6FDD"/>
    <w:rsid w:val="005C0B31"/>
    <w:rsid w:val="005C0EF5"/>
    <w:rsid w:val="005C0F2D"/>
    <w:rsid w:val="005C101F"/>
    <w:rsid w:val="005C128D"/>
    <w:rsid w:val="005C1356"/>
    <w:rsid w:val="005C1872"/>
    <w:rsid w:val="005C1EDA"/>
    <w:rsid w:val="005C2431"/>
    <w:rsid w:val="005C248F"/>
    <w:rsid w:val="005C34B0"/>
    <w:rsid w:val="005C3595"/>
    <w:rsid w:val="005C3A95"/>
    <w:rsid w:val="005C3B1A"/>
    <w:rsid w:val="005C44A6"/>
    <w:rsid w:val="005C5665"/>
    <w:rsid w:val="005C5E34"/>
    <w:rsid w:val="005C5EF6"/>
    <w:rsid w:val="005C6564"/>
    <w:rsid w:val="005C71D4"/>
    <w:rsid w:val="005C774F"/>
    <w:rsid w:val="005D034E"/>
    <w:rsid w:val="005D0628"/>
    <w:rsid w:val="005D0C83"/>
    <w:rsid w:val="005D0FEF"/>
    <w:rsid w:val="005D1114"/>
    <w:rsid w:val="005D184A"/>
    <w:rsid w:val="005D2E77"/>
    <w:rsid w:val="005D3A74"/>
    <w:rsid w:val="005D3D11"/>
    <w:rsid w:val="005D449C"/>
    <w:rsid w:val="005D44E3"/>
    <w:rsid w:val="005D4B23"/>
    <w:rsid w:val="005D4D76"/>
    <w:rsid w:val="005D4DD2"/>
    <w:rsid w:val="005D4F07"/>
    <w:rsid w:val="005D53D8"/>
    <w:rsid w:val="005D5E1F"/>
    <w:rsid w:val="005D626F"/>
    <w:rsid w:val="005D700E"/>
    <w:rsid w:val="005D7427"/>
    <w:rsid w:val="005D7614"/>
    <w:rsid w:val="005D78BB"/>
    <w:rsid w:val="005D7A3C"/>
    <w:rsid w:val="005D7DF9"/>
    <w:rsid w:val="005E031E"/>
    <w:rsid w:val="005E0A3D"/>
    <w:rsid w:val="005E0C22"/>
    <w:rsid w:val="005E0EA5"/>
    <w:rsid w:val="005E1692"/>
    <w:rsid w:val="005E1744"/>
    <w:rsid w:val="005E2115"/>
    <w:rsid w:val="005E2D1B"/>
    <w:rsid w:val="005E2D85"/>
    <w:rsid w:val="005E2DE3"/>
    <w:rsid w:val="005E349B"/>
    <w:rsid w:val="005E34C3"/>
    <w:rsid w:val="005E369D"/>
    <w:rsid w:val="005E3737"/>
    <w:rsid w:val="005E3D27"/>
    <w:rsid w:val="005E4419"/>
    <w:rsid w:val="005E47DA"/>
    <w:rsid w:val="005E4C47"/>
    <w:rsid w:val="005E4E8D"/>
    <w:rsid w:val="005E5155"/>
    <w:rsid w:val="005E59DB"/>
    <w:rsid w:val="005E59EB"/>
    <w:rsid w:val="005E5CDB"/>
    <w:rsid w:val="005E6137"/>
    <w:rsid w:val="005E6348"/>
    <w:rsid w:val="005E664C"/>
    <w:rsid w:val="005E68C6"/>
    <w:rsid w:val="005E6936"/>
    <w:rsid w:val="005E69AA"/>
    <w:rsid w:val="005E6D31"/>
    <w:rsid w:val="005F0106"/>
    <w:rsid w:val="005F0B82"/>
    <w:rsid w:val="005F1710"/>
    <w:rsid w:val="005F2104"/>
    <w:rsid w:val="005F2DDD"/>
    <w:rsid w:val="005F2FEA"/>
    <w:rsid w:val="005F36D5"/>
    <w:rsid w:val="005F3849"/>
    <w:rsid w:val="005F3889"/>
    <w:rsid w:val="005F3B18"/>
    <w:rsid w:val="005F3F43"/>
    <w:rsid w:val="005F440A"/>
    <w:rsid w:val="005F47CD"/>
    <w:rsid w:val="005F5176"/>
    <w:rsid w:val="005F51B8"/>
    <w:rsid w:val="005F5369"/>
    <w:rsid w:val="005F6168"/>
    <w:rsid w:val="005F6577"/>
    <w:rsid w:val="005F6703"/>
    <w:rsid w:val="005F6A05"/>
    <w:rsid w:val="005F6C1F"/>
    <w:rsid w:val="005F7366"/>
    <w:rsid w:val="006003C2"/>
    <w:rsid w:val="00600E81"/>
    <w:rsid w:val="0060198E"/>
    <w:rsid w:val="00601E6D"/>
    <w:rsid w:val="00602654"/>
    <w:rsid w:val="0060265F"/>
    <w:rsid w:val="00603089"/>
    <w:rsid w:val="0060369E"/>
    <w:rsid w:val="006037B1"/>
    <w:rsid w:val="006038F5"/>
    <w:rsid w:val="00603E79"/>
    <w:rsid w:val="00603F2C"/>
    <w:rsid w:val="006055C4"/>
    <w:rsid w:val="00605640"/>
    <w:rsid w:val="00605698"/>
    <w:rsid w:val="00605AFA"/>
    <w:rsid w:val="00605BA2"/>
    <w:rsid w:val="00605BA3"/>
    <w:rsid w:val="00605D76"/>
    <w:rsid w:val="00606224"/>
    <w:rsid w:val="006079F7"/>
    <w:rsid w:val="00607A10"/>
    <w:rsid w:val="006103AC"/>
    <w:rsid w:val="006104CF"/>
    <w:rsid w:val="00610654"/>
    <w:rsid w:val="00610EA1"/>
    <w:rsid w:val="00611301"/>
    <w:rsid w:val="006118A5"/>
    <w:rsid w:val="00611ADC"/>
    <w:rsid w:val="00611AED"/>
    <w:rsid w:val="00611C55"/>
    <w:rsid w:val="00611DE2"/>
    <w:rsid w:val="00611E68"/>
    <w:rsid w:val="006123E1"/>
    <w:rsid w:val="006124E8"/>
    <w:rsid w:val="00613A88"/>
    <w:rsid w:val="00613BD3"/>
    <w:rsid w:val="00613C4C"/>
    <w:rsid w:val="00613F2C"/>
    <w:rsid w:val="006143D0"/>
    <w:rsid w:val="00614488"/>
    <w:rsid w:val="00614706"/>
    <w:rsid w:val="00614752"/>
    <w:rsid w:val="00614E9A"/>
    <w:rsid w:val="00615352"/>
    <w:rsid w:val="00615A7B"/>
    <w:rsid w:val="00616693"/>
    <w:rsid w:val="00616776"/>
    <w:rsid w:val="00616850"/>
    <w:rsid w:val="00616C64"/>
    <w:rsid w:val="00617559"/>
    <w:rsid w:val="00617988"/>
    <w:rsid w:val="00617C51"/>
    <w:rsid w:val="00621642"/>
    <w:rsid w:val="0062175F"/>
    <w:rsid w:val="00621A32"/>
    <w:rsid w:val="00621AD7"/>
    <w:rsid w:val="00621B61"/>
    <w:rsid w:val="00621F69"/>
    <w:rsid w:val="00622345"/>
    <w:rsid w:val="0062239F"/>
    <w:rsid w:val="006223B6"/>
    <w:rsid w:val="006229AC"/>
    <w:rsid w:val="00622EDD"/>
    <w:rsid w:val="00623533"/>
    <w:rsid w:val="006237C4"/>
    <w:rsid w:val="00623A02"/>
    <w:rsid w:val="00624113"/>
    <w:rsid w:val="00624AFA"/>
    <w:rsid w:val="00624DA2"/>
    <w:rsid w:val="00624F9A"/>
    <w:rsid w:val="006251DE"/>
    <w:rsid w:val="00625525"/>
    <w:rsid w:val="006255CC"/>
    <w:rsid w:val="006255F8"/>
    <w:rsid w:val="00626614"/>
    <w:rsid w:val="00626CA7"/>
    <w:rsid w:val="00626FFB"/>
    <w:rsid w:val="00627225"/>
    <w:rsid w:val="00627C74"/>
    <w:rsid w:val="00627F13"/>
    <w:rsid w:val="00627F37"/>
    <w:rsid w:val="0063029A"/>
    <w:rsid w:val="0063059C"/>
    <w:rsid w:val="006306C6"/>
    <w:rsid w:val="0063082E"/>
    <w:rsid w:val="00630D12"/>
    <w:rsid w:val="00630E75"/>
    <w:rsid w:val="006313EF"/>
    <w:rsid w:val="00631542"/>
    <w:rsid w:val="006317C0"/>
    <w:rsid w:val="006323DC"/>
    <w:rsid w:val="00632811"/>
    <w:rsid w:val="006334C1"/>
    <w:rsid w:val="00633517"/>
    <w:rsid w:val="00633A97"/>
    <w:rsid w:val="00633F05"/>
    <w:rsid w:val="0063408C"/>
    <w:rsid w:val="006346E5"/>
    <w:rsid w:val="0063475D"/>
    <w:rsid w:val="00634A03"/>
    <w:rsid w:val="00634EE8"/>
    <w:rsid w:val="00635774"/>
    <w:rsid w:val="00635AD2"/>
    <w:rsid w:val="00636780"/>
    <w:rsid w:val="00636896"/>
    <w:rsid w:val="00637A01"/>
    <w:rsid w:val="0064002A"/>
    <w:rsid w:val="00640041"/>
    <w:rsid w:val="0064031D"/>
    <w:rsid w:val="0064034D"/>
    <w:rsid w:val="00641B3D"/>
    <w:rsid w:val="00641BA8"/>
    <w:rsid w:val="00641D57"/>
    <w:rsid w:val="00642183"/>
    <w:rsid w:val="006428DE"/>
    <w:rsid w:val="006431A0"/>
    <w:rsid w:val="00643214"/>
    <w:rsid w:val="006437E4"/>
    <w:rsid w:val="00643930"/>
    <w:rsid w:val="00643A4B"/>
    <w:rsid w:val="00643A8F"/>
    <w:rsid w:val="00643E06"/>
    <w:rsid w:val="0064419D"/>
    <w:rsid w:val="00644536"/>
    <w:rsid w:val="006449DB"/>
    <w:rsid w:val="00645178"/>
    <w:rsid w:val="006463AD"/>
    <w:rsid w:val="00646727"/>
    <w:rsid w:val="006467B2"/>
    <w:rsid w:val="00646D06"/>
    <w:rsid w:val="00646EA6"/>
    <w:rsid w:val="00646FAB"/>
    <w:rsid w:val="006472FE"/>
    <w:rsid w:val="0064777D"/>
    <w:rsid w:val="006501B8"/>
    <w:rsid w:val="00650A25"/>
    <w:rsid w:val="00650A59"/>
    <w:rsid w:val="00650B89"/>
    <w:rsid w:val="00651291"/>
    <w:rsid w:val="00651305"/>
    <w:rsid w:val="006515D3"/>
    <w:rsid w:val="006528EA"/>
    <w:rsid w:val="00652CD3"/>
    <w:rsid w:val="006534C9"/>
    <w:rsid w:val="00653A0A"/>
    <w:rsid w:val="00653AD2"/>
    <w:rsid w:val="00653CE2"/>
    <w:rsid w:val="00653F78"/>
    <w:rsid w:val="0065404F"/>
    <w:rsid w:val="00654530"/>
    <w:rsid w:val="0065469F"/>
    <w:rsid w:val="00654902"/>
    <w:rsid w:val="0065576F"/>
    <w:rsid w:val="0065581C"/>
    <w:rsid w:val="00655EDA"/>
    <w:rsid w:val="0065605C"/>
    <w:rsid w:val="00656CEB"/>
    <w:rsid w:val="00656F35"/>
    <w:rsid w:val="00656F74"/>
    <w:rsid w:val="00656FA1"/>
    <w:rsid w:val="00657055"/>
    <w:rsid w:val="00657596"/>
    <w:rsid w:val="00657745"/>
    <w:rsid w:val="00660642"/>
    <w:rsid w:val="00660D04"/>
    <w:rsid w:val="00660F99"/>
    <w:rsid w:val="0066115C"/>
    <w:rsid w:val="00661904"/>
    <w:rsid w:val="00661AA7"/>
    <w:rsid w:val="00661B42"/>
    <w:rsid w:val="00661C92"/>
    <w:rsid w:val="0066286B"/>
    <w:rsid w:val="00662F5B"/>
    <w:rsid w:val="00663204"/>
    <w:rsid w:val="00663250"/>
    <w:rsid w:val="00663AC2"/>
    <w:rsid w:val="00663C24"/>
    <w:rsid w:val="00663C6F"/>
    <w:rsid w:val="00663CB5"/>
    <w:rsid w:val="00663F4E"/>
    <w:rsid w:val="00664035"/>
    <w:rsid w:val="0066490B"/>
    <w:rsid w:val="00665061"/>
    <w:rsid w:val="00665122"/>
    <w:rsid w:val="006660B1"/>
    <w:rsid w:val="006661B7"/>
    <w:rsid w:val="006667E4"/>
    <w:rsid w:val="00666DA8"/>
    <w:rsid w:val="0066735C"/>
    <w:rsid w:val="006673F8"/>
    <w:rsid w:val="00667B14"/>
    <w:rsid w:val="00667BBA"/>
    <w:rsid w:val="00667BFE"/>
    <w:rsid w:val="00670B8D"/>
    <w:rsid w:val="00670CDB"/>
    <w:rsid w:val="00670F47"/>
    <w:rsid w:val="00671841"/>
    <w:rsid w:val="00671F5A"/>
    <w:rsid w:val="00672259"/>
    <w:rsid w:val="00672287"/>
    <w:rsid w:val="00672308"/>
    <w:rsid w:val="00672582"/>
    <w:rsid w:val="00672E6F"/>
    <w:rsid w:val="0067367F"/>
    <w:rsid w:val="006739C5"/>
    <w:rsid w:val="00673D54"/>
    <w:rsid w:val="00673D7B"/>
    <w:rsid w:val="006741C1"/>
    <w:rsid w:val="006742D9"/>
    <w:rsid w:val="006743F9"/>
    <w:rsid w:val="00674B23"/>
    <w:rsid w:val="006757F3"/>
    <w:rsid w:val="00675806"/>
    <w:rsid w:val="00676536"/>
    <w:rsid w:val="006767A5"/>
    <w:rsid w:val="0067684E"/>
    <w:rsid w:val="00676B02"/>
    <w:rsid w:val="00676D64"/>
    <w:rsid w:val="006800AB"/>
    <w:rsid w:val="0068054F"/>
    <w:rsid w:val="0068075E"/>
    <w:rsid w:val="00680A0E"/>
    <w:rsid w:val="00680E87"/>
    <w:rsid w:val="00681933"/>
    <w:rsid w:val="00681F20"/>
    <w:rsid w:val="006820F0"/>
    <w:rsid w:val="00682156"/>
    <w:rsid w:val="0068225C"/>
    <w:rsid w:val="0068294D"/>
    <w:rsid w:val="00682DA0"/>
    <w:rsid w:val="0068408B"/>
    <w:rsid w:val="0068487A"/>
    <w:rsid w:val="00685607"/>
    <w:rsid w:val="006857F3"/>
    <w:rsid w:val="00685D3E"/>
    <w:rsid w:val="00686244"/>
    <w:rsid w:val="006862D5"/>
    <w:rsid w:val="00686687"/>
    <w:rsid w:val="00686730"/>
    <w:rsid w:val="00686B55"/>
    <w:rsid w:val="00687455"/>
    <w:rsid w:val="0069135A"/>
    <w:rsid w:val="0069159B"/>
    <w:rsid w:val="006917E4"/>
    <w:rsid w:val="00692AC6"/>
    <w:rsid w:val="00692C96"/>
    <w:rsid w:val="00692E21"/>
    <w:rsid w:val="00692EE3"/>
    <w:rsid w:val="00692F82"/>
    <w:rsid w:val="006933D9"/>
    <w:rsid w:val="00693AE6"/>
    <w:rsid w:val="00693DC7"/>
    <w:rsid w:val="00694350"/>
    <w:rsid w:val="00694644"/>
    <w:rsid w:val="006949E2"/>
    <w:rsid w:val="00694ADD"/>
    <w:rsid w:val="00694BA1"/>
    <w:rsid w:val="00694F4A"/>
    <w:rsid w:val="00695149"/>
    <w:rsid w:val="00695173"/>
    <w:rsid w:val="00695252"/>
    <w:rsid w:val="00695364"/>
    <w:rsid w:val="0069622A"/>
    <w:rsid w:val="0069648E"/>
    <w:rsid w:val="006966F0"/>
    <w:rsid w:val="00697404"/>
    <w:rsid w:val="00697CD6"/>
    <w:rsid w:val="006A01FF"/>
    <w:rsid w:val="006A093F"/>
    <w:rsid w:val="006A095A"/>
    <w:rsid w:val="006A0B39"/>
    <w:rsid w:val="006A0B92"/>
    <w:rsid w:val="006A0B9C"/>
    <w:rsid w:val="006A0C4B"/>
    <w:rsid w:val="006A0F89"/>
    <w:rsid w:val="006A12F5"/>
    <w:rsid w:val="006A1B33"/>
    <w:rsid w:val="006A1E9C"/>
    <w:rsid w:val="006A2089"/>
    <w:rsid w:val="006A2CBC"/>
    <w:rsid w:val="006A322E"/>
    <w:rsid w:val="006A3372"/>
    <w:rsid w:val="006A34DB"/>
    <w:rsid w:val="006A39D1"/>
    <w:rsid w:val="006A3AB2"/>
    <w:rsid w:val="006A3E78"/>
    <w:rsid w:val="006A4339"/>
    <w:rsid w:val="006A4440"/>
    <w:rsid w:val="006A500C"/>
    <w:rsid w:val="006A5114"/>
    <w:rsid w:val="006A55B1"/>
    <w:rsid w:val="006A57E1"/>
    <w:rsid w:val="006A591C"/>
    <w:rsid w:val="006A5BBB"/>
    <w:rsid w:val="006A5FD5"/>
    <w:rsid w:val="006A6E77"/>
    <w:rsid w:val="006A7525"/>
    <w:rsid w:val="006A7B20"/>
    <w:rsid w:val="006A7E61"/>
    <w:rsid w:val="006A7FED"/>
    <w:rsid w:val="006B0671"/>
    <w:rsid w:val="006B0CD9"/>
    <w:rsid w:val="006B0FED"/>
    <w:rsid w:val="006B104F"/>
    <w:rsid w:val="006B1CCB"/>
    <w:rsid w:val="006B1D76"/>
    <w:rsid w:val="006B21B3"/>
    <w:rsid w:val="006B2585"/>
    <w:rsid w:val="006B2669"/>
    <w:rsid w:val="006B2A36"/>
    <w:rsid w:val="006B32DF"/>
    <w:rsid w:val="006B34BB"/>
    <w:rsid w:val="006B34FD"/>
    <w:rsid w:val="006B3AD4"/>
    <w:rsid w:val="006B3B0D"/>
    <w:rsid w:val="006B3F82"/>
    <w:rsid w:val="006B491F"/>
    <w:rsid w:val="006B4A6F"/>
    <w:rsid w:val="006B545A"/>
    <w:rsid w:val="006B5611"/>
    <w:rsid w:val="006B58F1"/>
    <w:rsid w:val="006B5DD5"/>
    <w:rsid w:val="006B6475"/>
    <w:rsid w:val="006B71FB"/>
    <w:rsid w:val="006B72A7"/>
    <w:rsid w:val="006B7757"/>
    <w:rsid w:val="006C09D2"/>
    <w:rsid w:val="006C0A15"/>
    <w:rsid w:val="006C0A4A"/>
    <w:rsid w:val="006C0AB0"/>
    <w:rsid w:val="006C0B7E"/>
    <w:rsid w:val="006C0C79"/>
    <w:rsid w:val="006C110C"/>
    <w:rsid w:val="006C16C8"/>
    <w:rsid w:val="006C2097"/>
    <w:rsid w:val="006C2D99"/>
    <w:rsid w:val="006C35A6"/>
    <w:rsid w:val="006C3FD1"/>
    <w:rsid w:val="006C4363"/>
    <w:rsid w:val="006C4534"/>
    <w:rsid w:val="006C4802"/>
    <w:rsid w:val="006C4958"/>
    <w:rsid w:val="006C4A1A"/>
    <w:rsid w:val="006C4CC3"/>
    <w:rsid w:val="006C57DE"/>
    <w:rsid w:val="006C5B80"/>
    <w:rsid w:val="006C5BE8"/>
    <w:rsid w:val="006C5F2E"/>
    <w:rsid w:val="006C6109"/>
    <w:rsid w:val="006C639B"/>
    <w:rsid w:val="006C66A5"/>
    <w:rsid w:val="006C66B5"/>
    <w:rsid w:val="006C6C9B"/>
    <w:rsid w:val="006C7232"/>
    <w:rsid w:val="006C7329"/>
    <w:rsid w:val="006C7348"/>
    <w:rsid w:val="006C73D1"/>
    <w:rsid w:val="006C7B92"/>
    <w:rsid w:val="006D0492"/>
    <w:rsid w:val="006D0A9F"/>
    <w:rsid w:val="006D0E78"/>
    <w:rsid w:val="006D11CA"/>
    <w:rsid w:val="006D1537"/>
    <w:rsid w:val="006D1EB0"/>
    <w:rsid w:val="006D236E"/>
    <w:rsid w:val="006D2755"/>
    <w:rsid w:val="006D2C63"/>
    <w:rsid w:val="006D3129"/>
    <w:rsid w:val="006D3548"/>
    <w:rsid w:val="006D3D63"/>
    <w:rsid w:val="006D4497"/>
    <w:rsid w:val="006D48A1"/>
    <w:rsid w:val="006D4A76"/>
    <w:rsid w:val="006D500C"/>
    <w:rsid w:val="006D5505"/>
    <w:rsid w:val="006D5506"/>
    <w:rsid w:val="006D5586"/>
    <w:rsid w:val="006D5A06"/>
    <w:rsid w:val="006D61B5"/>
    <w:rsid w:val="006D6DCA"/>
    <w:rsid w:val="006D7024"/>
    <w:rsid w:val="006D71CB"/>
    <w:rsid w:val="006D722C"/>
    <w:rsid w:val="006D73B5"/>
    <w:rsid w:val="006D73DC"/>
    <w:rsid w:val="006E0100"/>
    <w:rsid w:val="006E0133"/>
    <w:rsid w:val="006E08AB"/>
    <w:rsid w:val="006E0ABC"/>
    <w:rsid w:val="006E0B08"/>
    <w:rsid w:val="006E0C33"/>
    <w:rsid w:val="006E1091"/>
    <w:rsid w:val="006E178B"/>
    <w:rsid w:val="006E1980"/>
    <w:rsid w:val="006E2588"/>
    <w:rsid w:val="006E2D64"/>
    <w:rsid w:val="006E37BA"/>
    <w:rsid w:val="006E3E29"/>
    <w:rsid w:val="006E4081"/>
    <w:rsid w:val="006E43D8"/>
    <w:rsid w:val="006E4EB9"/>
    <w:rsid w:val="006E4EF1"/>
    <w:rsid w:val="006E60D9"/>
    <w:rsid w:val="006E6915"/>
    <w:rsid w:val="006E6977"/>
    <w:rsid w:val="006E6C0B"/>
    <w:rsid w:val="006E795B"/>
    <w:rsid w:val="006E7D0E"/>
    <w:rsid w:val="006F0DE1"/>
    <w:rsid w:val="006F1231"/>
    <w:rsid w:val="006F1250"/>
    <w:rsid w:val="006F1E44"/>
    <w:rsid w:val="006F223C"/>
    <w:rsid w:val="006F2822"/>
    <w:rsid w:val="006F2C39"/>
    <w:rsid w:val="006F2D37"/>
    <w:rsid w:val="006F3C25"/>
    <w:rsid w:val="006F3EFE"/>
    <w:rsid w:val="006F42BE"/>
    <w:rsid w:val="006F4D0A"/>
    <w:rsid w:val="006F4FF7"/>
    <w:rsid w:val="006F545B"/>
    <w:rsid w:val="006F5CF9"/>
    <w:rsid w:val="006F61CD"/>
    <w:rsid w:val="006F6259"/>
    <w:rsid w:val="006F6587"/>
    <w:rsid w:val="006F658B"/>
    <w:rsid w:val="006F66A8"/>
    <w:rsid w:val="006F684F"/>
    <w:rsid w:val="006F6ACC"/>
    <w:rsid w:val="006F6AFE"/>
    <w:rsid w:val="006F6B75"/>
    <w:rsid w:val="006F6CE6"/>
    <w:rsid w:val="006F6D0D"/>
    <w:rsid w:val="006F7CED"/>
    <w:rsid w:val="006F7DD0"/>
    <w:rsid w:val="007004C3"/>
    <w:rsid w:val="00700603"/>
    <w:rsid w:val="00700A3F"/>
    <w:rsid w:val="00700E5D"/>
    <w:rsid w:val="00701B32"/>
    <w:rsid w:val="00702135"/>
    <w:rsid w:val="007022EE"/>
    <w:rsid w:val="007028D2"/>
    <w:rsid w:val="0070362B"/>
    <w:rsid w:val="0070362C"/>
    <w:rsid w:val="0070362E"/>
    <w:rsid w:val="0070375C"/>
    <w:rsid w:val="00703AEE"/>
    <w:rsid w:val="00704166"/>
    <w:rsid w:val="00704293"/>
    <w:rsid w:val="007050D5"/>
    <w:rsid w:val="00705809"/>
    <w:rsid w:val="00705EFD"/>
    <w:rsid w:val="00707302"/>
    <w:rsid w:val="0070749A"/>
    <w:rsid w:val="00707956"/>
    <w:rsid w:val="00707A94"/>
    <w:rsid w:val="00710667"/>
    <w:rsid w:val="007106A1"/>
    <w:rsid w:val="0071086D"/>
    <w:rsid w:val="00710CB4"/>
    <w:rsid w:val="007113CB"/>
    <w:rsid w:val="00711591"/>
    <w:rsid w:val="00711790"/>
    <w:rsid w:val="00712691"/>
    <w:rsid w:val="00712DEC"/>
    <w:rsid w:val="007136D9"/>
    <w:rsid w:val="0071382D"/>
    <w:rsid w:val="00713BCC"/>
    <w:rsid w:val="00714030"/>
    <w:rsid w:val="0071449A"/>
    <w:rsid w:val="00714518"/>
    <w:rsid w:val="007147A7"/>
    <w:rsid w:val="007147F5"/>
    <w:rsid w:val="00714E78"/>
    <w:rsid w:val="0071512D"/>
    <w:rsid w:val="00715B0D"/>
    <w:rsid w:val="0071719F"/>
    <w:rsid w:val="007174BA"/>
    <w:rsid w:val="00717A00"/>
    <w:rsid w:val="00717CC5"/>
    <w:rsid w:val="007207B0"/>
    <w:rsid w:val="00720F8B"/>
    <w:rsid w:val="007210FF"/>
    <w:rsid w:val="007211B3"/>
    <w:rsid w:val="00721912"/>
    <w:rsid w:val="0072203A"/>
    <w:rsid w:val="00722042"/>
    <w:rsid w:val="00722287"/>
    <w:rsid w:val="007224CC"/>
    <w:rsid w:val="007228EC"/>
    <w:rsid w:val="00723137"/>
    <w:rsid w:val="007234A1"/>
    <w:rsid w:val="0072385C"/>
    <w:rsid w:val="00723FAE"/>
    <w:rsid w:val="007241E9"/>
    <w:rsid w:val="007251AC"/>
    <w:rsid w:val="00725980"/>
    <w:rsid w:val="007267CF"/>
    <w:rsid w:val="007273E4"/>
    <w:rsid w:val="007275EE"/>
    <w:rsid w:val="00727E9E"/>
    <w:rsid w:val="00730017"/>
    <w:rsid w:val="007301F2"/>
    <w:rsid w:val="00730A95"/>
    <w:rsid w:val="00730BCF"/>
    <w:rsid w:val="007312BD"/>
    <w:rsid w:val="0073196B"/>
    <w:rsid w:val="00731F9A"/>
    <w:rsid w:val="00732978"/>
    <w:rsid w:val="00732A66"/>
    <w:rsid w:val="00732D9B"/>
    <w:rsid w:val="00732EE4"/>
    <w:rsid w:val="00733294"/>
    <w:rsid w:val="00733C19"/>
    <w:rsid w:val="00733CBA"/>
    <w:rsid w:val="00733EEB"/>
    <w:rsid w:val="007344EA"/>
    <w:rsid w:val="00734E82"/>
    <w:rsid w:val="007352EB"/>
    <w:rsid w:val="00735EB4"/>
    <w:rsid w:val="007360DB"/>
    <w:rsid w:val="00736437"/>
    <w:rsid w:val="007368FB"/>
    <w:rsid w:val="00736C96"/>
    <w:rsid w:val="007370A5"/>
    <w:rsid w:val="007371F8"/>
    <w:rsid w:val="007374E5"/>
    <w:rsid w:val="00737817"/>
    <w:rsid w:val="00737F25"/>
    <w:rsid w:val="00737FCF"/>
    <w:rsid w:val="00740285"/>
    <w:rsid w:val="00740299"/>
    <w:rsid w:val="007411A8"/>
    <w:rsid w:val="0074183F"/>
    <w:rsid w:val="00741CA8"/>
    <w:rsid w:val="00741D72"/>
    <w:rsid w:val="00742125"/>
    <w:rsid w:val="0074349F"/>
    <w:rsid w:val="00744640"/>
    <w:rsid w:val="00745277"/>
    <w:rsid w:val="007455F4"/>
    <w:rsid w:val="007460A3"/>
    <w:rsid w:val="007464EE"/>
    <w:rsid w:val="007466FA"/>
    <w:rsid w:val="007467D2"/>
    <w:rsid w:val="00746C7C"/>
    <w:rsid w:val="00746EAB"/>
    <w:rsid w:val="00747A1C"/>
    <w:rsid w:val="00747DA2"/>
    <w:rsid w:val="007502DC"/>
    <w:rsid w:val="007507B2"/>
    <w:rsid w:val="00750CCB"/>
    <w:rsid w:val="0075163B"/>
    <w:rsid w:val="00751C37"/>
    <w:rsid w:val="0075209E"/>
    <w:rsid w:val="007525A1"/>
    <w:rsid w:val="00752A92"/>
    <w:rsid w:val="00753544"/>
    <w:rsid w:val="00753720"/>
    <w:rsid w:val="00753D73"/>
    <w:rsid w:val="00753E29"/>
    <w:rsid w:val="007546DC"/>
    <w:rsid w:val="007546DD"/>
    <w:rsid w:val="007546FD"/>
    <w:rsid w:val="00754775"/>
    <w:rsid w:val="00754F15"/>
    <w:rsid w:val="007550B8"/>
    <w:rsid w:val="00755E94"/>
    <w:rsid w:val="00756510"/>
    <w:rsid w:val="00756D6B"/>
    <w:rsid w:val="00757189"/>
    <w:rsid w:val="007574B1"/>
    <w:rsid w:val="00760323"/>
    <w:rsid w:val="00760365"/>
    <w:rsid w:val="00761079"/>
    <w:rsid w:val="00761225"/>
    <w:rsid w:val="007616CD"/>
    <w:rsid w:val="0076223A"/>
    <w:rsid w:val="007623F0"/>
    <w:rsid w:val="007626F1"/>
    <w:rsid w:val="00762A94"/>
    <w:rsid w:val="0076302A"/>
    <w:rsid w:val="0076317D"/>
    <w:rsid w:val="00763A52"/>
    <w:rsid w:val="0076424D"/>
    <w:rsid w:val="00764B73"/>
    <w:rsid w:val="00764ED6"/>
    <w:rsid w:val="00764F4C"/>
    <w:rsid w:val="00765328"/>
    <w:rsid w:val="00765635"/>
    <w:rsid w:val="007656D2"/>
    <w:rsid w:val="00765704"/>
    <w:rsid w:val="00766672"/>
    <w:rsid w:val="0076767D"/>
    <w:rsid w:val="00767CFE"/>
    <w:rsid w:val="007700CE"/>
    <w:rsid w:val="007701A4"/>
    <w:rsid w:val="0077066D"/>
    <w:rsid w:val="00771873"/>
    <w:rsid w:val="007727F9"/>
    <w:rsid w:val="00772AE2"/>
    <w:rsid w:val="00772B40"/>
    <w:rsid w:val="00772B83"/>
    <w:rsid w:val="00773466"/>
    <w:rsid w:val="007736F8"/>
    <w:rsid w:val="00774CD0"/>
    <w:rsid w:val="00775490"/>
    <w:rsid w:val="00775669"/>
    <w:rsid w:val="00775727"/>
    <w:rsid w:val="007758AB"/>
    <w:rsid w:val="00775A82"/>
    <w:rsid w:val="00775C09"/>
    <w:rsid w:val="007761A7"/>
    <w:rsid w:val="007761D4"/>
    <w:rsid w:val="007761FA"/>
    <w:rsid w:val="0077637F"/>
    <w:rsid w:val="007765FD"/>
    <w:rsid w:val="00776C61"/>
    <w:rsid w:val="007770CC"/>
    <w:rsid w:val="0077795E"/>
    <w:rsid w:val="00780BE9"/>
    <w:rsid w:val="00780D31"/>
    <w:rsid w:val="00780F67"/>
    <w:rsid w:val="007819A1"/>
    <w:rsid w:val="00781F75"/>
    <w:rsid w:val="007823AA"/>
    <w:rsid w:val="007824F1"/>
    <w:rsid w:val="00783007"/>
    <w:rsid w:val="0078329A"/>
    <w:rsid w:val="007832BD"/>
    <w:rsid w:val="007834EA"/>
    <w:rsid w:val="007835A4"/>
    <w:rsid w:val="007839D5"/>
    <w:rsid w:val="007839EB"/>
    <w:rsid w:val="00783BE7"/>
    <w:rsid w:val="00783CF0"/>
    <w:rsid w:val="00784212"/>
    <w:rsid w:val="007847ED"/>
    <w:rsid w:val="007848FD"/>
    <w:rsid w:val="00785384"/>
    <w:rsid w:val="00785DB3"/>
    <w:rsid w:val="00785F34"/>
    <w:rsid w:val="007861B1"/>
    <w:rsid w:val="0078677A"/>
    <w:rsid w:val="00786B2B"/>
    <w:rsid w:val="00786D15"/>
    <w:rsid w:val="0078761C"/>
    <w:rsid w:val="00790745"/>
    <w:rsid w:val="0079119A"/>
    <w:rsid w:val="007912C1"/>
    <w:rsid w:val="007918DD"/>
    <w:rsid w:val="00791915"/>
    <w:rsid w:val="007919E1"/>
    <w:rsid w:val="00791A64"/>
    <w:rsid w:val="00791D73"/>
    <w:rsid w:val="007925C6"/>
    <w:rsid w:val="007926B2"/>
    <w:rsid w:val="007926B4"/>
    <w:rsid w:val="00793361"/>
    <w:rsid w:val="007937C6"/>
    <w:rsid w:val="00793C63"/>
    <w:rsid w:val="00793EC9"/>
    <w:rsid w:val="00793EEB"/>
    <w:rsid w:val="00794611"/>
    <w:rsid w:val="00794694"/>
    <w:rsid w:val="00794830"/>
    <w:rsid w:val="00794F09"/>
    <w:rsid w:val="0079525A"/>
    <w:rsid w:val="00795F6A"/>
    <w:rsid w:val="00796E50"/>
    <w:rsid w:val="00797007"/>
    <w:rsid w:val="007976A1"/>
    <w:rsid w:val="00797C76"/>
    <w:rsid w:val="00797E3C"/>
    <w:rsid w:val="007A02EB"/>
    <w:rsid w:val="007A1428"/>
    <w:rsid w:val="007A16EB"/>
    <w:rsid w:val="007A1C0B"/>
    <w:rsid w:val="007A22BE"/>
    <w:rsid w:val="007A2690"/>
    <w:rsid w:val="007A2826"/>
    <w:rsid w:val="007A2829"/>
    <w:rsid w:val="007A28CE"/>
    <w:rsid w:val="007A290C"/>
    <w:rsid w:val="007A2A36"/>
    <w:rsid w:val="007A2E70"/>
    <w:rsid w:val="007A345D"/>
    <w:rsid w:val="007A349E"/>
    <w:rsid w:val="007A3B12"/>
    <w:rsid w:val="007A43F5"/>
    <w:rsid w:val="007A4D24"/>
    <w:rsid w:val="007A505C"/>
    <w:rsid w:val="007A548E"/>
    <w:rsid w:val="007A54CD"/>
    <w:rsid w:val="007A59FE"/>
    <w:rsid w:val="007A66C9"/>
    <w:rsid w:val="007A6D0B"/>
    <w:rsid w:val="007A6ECE"/>
    <w:rsid w:val="007A72AF"/>
    <w:rsid w:val="007A7545"/>
    <w:rsid w:val="007A7688"/>
    <w:rsid w:val="007B0403"/>
    <w:rsid w:val="007B0616"/>
    <w:rsid w:val="007B1244"/>
    <w:rsid w:val="007B16E0"/>
    <w:rsid w:val="007B1765"/>
    <w:rsid w:val="007B1B33"/>
    <w:rsid w:val="007B23BD"/>
    <w:rsid w:val="007B273B"/>
    <w:rsid w:val="007B2800"/>
    <w:rsid w:val="007B2A70"/>
    <w:rsid w:val="007B2E57"/>
    <w:rsid w:val="007B30E9"/>
    <w:rsid w:val="007B3802"/>
    <w:rsid w:val="007B394A"/>
    <w:rsid w:val="007B3E8B"/>
    <w:rsid w:val="007B4126"/>
    <w:rsid w:val="007B434E"/>
    <w:rsid w:val="007B48FD"/>
    <w:rsid w:val="007B4968"/>
    <w:rsid w:val="007B4B55"/>
    <w:rsid w:val="007B4D4F"/>
    <w:rsid w:val="007B5CC3"/>
    <w:rsid w:val="007B5F00"/>
    <w:rsid w:val="007B6A46"/>
    <w:rsid w:val="007B7792"/>
    <w:rsid w:val="007C07AF"/>
    <w:rsid w:val="007C082D"/>
    <w:rsid w:val="007C1A79"/>
    <w:rsid w:val="007C1D09"/>
    <w:rsid w:val="007C1DC2"/>
    <w:rsid w:val="007C22F7"/>
    <w:rsid w:val="007C28E5"/>
    <w:rsid w:val="007C2D54"/>
    <w:rsid w:val="007C33EB"/>
    <w:rsid w:val="007C3604"/>
    <w:rsid w:val="007C3ECA"/>
    <w:rsid w:val="007C45A3"/>
    <w:rsid w:val="007C4E9F"/>
    <w:rsid w:val="007C552D"/>
    <w:rsid w:val="007C56A2"/>
    <w:rsid w:val="007C5A96"/>
    <w:rsid w:val="007C5D42"/>
    <w:rsid w:val="007C60AB"/>
    <w:rsid w:val="007C634C"/>
    <w:rsid w:val="007C6DF2"/>
    <w:rsid w:val="007C75CC"/>
    <w:rsid w:val="007C7636"/>
    <w:rsid w:val="007D0346"/>
    <w:rsid w:val="007D0C9C"/>
    <w:rsid w:val="007D0D0D"/>
    <w:rsid w:val="007D100E"/>
    <w:rsid w:val="007D1196"/>
    <w:rsid w:val="007D1488"/>
    <w:rsid w:val="007D1B4A"/>
    <w:rsid w:val="007D1BB8"/>
    <w:rsid w:val="007D22F4"/>
    <w:rsid w:val="007D3112"/>
    <w:rsid w:val="007D3254"/>
    <w:rsid w:val="007D3519"/>
    <w:rsid w:val="007D3623"/>
    <w:rsid w:val="007D4DCC"/>
    <w:rsid w:val="007D51C6"/>
    <w:rsid w:val="007D575C"/>
    <w:rsid w:val="007D5770"/>
    <w:rsid w:val="007D5A50"/>
    <w:rsid w:val="007D5D19"/>
    <w:rsid w:val="007D6026"/>
    <w:rsid w:val="007D63F9"/>
    <w:rsid w:val="007D6938"/>
    <w:rsid w:val="007D7341"/>
    <w:rsid w:val="007D7C62"/>
    <w:rsid w:val="007E0B5F"/>
    <w:rsid w:val="007E16BD"/>
    <w:rsid w:val="007E1860"/>
    <w:rsid w:val="007E1C41"/>
    <w:rsid w:val="007E235C"/>
    <w:rsid w:val="007E24EF"/>
    <w:rsid w:val="007E29AF"/>
    <w:rsid w:val="007E334D"/>
    <w:rsid w:val="007E3643"/>
    <w:rsid w:val="007E3E27"/>
    <w:rsid w:val="007E3E2D"/>
    <w:rsid w:val="007E3E39"/>
    <w:rsid w:val="007E45A4"/>
    <w:rsid w:val="007E45CF"/>
    <w:rsid w:val="007E48F3"/>
    <w:rsid w:val="007E4C81"/>
    <w:rsid w:val="007E4D26"/>
    <w:rsid w:val="007E4FF9"/>
    <w:rsid w:val="007E5DD9"/>
    <w:rsid w:val="007E6CD1"/>
    <w:rsid w:val="007E6EE4"/>
    <w:rsid w:val="007E742D"/>
    <w:rsid w:val="007E764E"/>
    <w:rsid w:val="007E7D3E"/>
    <w:rsid w:val="007E7E3E"/>
    <w:rsid w:val="007F0FA8"/>
    <w:rsid w:val="007F10F1"/>
    <w:rsid w:val="007F1386"/>
    <w:rsid w:val="007F15CE"/>
    <w:rsid w:val="007F1E18"/>
    <w:rsid w:val="007F27AC"/>
    <w:rsid w:val="007F2A5F"/>
    <w:rsid w:val="007F3991"/>
    <w:rsid w:val="007F3C9B"/>
    <w:rsid w:val="007F3FC7"/>
    <w:rsid w:val="007F40E1"/>
    <w:rsid w:val="007F48BD"/>
    <w:rsid w:val="007F4B7A"/>
    <w:rsid w:val="007F4FE4"/>
    <w:rsid w:val="007F534A"/>
    <w:rsid w:val="007F580E"/>
    <w:rsid w:val="007F5AFD"/>
    <w:rsid w:val="007F5E92"/>
    <w:rsid w:val="007F5F2F"/>
    <w:rsid w:val="007F697C"/>
    <w:rsid w:val="007F69B7"/>
    <w:rsid w:val="007F6C4B"/>
    <w:rsid w:val="007F6F4E"/>
    <w:rsid w:val="007F72AC"/>
    <w:rsid w:val="007F7347"/>
    <w:rsid w:val="007F7A9B"/>
    <w:rsid w:val="007F7B53"/>
    <w:rsid w:val="008002EF"/>
    <w:rsid w:val="00800715"/>
    <w:rsid w:val="00800B44"/>
    <w:rsid w:val="00800C0E"/>
    <w:rsid w:val="008014DB"/>
    <w:rsid w:val="008015AA"/>
    <w:rsid w:val="008016EE"/>
    <w:rsid w:val="00801BAF"/>
    <w:rsid w:val="00801E6B"/>
    <w:rsid w:val="00802962"/>
    <w:rsid w:val="00802D48"/>
    <w:rsid w:val="00803573"/>
    <w:rsid w:val="0080357D"/>
    <w:rsid w:val="008038E7"/>
    <w:rsid w:val="00804AE9"/>
    <w:rsid w:val="00804B01"/>
    <w:rsid w:val="008057F5"/>
    <w:rsid w:val="0080637D"/>
    <w:rsid w:val="00806573"/>
    <w:rsid w:val="00806E9F"/>
    <w:rsid w:val="00806EFD"/>
    <w:rsid w:val="00807277"/>
    <w:rsid w:val="008109B8"/>
    <w:rsid w:val="00811620"/>
    <w:rsid w:val="00811CAF"/>
    <w:rsid w:val="00811EDF"/>
    <w:rsid w:val="00812AC9"/>
    <w:rsid w:val="00812F58"/>
    <w:rsid w:val="008132DA"/>
    <w:rsid w:val="008133E4"/>
    <w:rsid w:val="0081389D"/>
    <w:rsid w:val="00813C8A"/>
    <w:rsid w:val="008147A5"/>
    <w:rsid w:val="0081482D"/>
    <w:rsid w:val="00814D20"/>
    <w:rsid w:val="00814D81"/>
    <w:rsid w:val="00814E3B"/>
    <w:rsid w:val="00815187"/>
    <w:rsid w:val="008151AB"/>
    <w:rsid w:val="008153CB"/>
    <w:rsid w:val="0081549F"/>
    <w:rsid w:val="008157C6"/>
    <w:rsid w:val="008174E9"/>
    <w:rsid w:val="00817950"/>
    <w:rsid w:val="00820369"/>
    <w:rsid w:val="008205E4"/>
    <w:rsid w:val="00820716"/>
    <w:rsid w:val="00820A12"/>
    <w:rsid w:val="00820D6B"/>
    <w:rsid w:val="00821103"/>
    <w:rsid w:val="00821B78"/>
    <w:rsid w:val="0082202A"/>
    <w:rsid w:val="008226F2"/>
    <w:rsid w:val="00822797"/>
    <w:rsid w:val="00822B58"/>
    <w:rsid w:val="00822FDF"/>
    <w:rsid w:val="00823571"/>
    <w:rsid w:val="0082357F"/>
    <w:rsid w:val="008240A2"/>
    <w:rsid w:val="00824AE0"/>
    <w:rsid w:val="00824C19"/>
    <w:rsid w:val="008252BB"/>
    <w:rsid w:val="008260F9"/>
    <w:rsid w:val="008265D4"/>
    <w:rsid w:val="008270CF"/>
    <w:rsid w:val="0082794B"/>
    <w:rsid w:val="00827CF6"/>
    <w:rsid w:val="00831178"/>
    <w:rsid w:val="008314D1"/>
    <w:rsid w:val="0083173E"/>
    <w:rsid w:val="0083188F"/>
    <w:rsid w:val="008324A0"/>
    <w:rsid w:val="00832A72"/>
    <w:rsid w:val="00832C1E"/>
    <w:rsid w:val="00832DDB"/>
    <w:rsid w:val="00832F54"/>
    <w:rsid w:val="00833134"/>
    <w:rsid w:val="008332D1"/>
    <w:rsid w:val="00833A34"/>
    <w:rsid w:val="00834570"/>
    <w:rsid w:val="00834D6B"/>
    <w:rsid w:val="00834DCB"/>
    <w:rsid w:val="00835140"/>
    <w:rsid w:val="0083516C"/>
    <w:rsid w:val="00835173"/>
    <w:rsid w:val="008353DE"/>
    <w:rsid w:val="00835408"/>
    <w:rsid w:val="0083560D"/>
    <w:rsid w:val="00835993"/>
    <w:rsid w:val="00835C5D"/>
    <w:rsid w:val="008361F8"/>
    <w:rsid w:val="008369A4"/>
    <w:rsid w:val="00836B96"/>
    <w:rsid w:val="0083739E"/>
    <w:rsid w:val="00837694"/>
    <w:rsid w:val="008379A2"/>
    <w:rsid w:val="00837E62"/>
    <w:rsid w:val="00837F01"/>
    <w:rsid w:val="00840159"/>
    <w:rsid w:val="008401CC"/>
    <w:rsid w:val="00840C3D"/>
    <w:rsid w:val="008410EB"/>
    <w:rsid w:val="0084165F"/>
    <w:rsid w:val="008416E3"/>
    <w:rsid w:val="008417D0"/>
    <w:rsid w:val="00841885"/>
    <w:rsid w:val="00841893"/>
    <w:rsid w:val="00841F11"/>
    <w:rsid w:val="00842592"/>
    <w:rsid w:val="008428B5"/>
    <w:rsid w:val="00842A02"/>
    <w:rsid w:val="00842FCC"/>
    <w:rsid w:val="0084330F"/>
    <w:rsid w:val="0084377E"/>
    <w:rsid w:val="008438E7"/>
    <w:rsid w:val="00843D37"/>
    <w:rsid w:val="00843D7C"/>
    <w:rsid w:val="00843EFF"/>
    <w:rsid w:val="00844130"/>
    <w:rsid w:val="008443B9"/>
    <w:rsid w:val="008444E6"/>
    <w:rsid w:val="00844712"/>
    <w:rsid w:val="00844E93"/>
    <w:rsid w:val="00845219"/>
    <w:rsid w:val="00845254"/>
    <w:rsid w:val="0084542C"/>
    <w:rsid w:val="00845528"/>
    <w:rsid w:val="00845537"/>
    <w:rsid w:val="00845C9B"/>
    <w:rsid w:val="00845FDB"/>
    <w:rsid w:val="0084628D"/>
    <w:rsid w:val="0084675B"/>
    <w:rsid w:val="00846A77"/>
    <w:rsid w:val="00847EFA"/>
    <w:rsid w:val="00850251"/>
    <w:rsid w:val="0085036F"/>
    <w:rsid w:val="00850930"/>
    <w:rsid w:val="00850EB4"/>
    <w:rsid w:val="00851400"/>
    <w:rsid w:val="0085203A"/>
    <w:rsid w:val="0085267E"/>
    <w:rsid w:val="008527F2"/>
    <w:rsid w:val="00852E73"/>
    <w:rsid w:val="008533E9"/>
    <w:rsid w:val="008536D4"/>
    <w:rsid w:val="00853995"/>
    <w:rsid w:val="00853EEE"/>
    <w:rsid w:val="00854197"/>
    <w:rsid w:val="0085478B"/>
    <w:rsid w:val="00854AAB"/>
    <w:rsid w:val="00854B0A"/>
    <w:rsid w:val="00854D10"/>
    <w:rsid w:val="00854F3B"/>
    <w:rsid w:val="00855BDB"/>
    <w:rsid w:val="00855D77"/>
    <w:rsid w:val="00855E31"/>
    <w:rsid w:val="00857051"/>
    <w:rsid w:val="008572D3"/>
    <w:rsid w:val="0086001C"/>
    <w:rsid w:val="00860750"/>
    <w:rsid w:val="0086118D"/>
    <w:rsid w:val="00861369"/>
    <w:rsid w:val="0086163E"/>
    <w:rsid w:val="00861B39"/>
    <w:rsid w:val="00861B8A"/>
    <w:rsid w:val="00861FAA"/>
    <w:rsid w:val="00862137"/>
    <w:rsid w:val="00862EA2"/>
    <w:rsid w:val="008633F3"/>
    <w:rsid w:val="00863DAF"/>
    <w:rsid w:val="00863DD4"/>
    <w:rsid w:val="00863ED8"/>
    <w:rsid w:val="00864571"/>
    <w:rsid w:val="008649BC"/>
    <w:rsid w:val="00864CD9"/>
    <w:rsid w:val="00865680"/>
    <w:rsid w:val="008657B2"/>
    <w:rsid w:val="008657E5"/>
    <w:rsid w:val="00866C32"/>
    <w:rsid w:val="00866D73"/>
    <w:rsid w:val="008671FF"/>
    <w:rsid w:val="00867949"/>
    <w:rsid w:val="00870294"/>
    <w:rsid w:val="008706C4"/>
    <w:rsid w:val="00870A9D"/>
    <w:rsid w:val="00870D6F"/>
    <w:rsid w:val="00870FD1"/>
    <w:rsid w:val="008710AC"/>
    <w:rsid w:val="00871B96"/>
    <w:rsid w:val="00871BD1"/>
    <w:rsid w:val="00871D08"/>
    <w:rsid w:val="008723C4"/>
    <w:rsid w:val="00872AB2"/>
    <w:rsid w:val="00872CB0"/>
    <w:rsid w:val="00873049"/>
    <w:rsid w:val="00873433"/>
    <w:rsid w:val="0087376F"/>
    <w:rsid w:val="008739B6"/>
    <w:rsid w:val="00873C7B"/>
    <w:rsid w:val="00874F40"/>
    <w:rsid w:val="008753C2"/>
    <w:rsid w:val="008754F9"/>
    <w:rsid w:val="008757E4"/>
    <w:rsid w:val="00875D83"/>
    <w:rsid w:val="00875DDC"/>
    <w:rsid w:val="008760C2"/>
    <w:rsid w:val="0087658B"/>
    <w:rsid w:val="00877E7C"/>
    <w:rsid w:val="00880110"/>
    <w:rsid w:val="0088040D"/>
    <w:rsid w:val="008805F8"/>
    <w:rsid w:val="0088067F"/>
    <w:rsid w:val="00880791"/>
    <w:rsid w:val="00880AD6"/>
    <w:rsid w:val="00880BA1"/>
    <w:rsid w:val="00881233"/>
    <w:rsid w:val="008814CE"/>
    <w:rsid w:val="0088192E"/>
    <w:rsid w:val="00881B38"/>
    <w:rsid w:val="00881CA0"/>
    <w:rsid w:val="008821A5"/>
    <w:rsid w:val="0088225A"/>
    <w:rsid w:val="00882BFD"/>
    <w:rsid w:val="00883965"/>
    <w:rsid w:val="00884926"/>
    <w:rsid w:val="008849EF"/>
    <w:rsid w:val="00884BE0"/>
    <w:rsid w:val="00884C2D"/>
    <w:rsid w:val="00885228"/>
    <w:rsid w:val="00885318"/>
    <w:rsid w:val="00885336"/>
    <w:rsid w:val="00885442"/>
    <w:rsid w:val="0088544F"/>
    <w:rsid w:val="008856D6"/>
    <w:rsid w:val="00885906"/>
    <w:rsid w:val="00885939"/>
    <w:rsid w:val="00885B82"/>
    <w:rsid w:val="00885F5F"/>
    <w:rsid w:val="008860BA"/>
    <w:rsid w:val="00886295"/>
    <w:rsid w:val="00886384"/>
    <w:rsid w:val="00886593"/>
    <w:rsid w:val="0088773B"/>
    <w:rsid w:val="00887E2D"/>
    <w:rsid w:val="00890D60"/>
    <w:rsid w:val="0089123E"/>
    <w:rsid w:val="008913B8"/>
    <w:rsid w:val="00891621"/>
    <w:rsid w:val="00891701"/>
    <w:rsid w:val="008923EF"/>
    <w:rsid w:val="00892760"/>
    <w:rsid w:val="008928B4"/>
    <w:rsid w:val="00892D43"/>
    <w:rsid w:val="00892D7D"/>
    <w:rsid w:val="008933F5"/>
    <w:rsid w:val="0089390F"/>
    <w:rsid w:val="00894014"/>
    <w:rsid w:val="008941FA"/>
    <w:rsid w:val="00894532"/>
    <w:rsid w:val="00894680"/>
    <w:rsid w:val="00894B3C"/>
    <w:rsid w:val="00894C24"/>
    <w:rsid w:val="0089596D"/>
    <w:rsid w:val="008962C0"/>
    <w:rsid w:val="00896E1C"/>
    <w:rsid w:val="00897079"/>
    <w:rsid w:val="0089731D"/>
    <w:rsid w:val="0089775D"/>
    <w:rsid w:val="00897883"/>
    <w:rsid w:val="00897D99"/>
    <w:rsid w:val="008A01EB"/>
    <w:rsid w:val="008A0405"/>
    <w:rsid w:val="008A0496"/>
    <w:rsid w:val="008A0722"/>
    <w:rsid w:val="008A1045"/>
    <w:rsid w:val="008A154E"/>
    <w:rsid w:val="008A209F"/>
    <w:rsid w:val="008A22B3"/>
    <w:rsid w:val="008A24D6"/>
    <w:rsid w:val="008A2793"/>
    <w:rsid w:val="008A2A8A"/>
    <w:rsid w:val="008A3D40"/>
    <w:rsid w:val="008A41F1"/>
    <w:rsid w:val="008A4F5E"/>
    <w:rsid w:val="008A5207"/>
    <w:rsid w:val="008A5755"/>
    <w:rsid w:val="008A57AF"/>
    <w:rsid w:val="008A5DC2"/>
    <w:rsid w:val="008A6966"/>
    <w:rsid w:val="008A7234"/>
    <w:rsid w:val="008A7561"/>
    <w:rsid w:val="008A789F"/>
    <w:rsid w:val="008B0135"/>
    <w:rsid w:val="008B01FE"/>
    <w:rsid w:val="008B0843"/>
    <w:rsid w:val="008B0BED"/>
    <w:rsid w:val="008B1206"/>
    <w:rsid w:val="008B1372"/>
    <w:rsid w:val="008B24A6"/>
    <w:rsid w:val="008B26EF"/>
    <w:rsid w:val="008B290B"/>
    <w:rsid w:val="008B322B"/>
    <w:rsid w:val="008B3861"/>
    <w:rsid w:val="008B4479"/>
    <w:rsid w:val="008B47B9"/>
    <w:rsid w:val="008B4D16"/>
    <w:rsid w:val="008B4EB5"/>
    <w:rsid w:val="008B509A"/>
    <w:rsid w:val="008B609D"/>
    <w:rsid w:val="008B65E7"/>
    <w:rsid w:val="008B66C2"/>
    <w:rsid w:val="008B671E"/>
    <w:rsid w:val="008B6877"/>
    <w:rsid w:val="008B7004"/>
    <w:rsid w:val="008B7A06"/>
    <w:rsid w:val="008C04E9"/>
    <w:rsid w:val="008C0677"/>
    <w:rsid w:val="008C10EB"/>
    <w:rsid w:val="008C1489"/>
    <w:rsid w:val="008C1ADE"/>
    <w:rsid w:val="008C1CE9"/>
    <w:rsid w:val="008C1D15"/>
    <w:rsid w:val="008C2480"/>
    <w:rsid w:val="008C33D8"/>
    <w:rsid w:val="008C3A17"/>
    <w:rsid w:val="008C3C7A"/>
    <w:rsid w:val="008C3D7F"/>
    <w:rsid w:val="008C456D"/>
    <w:rsid w:val="008C4591"/>
    <w:rsid w:val="008C50FC"/>
    <w:rsid w:val="008C515A"/>
    <w:rsid w:val="008C5530"/>
    <w:rsid w:val="008C5798"/>
    <w:rsid w:val="008C57F5"/>
    <w:rsid w:val="008C591B"/>
    <w:rsid w:val="008C60DB"/>
    <w:rsid w:val="008C66AD"/>
    <w:rsid w:val="008C67D6"/>
    <w:rsid w:val="008C6FB1"/>
    <w:rsid w:val="008C7766"/>
    <w:rsid w:val="008C7815"/>
    <w:rsid w:val="008D0F2E"/>
    <w:rsid w:val="008D10D9"/>
    <w:rsid w:val="008D149F"/>
    <w:rsid w:val="008D1D22"/>
    <w:rsid w:val="008D260A"/>
    <w:rsid w:val="008D2E0A"/>
    <w:rsid w:val="008D2E31"/>
    <w:rsid w:val="008D2E8F"/>
    <w:rsid w:val="008D2EB8"/>
    <w:rsid w:val="008D34D9"/>
    <w:rsid w:val="008D3A57"/>
    <w:rsid w:val="008D3B55"/>
    <w:rsid w:val="008D4006"/>
    <w:rsid w:val="008D41D0"/>
    <w:rsid w:val="008D4A09"/>
    <w:rsid w:val="008D58E9"/>
    <w:rsid w:val="008D596D"/>
    <w:rsid w:val="008D5A64"/>
    <w:rsid w:val="008D5D13"/>
    <w:rsid w:val="008D5D78"/>
    <w:rsid w:val="008D62D6"/>
    <w:rsid w:val="008D6851"/>
    <w:rsid w:val="008D6895"/>
    <w:rsid w:val="008D6F50"/>
    <w:rsid w:val="008D70FB"/>
    <w:rsid w:val="008D7A07"/>
    <w:rsid w:val="008E0377"/>
    <w:rsid w:val="008E03FA"/>
    <w:rsid w:val="008E098D"/>
    <w:rsid w:val="008E0DC2"/>
    <w:rsid w:val="008E0FD5"/>
    <w:rsid w:val="008E1740"/>
    <w:rsid w:val="008E18E9"/>
    <w:rsid w:val="008E2C3B"/>
    <w:rsid w:val="008E3A34"/>
    <w:rsid w:val="008E4909"/>
    <w:rsid w:val="008E4F42"/>
    <w:rsid w:val="008E521C"/>
    <w:rsid w:val="008E53DB"/>
    <w:rsid w:val="008E66F5"/>
    <w:rsid w:val="008F0146"/>
    <w:rsid w:val="008F049D"/>
    <w:rsid w:val="008F056B"/>
    <w:rsid w:val="008F0A67"/>
    <w:rsid w:val="008F1C73"/>
    <w:rsid w:val="008F1E60"/>
    <w:rsid w:val="008F3336"/>
    <w:rsid w:val="008F3DCC"/>
    <w:rsid w:val="008F42BD"/>
    <w:rsid w:val="008F4A70"/>
    <w:rsid w:val="008F4E5A"/>
    <w:rsid w:val="008F50A5"/>
    <w:rsid w:val="008F58EB"/>
    <w:rsid w:val="008F5BE0"/>
    <w:rsid w:val="008F6028"/>
    <w:rsid w:val="008F609E"/>
    <w:rsid w:val="008F6950"/>
    <w:rsid w:val="008F6A45"/>
    <w:rsid w:val="008F6CBB"/>
    <w:rsid w:val="008F6ECC"/>
    <w:rsid w:val="008F7B1E"/>
    <w:rsid w:val="008F7E49"/>
    <w:rsid w:val="00900590"/>
    <w:rsid w:val="009006D7"/>
    <w:rsid w:val="009008D0"/>
    <w:rsid w:val="009011BE"/>
    <w:rsid w:val="00901513"/>
    <w:rsid w:val="0090157D"/>
    <w:rsid w:val="00902322"/>
    <w:rsid w:val="00902462"/>
    <w:rsid w:val="00902D34"/>
    <w:rsid w:val="009031AE"/>
    <w:rsid w:val="00903677"/>
    <w:rsid w:val="00904508"/>
    <w:rsid w:val="00904637"/>
    <w:rsid w:val="00904673"/>
    <w:rsid w:val="00904697"/>
    <w:rsid w:val="00904E6D"/>
    <w:rsid w:val="0090532C"/>
    <w:rsid w:val="009053A2"/>
    <w:rsid w:val="009053CA"/>
    <w:rsid w:val="0090624F"/>
    <w:rsid w:val="009068A1"/>
    <w:rsid w:val="00906AA7"/>
    <w:rsid w:val="00906AB3"/>
    <w:rsid w:val="00906C4D"/>
    <w:rsid w:val="00906E0C"/>
    <w:rsid w:val="00907122"/>
    <w:rsid w:val="0090720A"/>
    <w:rsid w:val="009073AF"/>
    <w:rsid w:val="00907612"/>
    <w:rsid w:val="009079FE"/>
    <w:rsid w:val="00907FBB"/>
    <w:rsid w:val="00907FCD"/>
    <w:rsid w:val="0091089F"/>
    <w:rsid w:val="0091095A"/>
    <w:rsid w:val="00910BC8"/>
    <w:rsid w:val="00910CF7"/>
    <w:rsid w:val="00912195"/>
    <w:rsid w:val="0091277F"/>
    <w:rsid w:val="009128C2"/>
    <w:rsid w:val="00912BAB"/>
    <w:rsid w:val="00912E32"/>
    <w:rsid w:val="0091321C"/>
    <w:rsid w:val="009136AD"/>
    <w:rsid w:val="009144E6"/>
    <w:rsid w:val="00914A17"/>
    <w:rsid w:val="00914F0F"/>
    <w:rsid w:val="00915812"/>
    <w:rsid w:val="00915C41"/>
    <w:rsid w:val="00916336"/>
    <w:rsid w:val="00916822"/>
    <w:rsid w:val="009168D3"/>
    <w:rsid w:val="00917140"/>
    <w:rsid w:val="0091716C"/>
    <w:rsid w:val="00917F2E"/>
    <w:rsid w:val="009204C2"/>
    <w:rsid w:val="0092083C"/>
    <w:rsid w:val="00920E63"/>
    <w:rsid w:val="00920FC3"/>
    <w:rsid w:val="00921118"/>
    <w:rsid w:val="00921419"/>
    <w:rsid w:val="009214B6"/>
    <w:rsid w:val="009215F6"/>
    <w:rsid w:val="00921BC8"/>
    <w:rsid w:val="00922B23"/>
    <w:rsid w:val="00922E83"/>
    <w:rsid w:val="00922FC7"/>
    <w:rsid w:val="0092325D"/>
    <w:rsid w:val="0092357E"/>
    <w:rsid w:val="0092385D"/>
    <w:rsid w:val="00923BF4"/>
    <w:rsid w:val="00924C68"/>
    <w:rsid w:val="0092520A"/>
    <w:rsid w:val="00925D07"/>
    <w:rsid w:val="009265A2"/>
    <w:rsid w:val="00926A2A"/>
    <w:rsid w:val="00926BA7"/>
    <w:rsid w:val="0092720F"/>
    <w:rsid w:val="0092731B"/>
    <w:rsid w:val="009273CC"/>
    <w:rsid w:val="00927436"/>
    <w:rsid w:val="00930654"/>
    <w:rsid w:val="00930F32"/>
    <w:rsid w:val="009315D4"/>
    <w:rsid w:val="00931B1B"/>
    <w:rsid w:val="00932116"/>
    <w:rsid w:val="009327DC"/>
    <w:rsid w:val="00932A10"/>
    <w:rsid w:val="00932AF3"/>
    <w:rsid w:val="009331C6"/>
    <w:rsid w:val="009333B0"/>
    <w:rsid w:val="009333CA"/>
    <w:rsid w:val="0093353D"/>
    <w:rsid w:val="009337FD"/>
    <w:rsid w:val="009341A9"/>
    <w:rsid w:val="00934B22"/>
    <w:rsid w:val="00934D42"/>
    <w:rsid w:val="00935F0E"/>
    <w:rsid w:val="009367E7"/>
    <w:rsid w:val="009368A7"/>
    <w:rsid w:val="00936A39"/>
    <w:rsid w:val="00936D8F"/>
    <w:rsid w:val="009374EE"/>
    <w:rsid w:val="00937855"/>
    <w:rsid w:val="009379A9"/>
    <w:rsid w:val="00937A81"/>
    <w:rsid w:val="0094025D"/>
    <w:rsid w:val="009404D3"/>
    <w:rsid w:val="009405F6"/>
    <w:rsid w:val="00940C92"/>
    <w:rsid w:val="0094179E"/>
    <w:rsid w:val="00941D4D"/>
    <w:rsid w:val="009426C8"/>
    <w:rsid w:val="009428B9"/>
    <w:rsid w:val="00942C0B"/>
    <w:rsid w:val="00942D5A"/>
    <w:rsid w:val="0094317D"/>
    <w:rsid w:val="00943CC3"/>
    <w:rsid w:val="00944090"/>
    <w:rsid w:val="0094460B"/>
    <w:rsid w:val="00944A8F"/>
    <w:rsid w:val="00944D44"/>
    <w:rsid w:val="00945871"/>
    <w:rsid w:val="00945C94"/>
    <w:rsid w:val="009464DC"/>
    <w:rsid w:val="009466AE"/>
    <w:rsid w:val="009467C1"/>
    <w:rsid w:val="00946B0A"/>
    <w:rsid w:val="00946CA5"/>
    <w:rsid w:val="00947261"/>
    <w:rsid w:val="009472A5"/>
    <w:rsid w:val="0094795E"/>
    <w:rsid w:val="00947B05"/>
    <w:rsid w:val="009509DF"/>
    <w:rsid w:val="00950C96"/>
    <w:rsid w:val="00950D06"/>
    <w:rsid w:val="00950DEC"/>
    <w:rsid w:val="00951481"/>
    <w:rsid w:val="00951A30"/>
    <w:rsid w:val="00951B38"/>
    <w:rsid w:val="00951FB1"/>
    <w:rsid w:val="00952274"/>
    <w:rsid w:val="00952694"/>
    <w:rsid w:val="0095291A"/>
    <w:rsid w:val="00952C6A"/>
    <w:rsid w:val="00952EF3"/>
    <w:rsid w:val="00953657"/>
    <w:rsid w:val="00953B26"/>
    <w:rsid w:val="00953BA1"/>
    <w:rsid w:val="00953E2D"/>
    <w:rsid w:val="009540FE"/>
    <w:rsid w:val="00955192"/>
    <w:rsid w:val="009551C9"/>
    <w:rsid w:val="009551EA"/>
    <w:rsid w:val="009559C4"/>
    <w:rsid w:val="00955C39"/>
    <w:rsid w:val="00955DCF"/>
    <w:rsid w:val="00955FCF"/>
    <w:rsid w:val="009568D4"/>
    <w:rsid w:val="00956B9D"/>
    <w:rsid w:val="00956C3F"/>
    <w:rsid w:val="00956D39"/>
    <w:rsid w:val="009571CB"/>
    <w:rsid w:val="0095767D"/>
    <w:rsid w:val="00957B7C"/>
    <w:rsid w:val="0096004B"/>
    <w:rsid w:val="00960A5E"/>
    <w:rsid w:val="00961826"/>
    <w:rsid w:val="00962158"/>
    <w:rsid w:val="0096282C"/>
    <w:rsid w:val="0096298E"/>
    <w:rsid w:val="009629C9"/>
    <w:rsid w:val="00963137"/>
    <w:rsid w:val="009637EF"/>
    <w:rsid w:val="009638F7"/>
    <w:rsid w:val="00963DAE"/>
    <w:rsid w:val="0096478C"/>
    <w:rsid w:val="00964DEB"/>
    <w:rsid w:val="00964E8C"/>
    <w:rsid w:val="009651D0"/>
    <w:rsid w:val="0096559B"/>
    <w:rsid w:val="00965C7F"/>
    <w:rsid w:val="00965E5C"/>
    <w:rsid w:val="0096644C"/>
    <w:rsid w:val="00966CAE"/>
    <w:rsid w:val="00966CF1"/>
    <w:rsid w:val="00966DB2"/>
    <w:rsid w:val="00966F16"/>
    <w:rsid w:val="00967D0F"/>
    <w:rsid w:val="00967DCC"/>
    <w:rsid w:val="00970F2D"/>
    <w:rsid w:val="0097125B"/>
    <w:rsid w:val="0097162B"/>
    <w:rsid w:val="00971AC2"/>
    <w:rsid w:val="00971ED1"/>
    <w:rsid w:val="009728B1"/>
    <w:rsid w:val="00972ABC"/>
    <w:rsid w:val="0097327A"/>
    <w:rsid w:val="00973AC0"/>
    <w:rsid w:val="00974162"/>
    <w:rsid w:val="00974400"/>
    <w:rsid w:val="00974D72"/>
    <w:rsid w:val="009751AC"/>
    <w:rsid w:val="00975894"/>
    <w:rsid w:val="00975B9D"/>
    <w:rsid w:val="00975F62"/>
    <w:rsid w:val="009760DE"/>
    <w:rsid w:val="0097659C"/>
    <w:rsid w:val="009772CC"/>
    <w:rsid w:val="00977406"/>
    <w:rsid w:val="00977F61"/>
    <w:rsid w:val="00980560"/>
    <w:rsid w:val="00980E23"/>
    <w:rsid w:val="00981035"/>
    <w:rsid w:val="00981350"/>
    <w:rsid w:val="00981464"/>
    <w:rsid w:val="0098155E"/>
    <w:rsid w:val="009823B2"/>
    <w:rsid w:val="00983798"/>
    <w:rsid w:val="00983CE2"/>
    <w:rsid w:val="00983F46"/>
    <w:rsid w:val="009840BD"/>
    <w:rsid w:val="00984198"/>
    <w:rsid w:val="0098535F"/>
    <w:rsid w:val="009853C4"/>
    <w:rsid w:val="009853FF"/>
    <w:rsid w:val="00985D31"/>
    <w:rsid w:val="00986950"/>
    <w:rsid w:val="0098697E"/>
    <w:rsid w:val="00986DFA"/>
    <w:rsid w:val="0098725E"/>
    <w:rsid w:val="00987465"/>
    <w:rsid w:val="0098796F"/>
    <w:rsid w:val="00987DF5"/>
    <w:rsid w:val="00987FC1"/>
    <w:rsid w:val="00987FDC"/>
    <w:rsid w:val="00990267"/>
    <w:rsid w:val="009905AE"/>
    <w:rsid w:val="0099069D"/>
    <w:rsid w:val="00990B52"/>
    <w:rsid w:val="00991301"/>
    <w:rsid w:val="00991527"/>
    <w:rsid w:val="00991939"/>
    <w:rsid w:val="00991AF4"/>
    <w:rsid w:val="00991BBF"/>
    <w:rsid w:val="00991DA2"/>
    <w:rsid w:val="00991FE9"/>
    <w:rsid w:val="0099220E"/>
    <w:rsid w:val="00992464"/>
    <w:rsid w:val="00992890"/>
    <w:rsid w:val="00992EED"/>
    <w:rsid w:val="00992F10"/>
    <w:rsid w:val="009934C3"/>
    <w:rsid w:val="00993737"/>
    <w:rsid w:val="00993DEE"/>
    <w:rsid w:val="0099454D"/>
    <w:rsid w:val="0099457D"/>
    <w:rsid w:val="00994B71"/>
    <w:rsid w:val="0099551E"/>
    <w:rsid w:val="00995FA4"/>
    <w:rsid w:val="009960B7"/>
    <w:rsid w:val="00996117"/>
    <w:rsid w:val="0099614D"/>
    <w:rsid w:val="009961E4"/>
    <w:rsid w:val="00996258"/>
    <w:rsid w:val="00996506"/>
    <w:rsid w:val="009966D2"/>
    <w:rsid w:val="00996B22"/>
    <w:rsid w:val="00996DFD"/>
    <w:rsid w:val="009974E6"/>
    <w:rsid w:val="009A0324"/>
    <w:rsid w:val="009A0A9B"/>
    <w:rsid w:val="009A0D1B"/>
    <w:rsid w:val="009A22CE"/>
    <w:rsid w:val="009A2633"/>
    <w:rsid w:val="009A2EBA"/>
    <w:rsid w:val="009A3002"/>
    <w:rsid w:val="009A35B9"/>
    <w:rsid w:val="009A376F"/>
    <w:rsid w:val="009A3DF5"/>
    <w:rsid w:val="009A46FC"/>
    <w:rsid w:val="009A4719"/>
    <w:rsid w:val="009A475A"/>
    <w:rsid w:val="009A5557"/>
    <w:rsid w:val="009A5B50"/>
    <w:rsid w:val="009A5BF0"/>
    <w:rsid w:val="009A632D"/>
    <w:rsid w:val="009A6348"/>
    <w:rsid w:val="009A65F9"/>
    <w:rsid w:val="009A761E"/>
    <w:rsid w:val="009A76DC"/>
    <w:rsid w:val="009A7A25"/>
    <w:rsid w:val="009B058E"/>
    <w:rsid w:val="009B0699"/>
    <w:rsid w:val="009B07A0"/>
    <w:rsid w:val="009B0B59"/>
    <w:rsid w:val="009B0F71"/>
    <w:rsid w:val="009B105C"/>
    <w:rsid w:val="009B14E5"/>
    <w:rsid w:val="009B1516"/>
    <w:rsid w:val="009B16E8"/>
    <w:rsid w:val="009B1986"/>
    <w:rsid w:val="009B1996"/>
    <w:rsid w:val="009B2A00"/>
    <w:rsid w:val="009B2DC6"/>
    <w:rsid w:val="009B38AE"/>
    <w:rsid w:val="009B407A"/>
    <w:rsid w:val="009B41B9"/>
    <w:rsid w:val="009B5AC5"/>
    <w:rsid w:val="009B5E43"/>
    <w:rsid w:val="009B5FCF"/>
    <w:rsid w:val="009B6AC3"/>
    <w:rsid w:val="009B6D04"/>
    <w:rsid w:val="009B6FA3"/>
    <w:rsid w:val="009B76E9"/>
    <w:rsid w:val="009B77B5"/>
    <w:rsid w:val="009B7AFC"/>
    <w:rsid w:val="009B7BCD"/>
    <w:rsid w:val="009C050E"/>
    <w:rsid w:val="009C06BB"/>
    <w:rsid w:val="009C07B5"/>
    <w:rsid w:val="009C0A2B"/>
    <w:rsid w:val="009C0D80"/>
    <w:rsid w:val="009C1235"/>
    <w:rsid w:val="009C1A23"/>
    <w:rsid w:val="009C21B0"/>
    <w:rsid w:val="009C21E8"/>
    <w:rsid w:val="009C2507"/>
    <w:rsid w:val="009C32A9"/>
    <w:rsid w:val="009C36C5"/>
    <w:rsid w:val="009C38C3"/>
    <w:rsid w:val="009C399D"/>
    <w:rsid w:val="009C3C2E"/>
    <w:rsid w:val="009C4BA9"/>
    <w:rsid w:val="009C4EFB"/>
    <w:rsid w:val="009C50ED"/>
    <w:rsid w:val="009C5508"/>
    <w:rsid w:val="009C5509"/>
    <w:rsid w:val="009C68E3"/>
    <w:rsid w:val="009C6936"/>
    <w:rsid w:val="009C69A7"/>
    <w:rsid w:val="009C6E8B"/>
    <w:rsid w:val="009C740F"/>
    <w:rsid w:val="009C7EDD"/>
    <w:rsid w:val="009C7F26"/>
    <w:rsid w:val="009D004D"/>
    <w:rsid w:val="009D0346"/>
    <w:rsid w:val="009D035F"/>
    <w:rsid w:val="009D0497"/>
    <w:rsid w:val="009D04A8"/>
    <w:rsid w:val="009D058A"/>
    <w:rsid w:val="009D07EE"/>
    <w:rsid w:val="009D0D2A"/>
    <w:rsid w:val="009D121D"/>
    <w:rsid w:val="009D1B41"/>
    <w:rsid w:val="009D203B"/>
    <w:rsid w:val="009D2BB4"/>
    <w:rsid w:val="009D2D86"/>
    <w:rsid w:val="009D2E67"/>
    <w:rsid w:val="009D3993"/>
    <w:rsid w:val="009D3F1D"/>
    <w:rsid w:val="009D4FEA"/>
    <w:rsid w:val="009D62F4"/>
    <w:rsid w:val="009D6523"/>
    <w:rsid w:val="009D6A1C"/>
    <w:rsid w:val="009D7124"/>
    <w:rsid w:val="009D7359"/>
    <w:rsid w:val="009D7580"/>
    <w:rsid w:val="009D7A57"/>
    <w:rsid w:val="009D7A6E"/>
    <w:rsid w:val="009D7B72"/>
    <w:rsid w:val="009D7BC4"/>
    <w:rsid w:val="009D7E20"/>
    <w:rsid w:val="009D7F8A"/>
    <w:rsid w:val="009E03D8"/>
    <w:rsid w:val="009E09C9"/>
    <w:rsid w:val="009E0A00"/>
    <w:rsid w:val="009E0BE4"/>
    <w:rsid w:val="009E120F"/>
    <w:rsid w:val="009E16F2"/>
    <w:rsid w:val="009E177B"/>
    <w:rsid w:val="009E1874"/>
    <w:rsid w:val="009E1B25"/>
    <w:rsid w:val="009E21CD"/>
    <w:rsid w:val="009E342A"/>
    <w:rsid w:val="009E35DA"/>
    <w:rsid w:val="009E3925"/>
    <w:rsid w:val="009E398F"/>
    <w:rsid w:val="009E4599"/>
    <w:rsid w:val="009E4626"/>
    <w:rsid w:val="009E4803"/>
    <w:rsid w:val="009E4A7F"/>
    <w:rsid w:val="009E4AD3"/>
    <w:rsid w:val="009E52E4"/>
    <w:rsid w:val="009E5D57"/>
    <w:rsid w:val="009E620F"/>
    <w:rsid w:val="009E62BA"/>
    <w:rsid w:val="009E6485"/>
    <w:rsid w:val="009E6827"/>
    <w:rsid w:val="009E6F05"/>
    <w:rsid w:val="009F17EB"/>
    <w:rsid w:val="009F18E0"/>
    <w:rsid w:val="009F1934"/>
    <w:rsid w:val="009F1EBB"/>
    <w:rsid w:val="009F23F2"/>
    <w:rsid w:val="009F24FD"/>
    <w:rsid w:val="009F2AE6"/>
    <w:rsid w:val="009F2B24"/>
    <w:rsid w:val="009F2BB8"/>
    <w:rsid w:val="009F348A"/>
    <w:rsid w:val="009F3567"/>
    <w:rsid w:val="009F3B5B"/>
    <w:rsid w:val="009F4054"/>
    <w:rsid w:val="009F41B3"/>
    <w:rsid w:val="009F421E"/>
    <w:rsid w:val="009F4599"/>
    <w:rsid w:val="009F48BF"/>
    <w:rsid w:val="009F4D33"/>
    <w:rsid w:val="009F4E58"/>
    <w:rsid w:val="009F59D6"/>
    <w:rsid w:val="009F610E"/>
    <w:rsid w:val="009F61DC"/>
    <w:rsid w:val="009F6A91"/>
    <w:rsid w:val="009F7729"/>
    <w:rsid w:val="009F79C0"/>
    <w:rsid w:val="00A001A9"/>
    <w:rsid w:val="00A00C5C"/>
    <w:rsid w:val="00A00EA5"/>
    <w:rsid w:val="00A011FA"/>
    <w:rsid w:val="00A018A2"/>
    <w:rsid w:val="00A020D9"/>
    <w:rsid w:val="00A021DD"/>
    <w:rsid w:val="00A02259"/>
    <w:rsid w:val="00A02655"/>
    <w:rsid w:val="00A028F3"/>
    <w:rsid w:val="00A029FB"/>
    <w:rsid w:val="00A02AAD"/>
    <w:rsid w:val="00A037C9"/>
    <w:rsid w:val="00A03B8F"/>
    <w:rsid w:val="00A03D70"/>
    <w:rsid w:val="00A04498"/>
    <w:rsid w:val="00A04BEB"/>
    <w:rsid w:val="00A04ED7"/>
    <w:rsid w:val="00A05D43"/>
    <w:rsid w:val="00A05E32"/>
    <w:rsid w:val="00A079A4"/>
    <w:rsid w:val="00A10951"/>
    <w:rsid w:val="00A10E81"/>
    <w:rsid w:val="00A11318"/>
    <w:rsid w:val="00A124A9"/>
    <w:rsid w:val="00A1293F"/>
    <w:rsid w:val="00A12FBF"/>
    <w:rsid w:val="00A13643"/>
    <w:rsid w:val="00A138E5"/>
    <w:rsid w:val="00A13B00"/>
    <w:rsid w:val="00A142A9"/>
    <w:rsid w:val="00A14E90"/>
    <w:rsid w:val="00A14E92"/>
    <w:rsid w:val="00A155B2"/>
    <w:rsid w:val="00A15A0F"/>
    <w:rsid w:val="00A15D71"/>
    <w:rsid w:val="00A15ECD"/>
    <w:rsid w:val="00A15F7A"/>
    <w:rsid w:val="00A1621E"/>
    <w:rsid w:val="00A16A70"/>
    <w:rsid w:val="00A17C00"/>
    <w:rsid w:val="00A17DBB"/>
    <w:rsid w:val="00A20530"/>
    <w:rsid w:val="00A2063A"/>
    <w:rsid w:val="00A20BEF"/>
    <w:rsid w:val="00A215AA"/>
    <w:rsid w:val="00A2179D"/>
    <w:rsid w:val="00A2181B"/>
    <w:rsid w:val="00A21AEF"/>
    <w:rsid w:val="00A2240F"/>
    <w:rsid w:val="00A2287E"/>
    <w:rsid w:val="00A22884"/>
    <w:rsid w:val="00A2295D"/>
    <w:rsid w:val="00A22CA7"/>
    <w:rsid w:val="00A23032"/>
    <w:rsid w:val="00A24AC4"/>
    <w:rsid w:val="00A25590"/>
    <w:rsid w:val="00A256A7"/>
    <w:rsid w:val="00A2586E"/>
    <w:rsid w:val="00A25DDC"/>
    <w:rsid w:val="00A27638"/>
    <w:rsid w:val="00A27CAE"/>
    <w:rsid w:val="00A3077D"/>
    <w:rsid w:val="00A30D0F"/>
    <w:rsid w:val="00A3166A"/>
    <w:rsid w:val="00A3173F"/>
    <w:rsid w:val="00A323F5"/>
    <w:rsid w:val="00A324D2"/>
    <w:rsid w:val="00A32CC0"/>
    <w:rsid w:val="00A33293"/>
    <w:rsid w:val="00A3344F"/>
    <w:rsid w:val="00A336F1"/>
    <w:rsid w:val="00A33AC0"/>
    <w:rsid w:val="00A3454B"/>
    <w:rsid w:val="00A34675"/>
    <w:rsid w:val="00A34925"/>
    <w:rsid w:val="00A34A15"/>
    <w:rsid w:val="00A35923"/>
    <w:rsid w:val="00A35DBF"/>
    <w:rsid w:val="00A35E3E"/>
    <w:rsid w:val="00A35E8D"/>
    <w:rsid w:val="00A36087"/>
    <w:rsid w:val="00A36486"/>
    <w:rsid w:val="00A368C7"/>
    <w:rsid w:val="00A371A7"/>
    <w:rsid w:val="00A37305"/>
    <w:rsid w:val="00A37509"/>
    <w:rsid w:val="00A4024F"/>
    <w:rsid w:val="00A41463"/>
    <w:rsid w:val="00A416EE"/>
    <w:rsid w:val="00A41F4F"/>
    <w:rsid w:val="00A42424"/>
    <w:rsid w:val="00A425A6"/>
    <w:rsid w:val="00A42F1D"/>
    <w:rsid w:val="00A43225"/>
    <w:rsid w:val="00A437EA"/>
    <w:rsid w:val="00A43AE0"/>
    <w:rsid w:val="00A44649"/>
    <w:rsid w:val="00A455B8"/>
    <w:rsid w:val="00A456E1"/>
    <w:rsid w:val="00A458FA"/>
    <w:rsid w:val="00A46221"/>
    <w:rsid w:val="00A46597"/>
    <w:rsid w:val="00A4701C"/>
    <w:rsid w:val="00A476AE"/>
    <w:rsid w:val="00A4785C"/>
    <w:rsid w:val="00A47B18"/>
    <w:rsid w:val="00A47CDC"/>
    <w:rsid w:val="00A50153"/>
    <w:rsid w:val="00A501A0"/>
    <w:rsid w:val="00A502CE"/>
    <w:rsid w:val="00A5084E"/>
    <w:rsid w:val="00A518E1"/>
    <w:rsid w:val="00A52103"/>
    <w:rsid w:val="00A521F3"/>
    <w:rsid w:val="00A5281A"/>
    <w:rsid w:val="00A52950"/>
    <w:rsid w:val="00A52C29"/>
    <w:rsid w:val="00A52D77"/>
    <w:rsid w:val="00A5393F"/>
    <w:rsid w:val="00A53A74"/>
    <w:rsid w:val="00A54540"/>
    <w:rsid w:val="00A54576"/>
    <w:rsid w:val="00A5489F"/>
    <w:rsid w:val="00A54A8D"/>
    <w:rsid w:val="00A54E60"/>
    <w:rsid w:val="00A54FE5"/>
    <w:rsid w:val="00A551E3"/>
    <w:rsid w:val="00A552B4"/>
    <w:rsid w:val="00A55B3B"/>
    <w:rsid w:val="00A55E45"/>
    <w:rsid w:val="00A5633D"/>
    <w:rsid w:val="00A5639F"/>
    <w:rsid w:val="00A56530"/>
    <w:rsid w:val="00A566AB"/>
    <w:rsid w:val="00A57469"/>
    <w:rsid w:val="00A576AA"/>
    <w:rsid w:val="00A578E0"/>
    <w:rsid w:val="00A57DC9"/>
    <w:rsid w:val="00A6051D"/>
    <w:rsid w:val="00A60668"/>
    <w:rsid w:val="00A60832"/>
    <w:rsid w:val="00A6089F"/>
    <w:rsid w:val="00A6090C"/>
    <w:rsid w:val="00A60C91"/>
    <w:rsid w:val="00A61121"/>
    <w:rsid w:val="00A6154C"/>
    <w:rsid w:val="00A619BB"/>
    <w:rsid w:val="00A62571"/>
    <w:rsid w:val="00A6270B"/>
    <w:rsid w:val="00A62B22"/>
    <w:rsid w:val="00A62EEC"/>
    <w:rsid w:val="00A63038"/>
    <w:rsid w:val="00A630C6"/>
    <w:rsid w:val="00A6346D"/>
    <w:rsid w:val="00A6376D"/>
    <w:rsid w:val="00A638CC"/>
    <w:rsid w:val="00A63982"/>
    <w:rsid w:val="00A64171"/>
    <w:rsid w:val="00A64D81"/>
    <w:rsid w:val="00A66064"/>
    <w:rsid w:val="00A6639A"/>
    <w:rsid w:val="00A664D8"/>
    <w:rsid w:val="00A667D4"/>
    <w:rsid w:val="00A669A9"/>
    <w:rsid w:val="00A66E28"/>
    <w:rsid w:val="00A672A7"/>
    <w:rsid w:val="00A67485"/>
    <w:rsid w:val="00A6783B"/>
    <w:rsid w:val="00A67A59"/>
    <w:rsid w:val="00A7068F"/>
    <w:rsid w:val="00A70AC0"/>
    <w:rsid w:val="00A71686"/>
    <w:rsid w:val="00A71D79"/>
    <w:rsid w:val="00A7268A"/>
    <w:rsid w:val="00A72729"/>
    <w:rsid w:val="00A72852"/>
    <w:rsid w:val="00A72939"/>
    <w:rsid w:val="00A72985"/>
    <w:rsid w:val="00A73886"/>
    <w:rsid w:val="00A73E75"/>
    <w:rsid w:val="00A7475A"/>
    <w:rsid w:val="00A751B3"/>
    <w:rsid w:val="00A7556A"/>
    <w:rsid w:val="00A76196"/>
    <w:rsid w:val="00A762EF"/>
    <w:rsid w:val="00A773A0"/>
    <w:rsid w:val="00A776A1"/>
    <w:rsid w:val="00A77A78"/>
    <w:rsid w:val="00A77BD8"/>
    <w:rsid w:val="00A81228"/>
    <w:rsid w:val="00A8178B"/>
    <w:rsid w:val="00A8222D"/>
    <w:rsid w:val="00A82522"/>
    <w:rsid w:val="00A82D0C"/>
    <w:rsid w:val="00A8332F"/>
    <w:rsid w:val="00A8356B"/>
    <w:rsid w:val="00A8366F"/>
    <w:rsid w:val="00A83974"/>
    <w:rsid w:val="00A83BC0"/>
    <w:rsid w:val="00A83BD1"/>
    <w:rsid w:val="00A83EC0"/>
    <w:rsid w:val="00A846FD"/>
    <w:rsid w:val="00A84764"/>
    <w:rsid w:val="00A847FA"/>
    <w:rsid w:val="00A8486A"/>
    <w:rsid w:val="00A84D4F"/>
    <w:rsid w:val="00A854A4"/>
    <w:rsid w:val="00A855BA"/>
    <w:rsid w:val="00A8593A"/>
    <w:rsid w:val="00A865C4"/>
    <w:rsid w:val="00A8673D"/>
    <w:rsid w:val="00A8697F"/>
    <w:rsid w:val="00A869BF"/>
    <w:rsid w:val="00A87174"/>
    <w:rsid w:val="00A87287"/>
    <w:rsid w:val="00A87C42"/>
    <w:rsid w:val="00A87CAE"/>
    <w:rsid w:val="00A87D6A"/>
    <w:rsid w:val="00A901F6"/>
    <w:rsid w:val="00A91025"/>
    <w:rsid w:val="00A9165F"/>
    <w:rsid w:val="00A91AE4"/>
    <w:rsid w:val="00A91E9B"/>
    <w:rsid w:val="00A91F8D"/>
    <w:rsid w:val="00A92592"/>
    <w:rsid w:val="00A92A41"/>
    <w:rsid w:val="00A93281"/>
    <w:rsid w:val="00A939A6"/>
    <w:rsid w:val="00A93C75"/>
    <w:rsid w:val="00A94267"/>
    <w:rsid w:val="00A943D8"/>
    <w:rsid w:val="00A94FA4"/>
    <w:rsid w:val="00A95DB3"/>
    <w:rsid w:val="00A95F31"/>
    <w:rsid w:val="00A9607F"/>
    <w:rsid w:val="00A960D0"/>
    <w:rsid w:val="00A961A6"/>
    <w:rsid w:val="00A968B3"/>
    <w:rsid w:val="00A969E0"/>
    <w:rsid w:val="00A9733F"/>
    <w:rsid w:val="00A977A0"/>
    <w:rsid w:val="00A9790E"/>
    <w:rsid w:val="00A97BF2"/>
    <w:rsid w:val="00A97CA1"/>
    <w:rsid w:val="00AA00A2"/>
    <w:rsid w:val="00AA0570"/>
    <w:rsid w:val="00AA0986"/>
    <w:rsid w:val="00AA099E"/>
    <w:rsid w:val="00AA0C1D"/>
    <w:rsid w:val="00AA0C65"/>
    <w:rsid w:val="00AA147A"/>
    <w:rsid w:val="00AA15DA"/>
    <w:rsid w:val="00AA2F7A"/>
    <w:rsid w:val="00AA37EF"/>
    <w:rsid w:val="00AA3EA3"/>
    <w:rsid w:val="00AA3FFF"/>
    <w:rsid w:val="00AA51A4"/>
    <w:rsid w:val="00AA5543"/>
    <w:rsid w:val="00AA5A04"/>
    <w:rsid w:val="00AA5D51"/>
    <w:rsid w:val="00AA5E1C"/>
    <w:rsid w:val="00AA61CD"/>
    <w:rsid w:val="00AA61D1"/>
    <w:rsid w:val="00AA6B7E"/>
    <w:rsid w:val="00AA7B4B"/>
    <w:rsid w:val="00AA7C3C"/>
    <w:rsid w:val="00AB0369"/>
    <w:rsid w:val="00AB03B5"/>
    <w:rsid w:val="00AB0A56"/>
    <w:rsid w:val="00AB12CC"/>
    <w:rsid w:val="00AB14C2"/>
    <w:rsid w:val="00AB1948"/>
    <w:rsid w:val="00AB1D31"/>
    <w:rsid w:val="00AB2105"/>
    <w:rsid w:val="00AB3695"/>
    <w:rsid w:val="00AB3E11"/>
    <w:rsid w:val="00AB400F"/>
    <w:rsid w:val="00AB41A8"/>
    <w:rsid w:val="00AB4EA1"/>
    <w:rsid w:val="00AB63BD"/>
    <w:rsid w:val="00AB63FD"/>
    <w:rsid w:val="00AB6EC2"/>
    <w:rsid w:val="00AB6EE2"/>
    <w:rsid w:val="00AB702B"/>
    <w:rsid w:val="00AB736C"/>
    <w:rsid w:val="00AB7A67"/>
    <w:rsid w:val="00AB7C6A"/>
    <w:rsid w:val="00AB7F24"/>
    <w:rsid w:val="00AC089A"/>
    <w:rsid w:val="00AC0B97"/>
    <w:rsid w:val="00AC0DD7"/>
    <w:rsid w:val="00AC11C8"/>
    <w:rsid w:val="00AC1324"/>
    <w:rsid w:val="00AC14AB"/>
    <w:rsid w:val="00AC224C"/>
    <w:rsid w:val="00AC26E0"/>
    <w:rsid w:val="00AC28BB"/>
    <w:rsid w:val="00AC2F5D"/>
    <w:rsid w:val="00AC300A"/>
    <w:rsid w:val="00AC3078"/>
    <w:rsid w:val="00AC361E"/>
    <w:rsid w:val="00AC363E"/>
    <w:rsid w:val="00AC377B"/>
    <w:rsid w:val="00AC3EDB"/>
    <w:rsid w:val="00AC4234"/>
    <w:rsid w:val="00AC4FF2"/>
    <w:rsid w:val="00AC578C"/>
    <w:rsid w:val="00AC5851"/>
    <w:rsid w:val="00AC5F24"/>
    <w:rsid w:val="00AC606F"/>
    <w:rsid w:val="00AC6378"/>
    <w:rsid w:val="00AC6422"/>
    <w:rsid w:val="00AC6AF2"/>
    <w:rsid w:val="00AC6CF3"/>
    <w:rsid w:val="00AC71A1"/>
    <w:rsid w:val="00AC76C5"/>
    <w:rsid w:val="00AC7CB9"/>
    <w:rsid w:val="00AD0388"/>
    <w:rsid w:val="00AD0D63"/>
    <w:rsid w:val="00AD13D7"/>
    <w:rsid w:val="00AD19CA"/>
    <w:rsid w:val="00AD1A6F"/>
    <w:rsid w:val="00AD1B56"/>
    <w:rsid w:val="00AD1FF8"/>
    <w:rsid w:val="00AD2334"/>
    <w:rsid w:val="00AD2AA0"/>
    <w:rsid w:val="00AD336B"/>
    <w:rsid w:val="00AD36E9"/>
    <w:rsid w:val="00AD3779"/>
    <w:rsid w:val="00AD3A1D"/>
    <w:rsid w:val="00AD3A9A"/>
    <w:rsid w:val="00AD3FBC"/>
    <w:rsid w:val="00AD449C"/>
    <w:rsid w:val="00AD4900"/>
    <w:rsid w:val="00AD5393"/>
    <w:rsid w:val="00AD53EA"/>
    <w:rsid w:val="00AD5B56"/>
    <w:rsid w:val="00AD5C9E"/>
    <w:rsid w:val="00AD6241"/>
    <w:rsid w:val="00AD7D45"/>
    <w:rsid w:val="00AE0E06"/>
    <w:rsid w:val="00AE1632"/>
    <w:rsid w:val="00AE17A4"/>
    <w:rsid w:val="00AE197D"/>
    <w:rsid w:val="00AE21C8"/>
    <w:rsid w:val="00AE26D6"/>
    <w:rsid w:val="00AE28F8"/>
    <w:rsid w:val="00AE2BBB"/>
    <w:rsid w:val="00AE33A7"/>
    <w:rsid w:val="00AE33F9"/>
    <w:rsid w:val="00AE3439"/>
    <w:rsid w:val="00AE34CC"/>
    <w:rsid w:val="00AE4363"/>
    <w:rsid w:val="00AE4546"/>
    <w:rsid w:val="00AE5046"/>
    <w:rsid w:val="00AE54DD"/>
    <w:rsid w:val="00AE5B4F"/>
    <w:rsid w:val="00AE66C2"/>
    <w:rsid w:val="00AE6892"/>
    <w:rsid w:val="00AE7145"/>
    <w:rsid w:val="00AE7BFB"/>
    <w:rsid w:val="00AE7D6B"/>
    <w:rsid w:val="00AF0336"/>
    <w:rsid w:val="00AF03A6"/>
    <w:rsid w:val="00AF09B5"/>
    <w:rsid w:val="00AF0FB0"/>
    <w:rsid w:val="00AF1DCC"/>
    <w:rsid w:val="00AF2333"/>
    <w:rsid w:val="00AF27AD"/>
    <w:rsid w:val="00AF2A22"/>
    <w:rsid w:val="00AF2BCD"/>
    <w:rsid w:val="00AF2F7C"/>
    <w:rsid w:val="00AF30BC"/>
    <w:rsid w:val="00AF35DC"/>
    <w:rsid w:val="00AF3701"/>
    <w:rsid w:val="00AF396E"/>
    <w:rsid w:val="00AF40E1"/>
    <w:rsid w:val="00AF41A6"/>
    <w:rsid w:val="00AF4488"/>
    <w:rsid w:val="00AF481F"/>
    <w:rsid w:val="00AF4D97"/>
    <w:rsid w:val="00AF51BE"/>
    <w:rsid w:val="00AF58E3"/>
    <w:rsid w:val="00AF5B06"/>
    <w:rsid w:val="00AF5B1B"/>
    <w:rsid w:val="00AF6709"/>
    <w:rsid w:val="00AF673C"/>
    <w:rsid w:val="00AF6C67"/>
    <w:rsid w:val="00AF776F"/>
    <w:rsid w:val="00AF7D2B"/>
    <w:rsid w:val="00AF7F04"/>
    <w:rsid w:val="00AF7FA8"/>
    <w:rsid w:val="00B000BA"/>
    <w:rsid w:val="00B000D3"/>
    <w:rsid w:val="00B00392"/>
    <w:rsid w:val="00B00444"/>
    <w:rsid w:val="00B00864"/>
    <w:rsid w:val="00B00A9D"/>
    <w:rsid w:val="00B0107D"/>
    <w:rsid w:val="00B01A9D"/>
    <w:rsid w:val="00B01AD2"/>
    <w:rsid w:val="00B01C53"/>
    <w:rsid w:val="00B0259B"/>
    <w:rsid w:val="00B02608"/>
    <w:rsid w:val="00B02EB8"/>
    <w:rsid w:val="00B037A6"/>
    <w:rsid w:val="00B037F8"/>
    <w:rsid w:val="00B03F1B"/>
    <w:rsid w:val="00B0401C"/>
    <w:rsid w:val="00B044A7"/>
    <w:rsid w:val="00B04525"/>
    <w:rsid w:val="00B04705"/>
    <w:rsid w:val="00B047D2"/>
    <w:rsid w:val="00B048AA"/>
    <w:rsid w:val="00B04E32"/>
    <w:rsid w:val="00B062A5"/>
    <w:rsid w:val="00B06B34"/>
    <w:rsid w:val="00B06C5D"/>
    <w:rsid w:val="00B07A94"/>
    <w:rsid w:val="00B07B40"/>
    <w:rsid w:val="00B101C7"/>
    <w:rsid w:val="00B1066E"/>
    <w:rsid w:val="00B10ECD"/>
    <w:rsid w:val="00B117DA"/>
    <w:rsid w:val="00B122F4"/>
    <w:rsid w:val="00B1269C"/>
    <w:rsid w:val="00B1284A"/>
    <w:rsid w:val="00B12AD3"/>
    <w:rsid w:val="00B13059"/>
    <w:rsid w:val="00B13354"/>
    <w:rsid w:val="00B1476C"/>
    <w:rsid w:val="00B1483C"/>
    <w:rsid w:val="00B14BBB"/>
    <w:rsid w:val="00B14BBD"/>
    <w:rsid w:val="00B14DDA"/>
    <w:rsid w:val="00B1505D"/>
    <w:rsid w:val="00B150AA"/>
    <w:rsid w:val="00B160CE"/>
    <w:rsid w:val="00B1618C"/>
    <w:rsid w:val="00B16226"/>
    <w:rsid w:val="00B16ADC"/>
    <w:rsid w:val="00B16BA4"/>
    <w:rsid w:val="00B170A1"/>
    <w:rsid w:val="00B170DC"/>
    <w:rsid w:val="00B175B7"/>
    <w:rsid w:val="00B218F8"/>
    <w:rsid w:val="00B21A80"/>
    <w:rsid w:val="00B21AC5"/>
    <w:rsid w:val="00B21AFE"/>
    <w:rsid w:val="00B21CED"/>
    <w:rsid w:val="00B21EDD"/>
    <w:rsid w:val="00B21F20"/>
    <w:rsid w:val="00B2298F"/>
    <w:rsid w:val="00B22A6E"/>
    <w:rsid w:val="00B22D9C"/>
    <w:rsid w:val="00B230A6"/>
    <w:rsid w:val="00B231A4"/>
    <w:rsid w:val="00B239AC"/>
    <w:rsid w:val="00B24141"/>
    <w:rsid w:val="00B24211"/>
    <w:rsid w:val="00B247DB"/>
    <w:rsid w:val="00B2492E"/>
    <w:rsid w:val="00B24972"/>
    <w:rsid w:val="00B25B01"/>
    <w:rsid w:val="00B25B90"/>
    <w:rsid w:val="00B26855"/>
    <w:rsid w:val="00B27015"/>
    <w:rsid w:val="00B27499"/>
    <w:rsid w:val="00B2798F"/>
    <w:rsid w:val="00B27D73"/>
    <w:rsid w:val="00B30709"/>
    <w:rsid w:val="00B314DF"/>
    <w:rsid w:val="00B3273A"/>
    <w:rsid w:val="00B330B0"/>
    <w:rsid w:val="00B3353A"/>
    <w:rsid w:val="00B33A23"/>
    <w:rsid w:val="00B3404A"/>
    <w:rsid w:val="00B341E8"/>
    <w:rsid w:val="00B34231"/>
    <w:rsid w:val="00B3426B"/>
    <w:rsid w:val="00B3439B"/>
    <w:rsid w:val="00B3461D"/>
    <w:rsid w:val="00B34B8C"/>
    <w:rsid w:val="00B36905"/>
    <w:rsid w:val="00B36C72"/>
    <w:rsid w:val="00B36CCB"/>
    <w:rsid w:val="00B36E9D"/>
    <w:rsid w:val="00B37161"/>
    <w:rsid w:val="00B37EDF"/>
    <w:rsid w:val="00B37F7D"/>
    <w:rsid w:val="00B4038A"/>
    <w:rsid w:val="00B404B5"/>
    <w:rsid w:val="00B405C6"/>
    <w:rsid w:val="00B406DC"/>
    <w:rsid w:val="00B407AA"/>
    <w:rsid w:val="00B40829"/>
    <w:rsid w:val="00B40A89"/>
    <w:rsid w:val="00B40C45"/>
    <w:rsid w:val="00B41804"/>
    <w:rsid w:val="00B41922"/>
    <w:rsid w:val="00B41A84"/>
    <w:rsid w:val="00B4219E"/>
    <w:rsid w:val="00B42B9C"/>
    <w:rsid w:val="00B43030"/>
    <w:rsid w:val="00B43269"/>
    <w:rsid w:val="00B439AD"/>
    <w:rsid w:val="00B439F9"/>
    <w:rsid w:val="00B43CF1"/>
    <w:rsid w:val="00B43F85"/>
    <w:rsid w:val="00B44A17"/>
    <w:rsid w:val="00B45501"/>
    <w:rsid w:val="00B458ED"/>
    <w:rsid w:val="00B473C7"/>
    <w:rsid w:val="00B473E4"/>
    <w:rsid w:val="00B47A30"/>
    <w:rsid w:val="00B47B0D"/>
    <w:rsid w:val="00B5091A"/>
    <w:rsid w:val="00B50D31"/>
    <w:rsid w:val="00B5183E"/>
    <w:rsid w:val="00B52508"/>
    <w:rsid w:val="00B52F80"/>
    <w:rsid w:val="00B53043"/>
    <w:rsid w:val="00B5343B"/>
    <w:rsid w:val="00B537D8"/>
    <w:rsid w:val="00B53D80"/>
    <w:rsid w:val="00B53DEF"/>
    <w:rsid w:val="00B5429F"/>
    <w:rsid w:val="00B54B81"/>
    <w:rsid w:val="00B55732"/>
    <w:rsid w:val="00B56029"/>
    <w:rsid w:val="00B56187"/>
    <w:rsid w:val="00B561F4"/>
    <w:rsid w:val="00B56976"/>
    <w:rsid w:val="00B56AF2"/>
    <w:rsid w:val="00B56BF3"/>
    <w:rsid w:val="00B570DC"/>
    <w:rsid w:val="00B572F6"/>
    <w:rsid w:val="00B578E0"/>
    <w:rsid w:val="00B609E8"/>
    <w:rsid w:val="00B60A1C"/>
    <w:rsid w:val="00B60ADF"/>
    <w:rsid w:val="00B610C9"/>
    <w:rsid w:val="00B618AA"/>
    <w:rsid w:val="00B62131"/>
    <w:rsid w:val="00B621A6"/>
    <w:rsid w:val="00B621F7"/>
    <w:rsid w:val="00B62EBD"/>
    <w:rsid w:val="00B6335B"/>
    <w:rsid w:val="00B63795"/>
    <w:rsid w:val="00B63E50"/>
    <w:rsid w:val="00B63F9C"/>
    <w:rsid w:val="00B64695"/>
    <w:rsid w:val="00B658E2"/>
    <w:rsid w:val="00B65B95"/>
    <w:rsid w:val="00B65E81"/>
    <w:rsid w:val="00B664AA"/>
    <w:rsid w:val="00B666AC"/>
    <w:rsid w:val="00B67259"/>
    <w:rsid w:val="00B6751F"/>
    <w:rsid w:val="00B67805"/>
    <w:rsid w:val="00B67880"/>
    <w:rsid w:val="00B678EE"/>
    <w:rsid w:val="00B7054E"/>
    <w:rsid w:val="00B70636"/>
    <w:rsid w:val="00B70BDE"/>
    <w:rsid w:val="00B71288"/>
    <w:rsid w:val="00B7158A"/>
    <w:rsid w:val="00B71CE9"/>
    <w:rsid w:val="00B72926"/>
    <w:rsid w:val="00B72F47"/>
    <w:rsid w:val="00B73191"/>
    <w:rsid w:val="00B73377"/>
    <w:rsid w:val="00B73509"/>
    <w:rsid w:val="00B73A4B"/>
    <w:rsid w:val="00B73DB4"/>
    <w:rsid w:val="00B74107"/>
    <w:rsid w:val="00B74415"/>
    <w:rsid w:val="00B74AE6"/>
    <w:rsid w:val="00B75613"/>
    <w:rsid w:val="00B75BE1"/>
    <w:rsid w:val="00B75D0B"/>
    <w:rsid w:val="00B760AE"/>
    <w:rsid w:val="00B768FC"/>
    <w:rsid w:val="00B77A33"/>
    <w:rsid w:val="00B77B40"/>
    <w:rsid w:val="00B77C3B"/>
    <w:rsid w:val="00B80AE5"/>
    <w:rsid w:val="00B81027"/>
    <w:rsid w:val="00B815EF"/>
    <w:rsid w:val="00B818F8"/>
    <w:rsid w:val="00B81D45"/>
    <w:rsid w:val="00B8224C"/>
    <w:rsid w:val="00B828A5"/>
    <w:rsid w:val="00B82F6C"/>
    <w:rsid w:val="00B83618"/>
    <w:rsid w:val="00B837C0"/>
    <w:rsid w:val="00B83C3F"/>
    <w:rsid w:val="00B84D71"/>
    <w:rsid w:val="00B853BA"/>
    <w:rsid w:val="00B8603A"/>
    <w:rsid w:val="00B86128"/>
    <w:rsid w:val="00B86170"/>
    <w:rsid w:val="00B863A2"/>
    <w:rsid w:val="00B8648C"/>
    <w:rsid w:val="00B86C8B"/>
    <w:rsid w:val="00B87167"/>
    <w:rsid w:val="00B874B4"/>
    <w:rsid w:val="00B875A5"/>
    <w:rsid w:val="00B8770B"/>
    <w:rsid w:val="00B87714"/>
    <w:rsid w:val="00B87B3F"/>
    <w:rsid w:val="00B90482"/>
    <w:rsid w:val="00B906B2"/>
    <w:rsid w:val="00B906FB"/>
    <w:rsid w:val="00B90B54"/>
    <w:rsid w:val="00B92EEA"/>
    <w:rsid w:val="00B935DD"/>
    <w:rsid w:val="00B94449"/>
    <w:rsid w:val="00B94819"/>
    <w:rsid w:val="00B94833"/>
    <w:rsid w:val="00B94BCF"/>
    <w:rsid w:val="00B95084"/>
    <w:rsid w:val="00B952F9"/>
    <w:rsid w:val="00B959B8"/>
    <w:rsid w:val="00B95BAA"/>
    <w:rsid w:val="00B95EF0"/>
    <w:rsid w:val="00B9690A"/>
    <w:rsid w:val="00B96B1E"/>
    <w:rsid w:val="00B96BE4"/>
    <w:rsid w:val="00B97097"/>
    <w:rsid w:val="00B9750F"/>
    <w:rsid w:val="00B97541"/>
    <w:rsid w:val="00B97FE3"/>
    <w:rsid w:val="00BA002E"/>
    <w:rsid w:val="00BA030E"/>
    <w:rsid w:val="00BA048D"/>
    <w:rsid w:val="00BA0CBE"/>
    <w:rsid w:val="00BA0F5F"/>
    <w:rsid w:val="00BA13DC"/>
    <w:rsid w:val="00BA14DA"/>
    <w:rsid w:val="00BA1FAA"/>
    <w:rsid w:val="00BA2449"/>
    <w:rsid w:val="00BA316F"/>
    <w:rsid w:val="00BA3917"/>
    <w:rsid w:val="00BA3A9C"/>
    <w:rsid w:val="00BA40F7"/>
    <w:rsid w:val="00BA4423"/>
    <w:rsid w:val="00BA456F"/>
    <w:rsid w:val="00BA46EA"/>
    <w:rsid w:val="00BA4BBF"/>
    <w:rsid w:val="00BA4D9C"/>
    <w:rsid w:val="00BA530B"/>
    <w:rsid w:val="00BA5DC2"/>
    <w:rsid w:val="00BA5F4F"/>
    <w:rsid w:val="00BA642D"/>
    <w:rsid w:val="00BA6534"/>
    <w:rsid w:val="00BA667D"/>
    <w:rsid w:val="00BA7023"/>
    <w:rsid w:val="00BA7138"/>
    <w:rsid w:val="00BA7191"/>
    <w:rsid w:val="00BA78D7"/>
    <w:rsid w:val="00BA7BB8"/>
    <w:rsid w:val="00BA7D9B"/>
    <w:rsid w:val="00BB0116"/>
    <w:rsid w:val="00BB0275"/>
    <w:rsid w:val="00BB0305"/>
    <w:rsid w:val="00BB05DB"/>
    <w:rsid w:val="00BB0931"/>
    <w:rsid w:val="00BB0E0C"/>
    <w:rsid w:val="00BB1993"/>
    <w:rsid w:val="00BB1F7A"/>
    <w:rsid w:val="00BB20A9"/>
    <w:rsid w:val="00BB2479"/>
    <w:rsid w:val="00BB29DD"/>
    <w:rsid w:val="00BB2D87"/>
    <w:rsid w:val="00BB37E8"/>
    <w:rsid w:val="00BB3B09"/>
    <w:rsid w:val="00BB3C9C"/>
    <w:rsid w:val="00BB4EBD"/>
    <w:rsid w:val="00BB4F37"/>
    <w:rsid w:val="00BB56D6"/>
    <w:rsid w:val="00BB57C0"/>
    <w:rsid w:val="00BB695F"/>
    <w:rsid w:val="00BB70D1"/>
    <w:rsid w:val="00BB7DD1"/>
    <w:rsid w:val="00BC0167"/>
    <w:rsid w:val="00BC02BE"/>
    <w:rsid w:val="00BC0D4A"/>
    <w:rsid w:val="00BC17FC"/>
    <w:rsid w:val="00BC1995"/>
    <w:rsid w:val="00BC1DFD"/>
    <w:rsid w:val="00BC2502"/>
    <w:rsid w:val="00BC255F"/>
    <w:rsid w:val="00BC297E"/>
    <w:rsid w:val="00BC2AE7"/>
    <w:rsid w:val="00BC2B60"/>
    <w:rsid w:val="00BC3539"/>
    <w:rsid w:val="00BC3E4F"/>
    <w:rsid w:val="00BC48D7"/>
    <w:rsid w:val="00BC4A50"/>
    <w:rsid w:val="00BC5D82"/>
    <w:rsid w:val="00BC6174"/>
    <w:rsid w:val="00BC622F"/>
    <w:rsid w:val="00BC6853"/>
    <w:rsid w:val="00BC6B0A"/>
    <w:rsid w:val="00BC6D46"/>
    <w:rsid w:val="00BC70E5"/>
    <w:rsid w:val="00BC7F1E"/>
    <w:rsid w:val="00BD0A77"/>
    <w:rsid w:val="00BD0C66"/>
    <w:rsid w:val="00BD0DD1"/>
    <w:rsid w:val="00BD110C"/>
    <w:rsid w:val="00BD2495"/>
    <w:rsid w:val="00BD2729"/>
    <w:rsid w:val="00BD297F"/>
    <w:rsid w:val="00BD2C63"/>
    <w:rsid w:val="00BD2CAA"/>
    <w:rsid w:val="00BD31A3"/>
    <w:rsid w:val="00BD31FA"/>
    <w:rsid w:val="00BD35A7"/>
    <w:rsid w:val="00BD41AE"/>
    <w:rsid w:val="00BD475E"/>
    <w:rsid w:val="00BD4A21"/>
    <w:rsid w:val="00BD4E08"/>
    <w:rsid w:val="00BD4E83"/>
    <w:rsid w:val="00BD52BB"/>
    <w:rsid w:val="00BD5734"/>
    <w:rsid w:val="00BD6164"/>
    <w:rsid w:val="00BD62E7"/>
    <w:rsid w:val="00BD6574"/>
    <w:rsid w:val="00BD679E"/>
    <w:rsid w:val="00BD6AFF"/>
    <w:rsid w:val="00BD73A2"/>
    <w:rsid w:val="00BD78EC"/>
    <w:rsid w:val="00BD7C63"/>
    <w:rsid w:val="00BE0179"/>
    <w:rsid w:val="00BE0244"/>
    <w:rsid w:val="00BE030E"/>
    <w:rsid w:val="00BE0749"/>
    <w:rsid w:val="00BE07CC"/>
    <w:rsid w:val="00BE1327"/>
    <w:rsid w:val="00BE1580"/>
    <w:rsid w:val="00BE1DE0"/>
    <w:rsid w:val="00BE2245"/>
    <w:rsid w:val="00BE233E"/>
    <w:rsid w:val="00BE257C"/>
    <w:rsid w:val="00BE3198"/>
    <w:rsid w:val="00BE3366"/>
    <w:rsid w:val="00BE336F"/>
    <w:rsid w:val="00BE3849"/>
    <w:rsid w:val="00BE3887"/>
    <w:rsid w:val="00BE4101"/>
    <w:rsid w:val="00BE4703"/>
    <w:rsid w:val="00BE4954"/>
    <w:rsid w:val="00BE49E7"/>
    <w:rsid w:val="00BE4DE1"/>
    <w:rsid w:val="00BE4F6D"/>
    <w:rsid w:val="00BE50CF"/>
    <w:rsid w:val="00BE52EA"/>
    <w:rsid w:val="00BE5C55"/>
    <w:rsid w:val="00BE67AE"/>
    <w:rsid w:val="00BE6C56"/>
    <w:rsid w:val="00BF045D"/>
    <w:rsid w:val="00BF0656"/>
    <w:rsid w:val="00BF0792"/>
    <w:rsid w:val="00BF09A6"/>
    <w:rsid w:val="00BF0AA9"/>
    <w:rsid w:val="00BF116E"/>
    <w:rsid w:val="00BF11C8"/>
    <w:rsid w:val="00BF13D0"/>
    <w:rsid w:val="00BF14F6"/>
    <w:rsid w:val="00BF1737"/>
    <w:rsid w:val="00BF1AB9"/>
    <w:rsid w:val="00BF1AC2"/>
    <w:rsid w:val="00BF265F"/>
    <w:rsid w:val="00BF2A10"/>
    <w:rsid w:val="00BF2A55"/>
    <w:rsid w:val="00BF2E06"/>
    <w:rsid w:val="00BF3BBB"/>
    <w:rsid w:val="00BF4373"/>
    <w:rsid w:val="00BF43A0"/>
    <w:rsid w:val="00BF45FD"/>
    <w:rsid w:val="00BF4A83"/>
    <w:rsid w:val="00BF5044"/>
    <w:rsid w:val="00BF5408"/>
    <w:rsid w:val="00BF5F07"/>
    <w:rsid w:val="00BF6066"/>
    <w:rsid w:val="00BF624E"/>
    <w:rsid w:val="00BF658E"/>
    <w:rsid w:val="00BF6894"/>
    <w:rsid w:val="00BF7FC3"/>
    <w:rsid w:val="00C00670"/>
    <w:rsid w:val="00C00775"/>
    <w:rsid w:val="00C0120F"/>
    <w:rsid w:val="00C012FD"/>
    <w:rsid w:val="00C016A9"/>
    <w:rsid w:val="00C01EDA"/>
    <w:rsid w:val="00C02761"/>
    <w:rsid w:val="00C02763"/>
    <w:rsid w:val="00C03097"/>
    <w:rsid w:val="00C031D1"/>
    <w:rsid w:val="00C04265"/>
    <w:rsid w:val="00C0444A"/>
    <w:rsid w:val="00C045E5"/>
    <w:rsid w:val="00C0490E"/>
    <w:rsid w:val="00C04972"/>
    <w:rsid w:val="00C049A8"/>
    <w:rsid w:val="00C05742"/>
    <w:rsid w:val="00C0593B"/>
    <w:rsid w:val="00C05E79"/>
    <w:rsid w:val="00C05E7D"/>
    <w:rsid w:val="00C06503"/>
    <w:rsid w:val="00C066F3"/>
    <w:rsid w:val="00C0692E"/>
    <w:rsid w:val="00C06C3B"/>
    <w:rsid w:val="00C07486"/>
    <w:rsid w:val="00C07E01"/>
    <w:rsid w:val="00C10167"/>
    <w:rsid w:val="00C105B2"/>
    <w:rsid w:val="00C10A55"/>
    <w:rsid w:val="00C10E75"/>
    <w:rsid w:val="00C11257"/>
    <w:rsid w:val="00C11EDF"/>
    <w:rsid w:val="00C12037"/>
    <w:rsid w:val="00C12316"/>
    <w:rsid w:val="00C127BE"/>
    <w:rsid w:val="00C1289F"/>
    <w:rsid w:val="00C12D5F"/>
    <w:rsid w:val="00C12F86"/>
    <w:rsid w:val="00C13C56"/>
    <w:rsid w:val="00C13E94"/>
    <w:rsid w:val="00C143CD"/>
    <w:rsid w:val="00C151DF"/>
    <w:rsid w:val="00C152E9"/>
    <w:rsid w:val="00C15F3B"/>
    <w:rsid w:val="00C1605E"/>
    <w:rsid w:val="00C16136"/>
    <w:rsid w:val="00C161CD"/>
    <w:rsid w:val="00C1645D"/>
    <w:rsid w:val="00C1658B"/>
    <w:rsid w:val="00C175E8"/>
    <w:rsid w:val="00C17953"/>
    <w:rsid w:val="00C17962"/>
    <w:rsid w:val="00C17FCF"/>
    <w:rsid w:val="00C2094C"/>
    <w:rsid w:val="00C218B6"/>
    <w:rsid w:val="00C2203D"/>
    <w:rsid w:val="00C22ACA"/>
    <w:rsid w:val="00C237FC"/>
    <w:rsid w:val="00C23C0E"/>
    <w:rsid w:val="00C23C3A"/>
    <w:rsid w:val="00C24555"/>
    <w:rsid w:val="00C250B1"/>
    <w:rsid w:val="00C25208"/>
    <w:rsid w:val="00C25628"/>
    <w:rsid w:val="00C26BCB"/>
    <w:rsid w:val="00C26CB7"/>
    <w:rsid w:val="00C26D40"/>
    <w:rsid w:val="00C26DB7"/>
    <w:rsid w:val="00C26DEC"/>
    <w:rsid w:val="00C27C07"/>
    <w:rsid w:val="00C27C7B"/>
    <w:rsid w:val="00C309B0"/>
    <w:rsid w:val="00C30EB5"/>
    <w:rsid w:val="00C31168"/>
    <w:rsid w:val="00C31FB5"/>
    <w:rsid w:val="00C32285"/>
    <w:rsid w:val="00C329C6"/>
    <w:rsid w:val="00C33F0C"/>
    <w:rsid w:val="00C34446"/>
    <w:rsid w:val="00C34CD9"/>
    <w:rsid w:val="00C34DE2"/>
    <w:rsid w:val="00C34FBB"/>
    <w:rsid w:val="00C3553C"/>
    <w:rsid w:val="00C35816"/>
    <w:rsid w:val="00C35AE0"/>
    <w:rsid w:val="00C35B52"/>
    <w:rsid w:val="00C35C9A"/>
    <w:rsid w:val="00C35E60"/>
    <w:rsid w:val="00C36012"/>
    <w:rsid w:val="00C361C8"/>
    <w:rsid w:val="00C36205"/>
    <w:rsid w:val="00C36220"/>
    <w:rsid w:val="00C372B7"/>
    <w:rsid w:val="00C373B8"/>
    <w:rsid w:val="00C37460"/>
    <w:rsid w:val="00C378DB"/>
    <w:rsid w:val="00C37AE0"/>
    <w:rsid w:val="00C37F85"/>
    <w:rsid w:val="00C403E3"/>
    <w:rsid w:val="00C40618"/>
    <w:rsid w:val="00C411DE"/>
    <w:rsid w:val="00C4149A"/>
    <w:rsid w:val="00C414FD"/>
    <w:rsid w:val="00C4165A"/>
    <w:rsid w:val="00C41ECB"/>
    <w:rsid w:val="00C427CA"/>
    <w:rsid w:val="00C436C2"/>
    <w:rsid w:val="00C43E9C"/>
    <w:rsid w:val="00C43F86"/>
    <w:rsid w:val="00C4416E"/>
    <w:rsid w:val="00C4486C"/>
    <w:rsid w:val="00C44FC2"/>
    <w:rsid w:val="00C45F0C"/>
    <w:rsid w:val="00C46222"/>
    <w:rsid w:val="00C472FB"/>
    <w:rsid w:val="00C47D19"/>
    <w:rsid w:val="00C5025D"/>
    <w:rsid w:val="00C502C8"/>
    <w:rsid w:val="00C50349"/>
    <w:rsid w:val="00C50688"/>
    <w:rsid w:val="00C50BB3"/>
    <w:rsid w:val="00C50E9A"/>
    <w:rsid w:val="00C50F82"/>
    <w:rsid w:val="00C51060"/>
    <w:rsid w:val="00C51096"/>
    <w:rsid w:val="00C51994"/>
    <w:rsid w:val="00C51C01"/>
    <w:rsid w:val="00C52013"/>
    <w:rsid w:val="00C52C1C"/>
    <w:rsid w:val="00C532A7"/>
    <w:rsid w:val="00C533EE"/>
    <w:rsid w:val="00C544DC"/>
    <w:rsid w:val="00C54B58"/>
    <w:rsid w:val="00C54EE5"/>
    <w:rsid w:val="00C5501A"/>
    <w:rsid w:val="00C5599A"/>
    <w:rsid w:val="00C55A59"/>
    <w:rsid w:val="00C56085"/>
    <w:rsid w:val="00C565C7"/>
    <w:rsid w:val="00C56668"/>
    <w:rsid w:val="00C5690C"/>
    <w:rsid w:val="00C571A9"/>
    <w:rsid w:val="00C57D86"/>
    <w:rsid w:val="00C57FF9"/>
    <w:rsid w:val="00C60766"/>
    <w:rsid w:val="00C60A33"/>
    <w:rsid w:val="00C61200"/>
    <w:rsid w:val="00C61326"/>
    <w:rsid w:val="00C61BFB"/>
    <w:rsid w:val="00C61D68"/>
    <w:rsid w:val="00C6224E"/>
    <w:rsid w:val="00C62641"/>
    <w:rsid w:val="00C62692"/>
    <w:rsid w:val="00C629A3"/>
    <w:rsid w:val="00C62B18"/>
    <w:rsid w:val="00C63851"/>
    <w:rsid w:val="00C63A93"/>
    <w:rsid w:val="00C63C81"/>
    <w:rsid w:val="00C63D3C"/>
    <w:rsid w:val="00C6422E"/>
    <w:rsid w:val="00C6441A"/>
    <w:rsid w:val="00C6496A"/>
    <w:rsid w:val="00C64FC5"/>
    <w:rsid w:val="00C65C95"/>
    <w:rsid w:val="00C65FB8"/>
    <w:rsid w:val="00C6628D"/>
    <w:rsid w:val="00C662E9"/>
    <w:rsid w:val="00C669BB"/>
    <w:rsid w:val="00C670F6"/>
    <w:rsid w:val="00C674E5"/>
    <w:rsid w:val="00C676E6"/>
    <w:rsid w:val="00C6784B"/>
    <w:rsid w:val="00C70361"/>
    <w:rsid w:val="00C70520"/>
    <w:rsid w:val="00C70D89"/>
    <w:rsid w:val="00C7191F"/>
    <w:rsid w:val="00C71C7E"/>
    <w:rsid w:val="00C71F9D"/>
    <w:rsid w:val="00C723F0"/>
    <w:rsid w:val="00C72D8A"/>
    <w:rsid w:val="00C72E1B"/>
    <w:rsid w:val="00C72F20"/>
    <w:rsid w:val="00C7330E"/>
    <w:rsid w:val="00C73398"/>
    <w:rsid w:val="00C747DA"/>
    <w:rsid w:val="00C749A6"/>
    <w:rsid w:val="00C74FFE"/>
    <w:rsid w:val="00C75267"/>
    <w:rsid w:val="00C75644"/>
    <w:rsid w:val="00C7568F"/>
    <w:rsid w:val="00C762A4"/>
    <w:rsid w:val="00C76328"/>
    <w:rsid w:val="00C76848"/>
    <w:rsid w:val="00C770FA"/>
    <w:rsid w:val="00C77C2A"/>
    <w:rsid w:val="00C77C46"/>
    <w:rsid w:val="00C77C96"/>
    <w:rsid w:val="00C77F37"/>
    <w:rsid w:val="00C8011B"/>
    <w:rsid w:val="00C8016F"/>
    <w:rsid w:val="00C81171"/>
    <w:rsid w:val="00C813DF"/>
    <w:rsid w:val="00C81C9E"/>
    <w:rsid w:val="00C81D3B"/>
    <w:rsid w:val="00C81E52"/>
    <w:rsid w:val="00C82B11"/>
    <w:rsid w:val="00C82CF5"/>
    <w:rsid w:val="00C82F24"/>
    <w:rsid w:val="00C833FF"/>
    <w:rsid w:val="00C83D11"/>
    <w:rsid w:val="00C83D41"/>
    <w:rsid w:val="00C83E7A"/>
    <w:rsid w:val="00C8450E"/>
    <w:rsid w:val="00C84576"/>
    <w:rsid w:val="00C862E5"/>
    <w:rsid w:val="00C8636C"/>
    <w:rsid w:val="00C86A74"/>
    <w:rsid w:val="00C8740C"/>
    <w:rsid w:val="00C87B2B"/>
    <w:rsid w:val="00C9000D"/>
    <w:rsid w:val="00C909D0"/>
    <w:rsid w:val="00C90A71"/>
    <w:rsid w:val="00C90A7F"/>
    <w:rsid w:val="00C90AAD"/>
    <w:rsid w:val="00C9251A"/>
    <w:rsid w:val="00C926ED"/>
    <w:rsid w:val="00C92975"/>
    <w:rsid w:val="00C93024"/>
    <w:rsid w:val="00C9320C"/>
    <w:rsid w:val="00C932BF"/>
    <w:rsid w:val="00C932CA"/>
    <w:rsid w:val="00C93501"/>
    <w:rsid w:val="00C938DA"/>
    <w:rsid w:val="00C94361"/>
    <w:rsid w:val="00C94375"/>
    <w:rsid w:val="00C94B12"/>
    <w:rsid w:val="00C95279"/>
    <w:rsid w:val="00C9572E"/>
    <w:rsid w:val="00C95B22"/>
    <w:rsid w:val="00C95BC9"/>
    <w:rsid w:val="00C95D59"/>
    <w:rsid w:val="00C967CF"/>
    <w:rsid w:val="00C96A1A"/>
    <w:rsid w:val="00C96B91"/>
    <w:rsid w:val="00C96BC4"/>
    <w:rsid w:val="00C971B5"/>
    <w:rsid w:val="00C97253"/>
    <w:rsid w:val="00C9740E"/>
    <w:rsid w:val="00C9742D"/>
    <w:rsid w:val="00C97BDA"/>
    <w:rsid w:val="00C97E93"/>
    <w:rsid w:val="00CA0095"/>
    <w:rsid w:val="00CA011F"/>
    <w:rsid w:val="00CA0E71"/>
    <w:rsid w:val="00CA1D90"/>
    <w:rsid w:val="00CA1E5E"/>
    <w:rsid w:val="00CA1EF4"/>
    <w:rsid w:val="00CA22B1"/>
    <w:rsid w:val="00CA2566"/>
    <w:rsid w:val="00CA3005"/>
    <w:rsid w:val="00CA34E1"/>
    <w:rsid w:val="00CA3BA0"/>
    <w:rsid w:val="00CA3C6E"/>
    <w:rsid w:val="00CA401D"/>
    <w:rsid w:val="00CA44AD"/>
    <w:rsid w:val="00CA44EC"/>
    <w:rsid w:val="00CA4780"/>
    <w:rsid w:val="00CA4BEF"/>
    <w:rsid w:val="00CA5026"/>
    <w:rsid w:val="00CA5489"/>
    <w:rsid w:val="00CA5787"/>
    <w:rsid w:val="00CA58AB"/>
    <w:rsid w:val="00CA5941"/>
    <w:rsid w:val="00CA5BFF"/>
    <w:rsid w:val="00CA5FB6"/>
    <w:rsid w:val="00CA65E9"/>
    <w:rsid w:val="00CA6BEF"/>
    <w:rsid w:val="00CA7390"/>
    <w:rsid w:val="00CA784B"/>
    <w:rsid w:val="00CA799B"/>
    <w:rsid w:val="00CA7DEB"/>
    <w:rsid w:val="00CB0553"/>
    <w:rsid w:val="00CB0ADF"/>
    <w:rsid w:val="00CB0C94"/>
    <w:rsid w:val="00CB0E65"/>
    <w:rsid w:val="00CB1766"/>
    <w:rsid w:val="00CB19F2"/>
    <w:rsid w:val="00CB1F9A"/>
    <w:rsid w:val="00CB217F"/>
    <w:rsid w:val="00CB28D6"/>
    <w:rsid w:val="00CB2ABA"/>
    <w:rsid w:val="00CB3445"/>
    <w:rsid w:val="00CB3637"/>
    <w:rsid w:val="00CB3CE1"/>
    <w:rsid w:val="00CB427C"/>
    <w:rsid w:val="00CB4977"/>
    <w:rsid w:val="00CB647C"/>
    <w:rsid w:val="00CB6579"/>
    <w:rsid w:val="00CB69F9"/>
    <w:rsid w:val="00CB76F1"/>
    <w:rsid w:val="00CB776D"/>
    <w:rsid w:val="00CB79F0"/>
    <w:rsid w:val="00CC02A8"/>
    <w:rsid w:val="00CC03F6"/>
    <w:rsid w:val="00CC072F"/>
    <w:rsid w:val="00CC0A6F"/>
    <w:rsid w:val="00CC0C9B"/>
    <w:rsid w:val="00CC0CA4"/>
    <w:rsid w:val="00CC13CC"/>
    <w:rsid w:val="00CC22CD"/>
    <w:rsid w:val="00CC25D0"/>
    <w:rsid w:val="00CC2C68"/>
    <w:rsid w:val="00CC2D20"/>
    <w:rsid w:val="00CC2D5F"/>
    <w:rsid w:val="00CC2F6F"/>
    <w:rsid w:val="00CC3308"/>
    <w:rsid w:val="00CC4C88"/>
    <w:rsid w:val="00CC5628"/>
    <w:rsid w:val="00CC56C4"/>
    <w:rsid w:val="00CC56DA"/>
    <w:rsid w:val="00CC5A7C"/>
    <w:rsid w:val="00CC6786"/>
    <w:rsid w:val="00CC6888"/>
    <w:rsid w:val="00CC69BC"/>
    <w:rsid w:val="00CC6D27"/>
    <w:rsid w:val="00CC7AA5"/>
    <w:rsid w:val="00CD0117"/>
    <w:rsid w:val="00CD05EF"/>
    <w:rsid w:val="00CD0E90"/>
    <w:rsid w:val="00CD0F37"/>
    <w:rsid w:val="00CD15DB"/>
    <w:rsid w:val="00CD2825"/>
    <w:rsid w:val="00CD28E9"/>
    <w:rsid w:val="00CD29BB"/>
    <w:rsid w:val="00CD2AED"/>
    <w:rsid w:val="00CD2C08"/>
    <w:rsid w:val="00CD3A25"/>
    <w:rsid w:val="00CD3C05"/>
    <w:rsid w:val="00CD4463"/>
    <w:rsid w:val="00CD46A4"/>
    <w:rsid w:val="00CD49A5"/>
    <w:rsid w:val="00CD4B43"/>
    <w:rsid w:val="00CD4B9D"/>
    <w:rsid w:val="00CD4CDE"/>
    <w:rsid w:val="00CD5593"/>
    <w:rsid w:val="00CD5632"/>
    <w:rsid w:val="00CD5A7D"/>
    <w:rsid w:val="00CD5ED8"/>
    <w:rsid w:val="00CD60B4"/>
    <w:rsid w:val="00CD6932"/>
    <w:rsid w:val="00CD6BC8"/>
    <w:rsid w:val="00CD6D2A"/>
    <w:rsid w:val="00CD7115"/>
    <w:rsid w:val="00CD711C"/>
    <w:rsid w:val="00CD7450"/>
    <w:rsid w:val="00CD74E5"/>
    <w:rsid w:val="00CD74FA"/>
    <w:rsid w:val="00CD7707"/>
    <w:rsid w:val="00CD7E62"/>
    <w:rsid w:val="00CD7E69"/>
    <w:rsid w:val="00CE08E6"/>
    <w:rsid w:val="00CE0C7C"/>
    <w:rsid w:val="00CE0D85"/>
    <w:rsid w:val="00CE0F75"/>
    <w:rsid w:val="00CE1316"/>
    <w:rsid w:val="00CE1B63"/>
    <w:rsid w:val="00CE1E0E"/>
    <w:rsid w:val="00CE1EEB"/>
    <w:rsid w:val="00CE1F09"/>
    <w:rsid w:val="00CE2034"/>
    <w:rsid w:val="00CE24AB"/>
    <w:rsid w:val="00CE2C1B"/>
    <w:rsid w:val="00CE2ED1"/>
    <w:rsid w:val="00CE39AE"/>
    <w:rsid w:val="00CE3A64"/>
    <w:rsid w:val="00CE43E9"/>
    <w:rsid w:val="00CE44E7"/>
    <w:rsid w:val="00CE6526"/>
    <w:rsid w:val="00CE68C1"/>
    <w:rsid w:val="00CE72F5"/>
    <w:rsid w:val="00CE74AF"/>
    <w:rsid w:val="00CE7AC2"/>
    <w:rsid w:val="00CE7FA2"/>
    <w:rsid w:val="00CF0B96"/>
    <w:rsid w:val="00CF11B6"/>
    <w:rsid w:val="00CF159B"/>
    <w:rsid w:val="00CF1837"/>
    <w:rsid w:val="00CF1D24"/>
    <w:rsid w:val="00CF21E5"/>
    <w:rsid w:val="00CF253C"/>
    <w:rsid w:val="00CF3109"/>
    <w:rsid w:val="00CF3354"/>
    <w:rsid w:val="00CF3851"/>
    <w:rsid w:val="00CF46F9"/>
    <w:rsid w:val="00CF4CE4"/>
    <w:rsid w:val="00CF4EAA"/>
    <w:rsid w:val="00CF5666"/>
    <w:rsid w:val="00CF5991"/>
    <w:rsid w:val="00CF5A12"/>
    <w:rsid w:val="00CF5C48"/>
    <w:rsid w:val="00CF635C"/>
    <w:rsid w:val="00CF6AC0"/>
    <w:rsid w:val="00CF72F3"/>
    <w:rsid w:val="00CF741A"/>
    <w:rsid w:val="00CF747F"/>
    <w:rsid w:val="00CF7485"/>
    <w:rsid w:val="00D00102"/>
    <w:rsid w:val="00D00CAA"/>
    <w:rsid w:val="00D011C9"/>
    <w:rsid w:val="00D0134D"/>
    <w:rsid w:val="00D013C2"/>
    <w:rsid w:val="00D01EF9"/>
    <w:rsid w:val="00D022B8"/>
    <w:rsid w:val="00D02AB1"/>
    <w:rsid w:val="00D02F47"/>
    <w:rsid w:val="00D0317A"/>
    <w:rsid w:val="00D03990"/>
    <w:rsid w:val="00D03B3C"/>
    <w:rsid w:val="00D03DC2"/>
    <w:rsid w:val="00D03DF4"/>
    <w:rsid w:val="00D03EFF"/>
    <w:rsid w:val="00D04975"/>
    <w:rsid w:val="00D049B1"/>
    <w:rsid w:val="00D052D5"/>
    <w:rsid w:val="00D05381"/>
    <w:rsid w:val="00D05A2F"/>
    <w:rsid w:val="00D06090"/>
    <w:rsid w:val="00D0670E"/>
    <w:rsid w:val="00D070DD"/>
    <w:rsid w:val="00D0753C"/>
    <w:rsid w:val="00D07DC5"/>
    <w:rsid w:val="00D101D7"/>
    <w:rsid w:val="00D1029B"/>
    <w:rsid w:val="00D10482"/>
    <w:rsid w:val="00D10A9A"/>
    <w:rsid w:val="00D10F69"/>
    <w:rsid w:val="00D10FB0"/>
    <w:rsid w:val="00D11145"/>
    <w:rsid w:val="00D11281"/>
    <w:rsid w:val="00D11354"/>
    <w:rsid w:val="00D117F1"/>
    <w:rsid w:val="00D126D8"/>
    <w:rsid w:val="00D13046"/>
    <w:rsid w:val="00D132E8"/>
    <w:rsid w:val="00D1340D"/>
    <w:rsid w:val="00D13CEF"/>
    <w:rsid w:val="00D1433A"/>
    <w:rsid w:val="00D147EF"/>
    <w:rsid w:val="00D150DF"/>
    <w:rsid w:val="00D15636"/>
    <w:rsid w:val="00D15891"/>
    <w:rsid w:val="00D15E14"/>
    <w:rsid w:val="00D16025"/>
    <w:rsid w:val="00D16655"/>
    <w:rsid w:val="00D16842"/>
    <w:rsid w:val="00D16C5E"/>
    <w:rsid w:val="00D1704A"/>
    <w:rsid w:val="00D1732D"/>
    <w:rsid w:val="00D17388"/>
    <w:rsid w:val="00D179B4"/>
    <w:rsid w:val="00D17AD3"/>
    <w:rsid w:val="00D17BB1"/>
    <w:rsid w:val="00D20119"/>
    <w:rsid w:val="00D20206"/>
    <w:rsid w:val="00D20382"/>
    <w:rsid w:val="00D206CD"/>
    <w:rsid w:val="00D209B2"/>
    <w:rsid w:val="00D20B22"/>
    <w:rsid w:val="00D213FB"/>
    <w:rsid w:val="00D21491"/>
    <w:rsid w:val="00D21A8B"/>
    <w:rsid w:val="00D21B10"/>
    <w:rsid w:val="00D220F1"/>
    <w:rsid w:val="00D22F92"/>
    <w:rsid w:val="00D23130"/>
    <w:rsid w:val="00D232D8"/>
    <w:rsid w:val="00D238AF"/>
    <w:rsid w:val="00D23EE6"/>
    <w:rsid w:val="00D23F9B"/>
    <w:rsid w:val="00D254AF"/>
    <w:rsid w:val="00D25DAF"/>
    <w:rsid w:val="00D2600E"/>
    <w:rsid w:val="00D26A5D"/>
    <w:rsid w:val="00D26B11"/>
    <w:rsid w:val="00D26BC8"/>
    <w:rsid w:val="00D26C61"/>
    <w:rsid w:val="00D274E2"/>
    <w:rsid w:val="00D2791E"/>
    <w:rsid w:val="00D27FC6"/>
    <w:rsid w:val="00D30751"/>
    <w:rsid w:val="00D31AF5"/>
    <w:rsid w:val="00D31ED5"/>
    <w:rsid w:val="00D324F5"/>
    <w:rsid w:val="00D33511"/>
    <w:rsid w:val="00D33EED"/>
    <w:rsid w:val="00D33FA6"/>
    <w:rsid w:val="00D34079"/>
    <w:rsid w:val="00D34096"/>
    <w:rsid w:val="00D34272"/>
    <w:rsid w:val="00D347EA"/>
    <w:rsid w:val="00D34918"/>
    <w:rsid w:val="00D34AAA"/>
    <w:rsid w:val="00D34AB0"/>
    <w:rsid w:val="00D36503"/>
    <w:rsid w:val="00D3656F"/>
    <w:rsid w:val="00D36D8F"/>
    <w:rsid w:val="00D36EAF"/>
    <w:rsid w:val="00D37CD8"/>
    <w:rsid w:val="00D37D34"/>
    <w:rsid w:val="00D37EA8"/>
    <w:rsid w:val="00D40657"/>
    <w:rsid w:val="00D4071C"/>
    <w:rsid w:val="00D4087C"/>
    <w:rsid w:val="00D40E48"/>
    <w:rsid w:val="00D4144B"/>
    <w:rsid w:val="00D41662"/>
    <w:rsid w:val="00D419FB"/>
    <w:rsid w:val="00D420B5"/>
    <w:rsid w:val="00D423A6"/>
    <w:rsid w:val="00D4280F"/>
    <w:rsid w:val="00D4295A"/>
    <w:rsid w:val="00D42FC0"/>
    <w:rsid w:val="00D43F99"/>
    <w:rsid w:val="00D44022"/>
    <w:rsid w:val="00D44111"/>
    <w:rsid w:val="00D44572"/>
    <w:rsid w:val="00D449F2"/>
    <w:rsid w:val="00D4518E"/>
    <w:rsid w:val="00D45C66"/>
    <w:rsid w:val="00D4617A"/>
    <w:rsid w:val="00D462D5"/>
    <w:rsid w:val="00D462E0"/>
    <w:rsid w:val="00D463C6"/>
    <w:rsid w:val="00D4651E"/>
    <w:rsid w:val="00D46A14"/>
    <w:rsid w:val="00D46C95"/>
    <w:rsid w:val="00D46E34"/>
    <w:rsid w:val="00D50141"/>
    <w:rsid w:val="00D50891"/>
    <w:rsid w:val="00D509F3"/>
    <w:rsid w:val="00D50CA1"/>
    <w:rsid w:val="00D512D4"/>
    <w:rsid w:val="00D52162"/>
    <w:rsid w:val="00D52266"/>
    <w:rsid w:val="00D523E2"/>
    <w:rsid w:val="00D52DBF"/>
    <w:rsid w:val="00D53357"/>
    <w:rsid w:val="00D5388C"/>
    <w:rsid w:val="00D540B5"/>
    <w:rsid w:val="00D54583"/>
    <w:rsid w:val="00D54585"/>
    <w:rsid w:val="00D55270"/>
    <w:rsid w:val="00D55332"/>
    <w:rsid w:val="00D55FB0"/>
    <w:rsid w:val="00D560FE"/>
    <w:rsid w:val="00D56158"/>
    <w:rsid w:val="00D57058"/>
    <w:rsid w:val="00D57BFD"/>
    <w:rsid w:val="00D57C01"/>
    <w:rsid w:val="00D57C28"/>
    <w:rsid w:val="00D57D57"/>
    <w:rsid w:val="00D604BE"/>
    <w:rsid w:val="00D616A3"/>
    <w:rsid w:val="00D61F50"/>
    <w:rsid w:val="00D620F4"/>
    <w:rsid w:val="00D62470"/>
    <w:rsid w:val="00D62552"/>
    <w:rsid w:val="00D62876"/>
    <w:rsid w:val="00D62B05"/>
    <w:rsid w:val="00D62C7A"/>
    <w:rsid w:val="00D63426"/>
    <w:rsid w:val="00D63A19"/>
    <w:rsid w:val="00D63CDC"/>
    <w:rsid w:val="00D63FE0"/>
    <w:rsid w:val="00D6416E"/>
    <w:rsid w:val="00D64D6F"/>
    <w:rsid w:val="00D65DAD"/>
    <w:rsid w:val="00D65DC8"/>
    <w:rsid w:val="00D65E99"/>
    <w:rsid w:val="00D66305"/>
    <w:rsid w:val="00D665EF"/>
    <w:rsid w:val="00D66B7F"/>
    <w:rsid w:val="00D67E02"/>
    <w:rsid w:val="00D70142"/>
    <w:rsid w:val="00D70527"/>
    <w:rsid w:val="00D709F9"/>
    <w:rsid w:val="00D739BB"/>
    <w:rsid w:val="00D739C1"/>
    <w:rsid w:val="00D73AC1"/>
    <w:rsid w:val="00D73B03"/>
    <w:rsid w:val="00D74331"/>
    <w:rsid w:val="00D7433F"/>
    <w:rsid w:val="00D743C8"/>
    <w:rsid w:val="00D744D5"/>
    <w:rsid w:val="00D74530"/>
    <w:rsid w:val="00D74531"/>
    <w:rsid w:val="00D7487D"/>
    <w:rsid w:val="00D748B2"/>
    <w:rsid w:val="00D75B60"/>
    <w:rsid w:val="00D76A08"/>
    <w:rsid w:val="00D76C8F"/>
    <w:rsid w:val="00D77D07"/>
    <w:rsid w:val="00D77FD5"/>
    <w:rsid w:val="00D80021"/>
    <w:rsid w:val="00D80523"/>
    <w:rsid w:val="00D8061A"/>
    <w:rsid w:val="00D806B7"/>
    <w:rsid w:val="00D80907"/>
    <w:rsid w:val="00D809B1"/>
    <w:rsid w:val="00D80C12"/>
    <w:rsid w:val="00D81CB9"/>
    <w:rsid w:val="00D81CEE"/>
    <w:rsid w:val="00D81EFD"/>
    <w:rsid w:val="00D8209F"/>
    <w:rsid w:val="00D82A00"/>
    <w:rsid w:val="00D82D78"/>
    <w:rsid w:val="00D8314C"/>
    <w:rsid w:val="00D83C21"/>
    <w:rsid w:val="00D83CCC"/>
    <w:rsid w:val="00D843B0"/>
    <w:rsid w:val="00D85142"/>
    <w:rsid w:val="00D85200"/>
    <w:rsid w:val="00D8521D"/>
    <w:rsid w:val="00D85CE6"/>
    <w:rsid w:val="00D85EAD"/>
    <w:rsid w:val="00D86179"/>
    <w:rsid w:val="00D86ADE"/>
    <w:rsid w:val="00D86B43"/>
    <w:rsid w:val="00D86E31"/>
    <w:rsid w:val="00D86F51"/>
    <w:rsid w:val="00D86FE0"/>
    <w:rsid w:val="00D87277"/>
    <w:rsid w:val="00D8755B"/>
    <w:rsid w:val="00D877C0"/>
    <w:rsid w:val="00D87928"/>
    <w:rsid w:val="00D87A05"/>
    <w:rsid w:val="00D87E2A"/>
    <w:rsid w:val="00D87E85"/>
    <w:rsid w:val="00D90CAE"/>
    <w:rsid w:val="00D91580"/>
    <w:rsid w:val="00D93289"/>
    <w:rsid w:val="00D94533"/>
    <w:rsid w:val="00D94659"/>
    <w:rsid w:val="00D9492D"/>
    <w:rsid w:val="00D94D8C"/>
    <w:rsid w:val="00D968B6"/>
    <w:rsid w:val="00D96FCE"/>
    <w:rsid w:val="00D97152"/>
    <w:rsid w:val="00D977B3"/>
    <w:rsid w:val="00D97AE4"/>
    <w:rsid w:val="00D97C7F"/>
    <w:rsid w:val="00DA0CDC"/>
    <w:rsid w:val="00DA0E37"/>
    <w:rsid w:val="00DA12E4"/>
    <w:rsid w:val="00DA36D7"/>
    <w:rsid w:val="00DA379F"/>
    <w:rsid w:val="00DA3A9D"/>
    <w:rsid w:val="00DA3BBB"/>
    <w:rsid w:val="00DA3C33"/>
    <w:rsid w:val="00DA4429"/>
    <w:rsid w:val="00DA52A3"/>
    <w:rsid w:val="00DA5378"/>
    <w:rsid w:val="00DA56CC"/>
    <w:rsid w:val="00DA5BB9"/>
    <w:rsid w:val="00DA5FA1"/>
    <w:rsid w:val="00DA5FBA"/>
    <w:rsid w:val="00DA65FD"/>
    <w:rsid w:val="00DA66C0"/>
    <w:rsid w:val="00DA6F0A"/>
    <w:rsid w:val="00DA76E3"/>
    <w:rsid w:val="00DA7C9B"/>
    <w:rsid w:val="00DA7D5F"/>
    <w:rsid w:val="00DA7EAA"/>
    <w:rsid w:val="00DA7FEE"/>
    <w:rsid w:val="00DB076C"/>
    <w:rsid w:val="00DB09F5"/>
    <w:rsid w:val="00DB0A7A"/>
    <w:rsid w:val="00DB0DDA"/>
    <w:rsid w:val="00DB0EFA"/>
    <w:rsid w:val="00DB0FB6"/>
    <w:rsid w:val="00DB1310"/>
    <w:rsid w:val="00DB165D"/>
    <w:rsid w:val="00DB2048"/>
    <w:rsid w:val="00DB251B"/>
    <w:rsid w:val="00DB2751"/>
    <w:rsid w:val="00DB3805"/>
    <w:rsid w:val="00DB3886"/>
    <w:rsid w:val="00DB4116"/>
    <w:rsid w:val="00DB5E2D"/>
    <w:rsid w:val="00DB5F9A"/>
    <w:rsid w:val="00DB63A3"/>
    <w:rsid w:val="00DB6834"/>
    <w:rsid w:val="00DB6885"/>
    <w:rsid w:val="00DB6B31"/>
    <w:rsid w:val="00DB6BB2"/>
    <w:rsid w:val="00DB6E66"/>
    <w:rsid w:val="00DB70C1"/>
    <w:rsid w:val="00DB7191"/>
    <w:rsid w:val="00DB77FB"/>
    <w:rsid w:val="00DB7C7F"/>
    <w:rsid w:val="00DB7CFB"/>
    <w:rsid w:val="00DC00ED"/>
    <w:rsid w:val="00DC01EB"/>
    <w:rsid w:val="00DC05C9"/>
    <w:rsid w:val="00DC074A"/>
    <w:rsid w:val="00DC0CE9"/>
    <w:rsid w:val="00DC14AE"/>
    <w:rsid w:val="00DC1F57"/>
    <w:rsid w:val="00DC212B"/>
    <w:rsid w:val="00DC2647"/>
    <w:rsid w:val="00DC279B"/>
    <w:rsid w:val="00DC324C"/>
    <w:rsid w:val="00DC33AE"/>
    <w:rsid w:val="00DC348A"/>
    <w:rsid w:val="00DC3653"/>
    <w:rsid w:val="00DC3899"/>
    <w:rsid w:val="00DC38EA"/>
    <w:rsid w:val="00DC39C0"/>
    <w:rsid w:val="00DC433B"/>
    <w:rsid w:val="00DC53ED"/>
    <w:rsid w:val="00DC560B"/>
    <w:rsid w:val="00DC69A6"/>
    <w:rsid w:val="00DC6C0A"/>
    <w:rsid w:val="00DC6CA5"/>
    <w:rsid w:val="00DC7026"/>
    <w:rsid w:val="00DC708B"/>
    <w:rsid w:val="00DC732D"/>
    <w:rsid w:val="00DC76A8"/>
    <w:rsid w:val="00DC79B1"/>
    <w:rsid w:val="00DC7FBF"/>
    <w:rsid w:val="00DD0226"/>
    <w:rsid w:val="00DD0970"/>
    <w:rsid w:val="00DD0990"/>
    <w:rsid w:val="00DD1114"/>
    <w:rsid w:val="00DD152C"/>
    <w:rsid w:val="00DD1A99"/>
    <w:rsid w:val="00DD1CA7"/>
    <w:rsid w:val="00DD23ED"/>
    <w:rsid w:val="00DD25B7"/>
    <w:rsid w:val="00DD3EEE"/>
    <w:rsid w:val="00DD4760"/>
    <w:rsid w:val="00DD4B57"/>
    <w:rsid w:val="00DD4CB0"/>
    <w:rsid w:val="00DD556C"/>
    <w:rsid w:val="00DD5B6E"/>
    <w:rsid w:val="00DD5C02"/>
    <w:rsid w:val="00DD5F91"/>
    <w:rsid w:val="00DD607E"/>
    <w:rsid w:val="00DD63B7"/>
    <w:rsid w:val="00DD6BF6"/>
    <w:rsid w:val="00DD77A4"/>
    <w:rsid w:val="00DE00AA"/>
    <w:rsid w:val="00DE0F6F"/>
    <w:rsid w:val="00DE135F"/>
    <w:rsid w:val="00DE1458"/>
    <w:rsid w:val="00DE1DD1"/>
    <w:rsid w:val="00DE28A0"/>
    <w:rsid w:val="00DE29A4"/>
    <w:rsid w:val="00DE2F2A"/>
    <w:rsid w:val="00DE4776"/>
    <w:rsid w:val="00DE4EAE"/>
    <w:rsid w:val="00DE4F01"/>
    <w:rsid w:val="00DE5283"/>
    <w:rsid w:val="00DE5EF5"/>
    <w:rsid w:val="00DE62AD"/>
    <w:rsid w:val="00DE73BB"/>
    <w:rsid w:val="00DE7819"/>
    <w:rsid w:val="00DE7B62"/>
    <w:rsid w:val="00DE7EAA"/>
    <w:rsid w:val="00DF0182"/>
    <w:rsid w:val="00DF025B"/>
    <w:rsid w:val="00DF03FB"/>
    <w:rsid w:val="00DF0B5B"/>
    <w:rsid w:val="00DF0B74"/>
    <w:rsid w:val="00DF0CB5"/>
    <w:rsid w:val="00DF0DA6"/>
    <w:rsid w:val="00DF1048"/>
    <w:rsid w:val="00DF1095"/>
    <w:rsid w:val="00DF267F"/>
    <w:rsid w:val="00DF2961"/>
    <w:rsid w:val="00DF2E58"/>
    <w:rsid w:val="00DF2EE8"/>
    <w:rsid w:val="00DF2F35"/>
    <w:rsid w:val="00DF328A"/>
    <w:rsid w:val="00DF3C73"/>
    <w:rsid w:val="00DF3EFF"/>
    <w:rsid w:val="00DF47C7"/>
    <w:rsid w:val="00DF4A24"/>
    <w:rsid w:val="00DF4FB7"/>
    <w:rsid w:val="00DF50DD"/>
    <w:rsid w:val="00DF52C1"/>
    <w:rsid w:val="00DF5622"/>
    <w:rsid w:val="00DF5AEE"/>
    <w:rsid w:val="00DF5DE3"/>
    <w:rsid w:val="00DF651A"/>
    <w:rsid w:val="00DF6E87"/>
    <w:rsid w:val="00DF6F36"/>
    <w:rsid w:val="00DF7476"/>
    <w:rsid w:val="00DF79D8"/>
    <w:rsid w:val="00DF7B12"/>
    <w:rsid w:val="00DF7BF8"/>
    <w:rsid w:val="00DF7CD1"/>
    <w:rsid w:val="00DF7FC0"/>
    <w:rsid w:val="00DF7FC1"/>
    <w:rsid w:val="00E00041"/>
    <w:rsid w:val="00E0038E"/>
    <w:rsid w:val="00E00778"/>
    <w:rsid w:val="00E0098F"/>
    <w:rsid w:val="00E015C2"/>
    <w:rsid w:val="00E01602"/>
    <w:rsid w:val="00E018C9"/>
    <w:rsid w:val="00E01A13"/>
    <w:rsid w:val="00E01A6F"/>
    <w:rsid w:val="00E01C31"/>
    <w:rsid w:val="00E020CB"/>
    <w:rsid w:val="00E02162"/>
    <w:rsid w:val="00E02320"/>
    <w:rsid w:val="00E027F0"/>
    <w:rsid w:val="00E028E4"/>
    <w:rsid w:val="00E02CB5"/>
    <w:rsid w:val="00E0324C"/>
    <w:rsid w:val="00E03303"/>
    <w:rsid w:val="00E03387"/>
    <w:rsid w:val="00E0366A"/>
    <w:rsid w:val="00E0376D"/>
    <w:rsid w:val="00E03C25"/>
    <w:rsid w:val="00E041FD"/>
    <w:rsid w:val="00E044B0"/>
    <w:rsid w:val="00E04638"/>
    <w:rsid w:val="00E04B78"/>
    <w:rsid w:val="00E052CD"/>
    <w:rsid w:val="00E05774"/>
    <w:rsid w:val="00E05AE6"/>
    <w:rsid w:val="00E05DB4"/>
    <w:rsid w:val="00E05F45"/>
    <w:rsid w:val="00E05F4E"/>
    <w:rsid w:val="00E06A80"/>
    <w:rsid w:val="00E06BC3"/>
    <w:rsid w:val="00E06FA0"/>
    <w:rsid w:val="00E074CB"/>
    <w:rsid w:val="00E075B1"/>
    <w:rsid w:val="00E0761C"/>
    <w:rsid w:val="00E07751"/>
    <w:rsid w:val="00E07917"/>
    <w:rsid w:val="00E07EBB"/>
    <w:rsid w:val="00E10FDC"/>
    <w:rsid w:val="00E1122E"/>
    <w:rsid w:val="00E11791"/>
    <w:rsid w:val="00E118CB"/>
    <w:rsid w:val="00E118D9"/>
    <w:rsid w:val="00E11A85"/>
    <w:rsid w:val="00E11F08"/>
    <w:rsid w:val="00E121D5"/>
    <w:rsid w:val="00E12327"/>
    <w:rsid w:val="00E13BBC"/>
    <w:rsid w:val="00E1422E"/>
    <w:rsid w:val="00E14522"/>
    <w:rsid w:val="00E1490D"/>
    <w:rsid w:val="00E156B5"/>
    <w:rsid w:val="00E15A3F"/>
    <w:rsid w:val="00E160FC"/>
    <w:rsid w:val="00E162B4"/>
    <w:rsid w:val="00E16985"/>
    <w:rsid w:val="00E17EE6"/>
    <w:rsid w:val="00E20369"/>
    <w:rsid w:val="00E2093D"/>
    <w:rsid w:val="00E214D9"/>
    <w:rsid w:val="00E21865"/>
    <w:rsid w:val="00E2209B"/>
    <w:rsid w:val="00E223AA"/>
    <w:rsid w:val="00E223B2"/>
    <w:rsid w:val="00E227E0"/>
    <w:rsid w:val="00E22CE2"/>
    <w:rsid w:val="00E2326D"/>
    <w:rsid w:val="00E23341"/>
    <w:rsid w:val="00E23879"/>
    <w:rsid w:val="00E2413A"/>
    <w:rsid w:val="00E242C8"/>
    <w:rsid w:val="00E244E8"/>
    <w:rsid w:val="00E2454E"/>
    <w:rsid w:val="00E245E4"/>
    <w:rsid w:val="00E2560B"/>
    <w:rsid w:val="00E2592E"/>
    <w:rsid w:val="00E25C13"/>
    <w:rsid w:val="00E26848"/>
    <w:rsid w:val="00E270B0"/>
    <w:rsid w:val="00E2776C"/>
    <w:rsid w:val="00E27882"/>
    <w:rsid w:val="00E278B9"/>
    <w:rsid w:val="00E27952"/>
    <w:rsid w:val="00E27A26"/>
    <w:rsid w:val="00E302E7"/>
    <w:rsid w:val="00E319EC"/>
    <w:rsid w:val="00E31BE1"/>
    <w:rsid w:val="00E31C8F"/>
    <w:rsid w:val="00E31E18"/>
    <w:rsid w:val="00E32857"/>
    <w:rsid w:val="00E3296B"/>
    <w:rsid w:val="00E32A99"/>
    <w:rsid w:val="00E33090"/>
    <w:rsid w:val="00E3359F"/>
    <w:rsid w:val="00E3363F"/>
    <w:rsid w:val="00E33989"/>
    <w:rsid w:val="00E33D96"/>
    <w:rsid w:val="00E344E2"/>
    <w:rsid w:val="00E34566"/>
    <w:rsid w:val="00E34B29"/>
    <w:rsid w:val="00E351FF"/>
    <w:rsid w:val="00E354E3"/>
    <w:rsid w:val="00E360AF"/>
    <w:rsid w:val="00E36866"/>
    <w:rsid w:val="00E36CDE"/>
    <w:rsid w:val="00E36D95"/>
    <w:rsid w:val="00E36E24"/>
    <w:rsid w:val="00E3729F"/>
    <w:rsid w:val="00E3756B"/>
    <w:rsid w:val="00E379E6"/>
    <w:rsid w:val="00E37F7C"/>
    <w:rsid w:val="00E40C22"/>
    <w:rsid w:val="00E4139C"/>
    <w:rsid w:val="00E423DB"/>
    <w:rsid w:val="00E42504"/>
    <w:rsid w:val="00E42770"/>
    <w:rsid w:val="00E429E2"/>
    <w:rsid w:val="00E42B8D"/>
    <w:rsid w:val="00E42CCA"/>
    <w:rsid w:val="00E434DE"/>
    <w:rsid w:val="00E43E42"/>
    <w:rsid w:val="00E44039"/>
    <w:rsid w:val="00E445A2"/>
    <w:rsid w:val="00E4576E"/>
    <w:rsid w:val="00E45D1A"/>
    <w:rsid w:val="00E46182"/>
    <w:rsid w:val="00E462CD"/>
    <w:rsid w:val="00E463EB"/>
    <w:rsid w:val="00E46738"/>
    <w:rsid w:val="00E46A65"/>
    <w:rsid w:val="00E47427"/>
    <w:rsid w:val="00E50633"/>
    <w:rsid w:val="00E50892"/>
    <w:rsid w:val="00E50BED"/>
    <w:rsid w:val="00E51114"/>
    <w:rsid w:val="00E5158A"/>
    <w:rsid w:val="00E5212F"/>
    <w:rsid w:val="00E528B3"/>
    <w:rsid w:val="00E52942"/>
    <w:rsid w:val="00E53155"/>
    <w:rsid w:val="00E5315C"/>
    <w:rsid w:val="00E5354E"/>
    <w:rsid w:val="00E535E0"/>
    <w:rsid w:val="00E53A6F"/>
    <w:rsid w:val="00E543F4"/>
    <w:rsid w:val="00E54878"/>
    <w:rsid w:val="00E55287"/>
    <w:rsid w:val="00E55A22"/>
    <w:rsid w:val="00E55BB0"/>
    <w:rsid w:val="00E55EB4"/>
    <w:rsid w:val="00E56C0D"/>
    <w:rsid w:val="00E56F32"/>
    <w:rsid w:val="00E56FB9"/>
    <w:rsid w:val="00E56FD1"/>
    <w:rsid w:val="00E573F6"/>
    <w:rsid w:val="00E600CB"/>
    <w:rsid w:val="00E60814"/>
    <w:rsid w:val="00E609D5"/>
    <w:rsid w:val="00E60B6B"/>
    <w:rsid w:val="00E60D91"/>
    <w:rsid w:val="00E6111F"/>
    <w:rsid w:val="00E614B4"/>
    <w:rsid w:val="00E614FB"/>
    <w:rsid w:val="00E62195"/>
    <w:rsid w:val="00E62356"/>
    <w:rsid w:val="00E626E2"/>
    <w:rsid w:val="00E62E05"/>
    <w:rsid w:val="00E63109"/>
    <w:rsid w:val="00E637D0"/>
    <w:rsid w:val="00E63F7C"/>
    <w:rsid w:val="00E64031"/>
    <w:rsid w:val="00E644A9"/>
    <w:rsid w:val="00E64A92"/>
    <w:rsid w:val="00E652B5"/>
    <w:rsid w:val="00E65401"/>
    <w:rsid w:val="00E65ACB"/>
    <w:rsid w:val="00E65D36"/>
    <w:rsid w:val="00E660D5"/>
    <w:rsid w:val="00E66BA5"/>
    <w:rsid w:val="00E66DD2"/>
    <w:rsid w:val="00E67A91"/>
    <w:rsid w:val="00E67B8F"/>
    <w:rsid w:val="00E7043C"/>
    <w:rsid w:val="00E708AF"/>
    <w:rsid w:val="00E70C85"/>
    <w:rsid w:val="00E70DB8"/>
    <w:rsid w:val="00E70E8B"/>
    <w:rsid w:val="00E70F55"/>
    <w:rsid w:val="00E711E4"/>
    <w:rsid w:val="00E7144C"/>
    <w:rsid w:val="00E71458"/>
    <w:rsid w:val="00E715CA"/>
    <w:rsid w:val="00E716CA"/>
    <w:rsid w:val="00E71AAC"/>
    <w:rsid w:val="00E71DF8"/>
    <w:rsid w:val="00E71FBE"/>
    <w:rsid w:val="00E726CE"/>
    <w:rsid w:val="00E72E4F"/>
    <w:rsid w:val="00E72FB3"/>
    <w:rsid w:val="00E732FD"/>
    <w:rsid w:val="00E73508"/>
    <w:rsid w:val="00E738A5"/>
    <w:rsid w:val="00E73E3D"/>
    <w:rsid w:val="00E744B2"/>
    <w:rsid w:val="00E74939"/>
    <w:rsid w:val="00E74EDA"/>
    <w:rsid w:val="00E750C0"/>
    <w:rsid w:val="00E752FF"/>
    <w:rsid w:val="00E753D1"/>
    <w:rsid w:val="00E757EC"/>
    <w:rsid w:val="00E76206"/>
    <w:rsid w:val="00E766FB"/>
    <w:rsid w:val="00E76B6C"/>
    <w:rsid w:val="00E76D4A"/>
    <w:rsid w:val="00E76F4A"/>
    <w:rsid w:val="00E80830"/>
    <w:rsid w:val="00E80C40"/>
    <w:rsid w:val="00E80CF2"/>
    <w:rsid w:val="00E8136F"/>
    <w:rsid w:val="00E81C7F"/>
    <w:rsid w:val="00E81EA4"/>
    <w:rsid w:val="00E822CC"/>
    <w:rsid w:val="00E83378"/>
    <w:rsid w:val="00E836A9"/>
    <w:rsid w:val="00E84096"/>
    <w:rsid w:val="00E842E1"/>
    <w:rsid w:val="00E85AD0"/>
    <w:rsid w:val="00E862E0"/>
    <w:rsid w:val="00E866C0"/>
    <w:rsid w:val="00E86778"/>
    <w:rsid w:val="00E86794"/>
    <w:rsid w:val="00E868D7"/>
    <w:rsid w:val="00E86EC6"/>
    <w:rsid w:val="00E86F3E"/>
    <w:rsid w:val="00E87D86"/>
    <w:rsid w:val="00E90A3A"/>
    <w:rsid w:val="00E90C69"/>
    <w:rsid w:val="00E9102F"/>
    <w:rsid w:val="00E91079"/>
    <w:rsid w:val="00E91164"/>
    <w:rsid w:val="00E91177"/>
    <w:rsid w:val="00E911FB"/>
    <w:rsid w:val="00E91692"/>
    <w:rsid w:val="00E92097"/>
    <w:rsid w:val="00E9241C"/>
    <w:rsid w:val="00E92467"/>
    <w:rsid w:val="00E924DD"/>
    <w:rsid w:val="00E927DB"/>
    <w:rsid w:val="00E928BD"/>
    <w:rsid w:val="00E930C3"/>
    <w:rsid w:val="00E9335A"/>
    <w:rsid w:val="00E93AD7"/>
    <w:rsid w:val="00E93C38"/>
    <w:rsid w:val="00E93D2A"/>
    <w:rsid w:val="00E93DEB"/>
    <w:rsid w:val="00E93E13"/>
    <w:rsid w:val="00E94514"/>
    <w:rsid w:val="00E94FC8"/>
    <w:rsid w:val="00E95A0E"/>
    <w:rsid w:val="00E95F89"/>
    <w:rsid w:val="00E960B6"/>
    <w:rsid w:val="00E972B7"/>
    <w:rsid w:val="00E97BC8"/>
    <w:rsid w:val="00E97F35"/>
    <w:rsid w:val="00E97F66"/>
    <w:rsid w:val="00EA011C"/>
    <w:rsid w:val="00EA05B4"/>
    <w:rsid w:val="00EA08D8"/>
    <w:rsid w:val="00EA1704"/>
    <w:rsid w:val="00EA1CBC"/>
    <w:rsid w:val="00EA2961"/>
    <w:rsid w:val="00EA2C95"/>
    <w:rsid w:val="00EA2CE7"/>
    <w:rsid w:val="00EA38A9"/>
    <w:rsid w:val="00EA3B59"/>
    <w:rsid w:val="00EA3D9A"/>
    <w:rsid w:val="00EA3E4F"/>
    <w:rsid w:val="00EA3F5D"/>
    <w:rsid w:val="00EA4A6B"/>
    <w:rsid w:val="00EA55EC"/>
    <w:rsid w:val="00EA5769"/>
    <w:rsid w:val="00EA59A1"/>
    <w:rsid w:val="00EA5C86"/>
    <w:rsid w:val="00EA60F6"/>
    <w:rsid w:val="00EA7013"/>
    <w:rsid w:val="00EA7BDB"/>
    <w:rsid w:val="00EB0BBA"/>
    <w:rsid w:val="00EB0CFD"/>
    <w:rsid w:val="00EB1592"/>
    <w:rsid w:val="00EB23FA"/>
    <w:rsid w:val="00EB31F1"/>
    <w:rsid w:val="00EB370F"/>
    <w:rsid w:val="00EB37D5"/>
    <w:rsid w:val="00EB3E81"/>
    <w:rsid w:val="00EB4068"/>
    <w:rsid w:val="00EB4285"/>
    <w:rsid w:val="00EB4F8E"/>
    <w:rsid w:val="00EB5340"/>
    <w:rsid w:val="00EB5F8E"/>
    <w:rsid w:val="00EB631E"/>
    <w:rsid w:val="00EB63DD"/>
    <w:rsid w:val="00EB6FDA"/>
    <w:rsid w:val="00EB7306"/>
    <w:rsid w:val="00EB737F"/>
    <w:rsid w:val="00EB7B0E"/>
    <w:rsid w:val="00EB7C66"/>
    <w:rsid w:val="00EC08B9"/>
    <w:rsid w:val="00EC0B8B"/>
    <w:rsid w:val="00EC0DDF"/>
    <w:rsid w:val="00EC0EC9"/>
    <w:rsid w:val="00EC1114"/>
    <w:rsid w:val="00EC1136"/>
    <w:rsid w:val="00EC1690"/>
    <w:rsid w:val="00EC25E9"/>
    <w:rsid w:val="00EC37D6"/>
    <w:rsid w:val="00EC45A1"/>
    <w:rsid w:val="00EC485E"/>
    <w:rsid w:val="00EC4F9D"/>
    <w:rsid w:val="00EC5077"/>
    <w:rsid w:val="00EC52C7"/>
    <w:rsid w:val="00EC5986"/>
    <w:rsid w:val="00EC5C5C"/>
    <w:rsid w:val="00EC60F8"/>
    <w:rsid w:val="00EC62FA"/>
    <w:rsid w:val="00EC6B9E"/>
    <w:rsid w:val="00EC7187"/>
    <w:rsid w:val="00EC746F"/>
    <w:rsid w:val="00EC74CC"/>
    <w:rsid w:val="00ED031B"/>
    <w:rsid w:val="00ED0581"/>
    <w:rsid w:val="00ED0ACA"/>
    <w:rsid w:val="00ED1018"/>
    <w:rsid w:val="00ED102C"/>
    <w:rsid w:val="00ED1977"/>
    <w:rsid w:val="00ED1EA1"/>
    <w:rsid w:val="00ED2174"/>
    <w:rsid w:val="00ED25AF"/>
    <w:rsid w:val="00ED2DCF"/>
    <w:rsid w:val="00ED2EA4"/>
    <w:rsid w:val="00ED36A1"/>
    <w:rsid w:val="00ED37C0"/>
    <w:rsid w:val="00ED3910"/>
    <w:rsid w:val="00ED3B07"/>
    <w:rsid w:val="00ED3F9D"/>
    <w:rsid w:val="00ED4272"/>
    <w:rsid w:val="00ED4319"/>
    <w:rsid w:val="00ED4333"/>
    <w:rsid w:val="00ED48BA"/>
    <w:rsid w:val="00ED4912"/>
    <w:rsid w:val="00ED500F"/>
    <w:rsid w:val="00ED5110"/>
    <w:rsid w:val="00ED5DC4"/>
    <w:rsid w:val="00ED655B"/>
    <w:rsid w:val="00ED687E"/>
    <w:rsid w:val="00ED68B4"/>
    <w:rsid w:val="00ED6F67"/>
    <w:rsid w:val="00ED6FB5"/>
    <w:rsid w:val="00ED700A"/>
    <w:rsid w:val="00ED7756"/>
    <w:rsid w:val="00ED7BFC"/>
    <w:rsid w:val="00EE001A"/>
    <w:rsid w:val="00EE038B"/>
    <w:rsid w:val="00EE03F4"/>
    <w:rsid w:val="00EE0646"/>
    <w:rsid w:val="00EE0A33"/>
    <w:rsid w:val="00EE0E77"/>
    <w:rsid w:val="00EE1336"/>
    <w:rsid w:val="00EE189B"/>
    <w:rsid w:val="00EE192B"/>
    <w:rsid w:val="00EE24B6"/>
    <w:rsid w:val="00EE27FB"/>
    <w:rsid w:val="00EE2A63"/>
    <w:rsid w:val="00EE2AD1"/>
    <w:rsid w:val="00EE36CE"/>
    <w:rsid w:val="00EE3A46"/>
    <w:rsid w:val="00EE3CD1"/>
    <w:rsid w:val="00EE3CFE"/>
    <w:rsid w:val="00EE458B"/>
    <w:rsid w:val="00EE5E6E"/>
    <w:rsid w:val="00EE5EBD"/>
    <w:rsid w:val="00EE6125"/>
    <w:rsid w:val="00EE67E9"/>
    <w:rsid w:val="00EE6BD2"/>
    <w:rsid w:val="00EF0718"/>
    <w:rsid w:val="00EF0F65"/>
    <w:rsid w:val="00EF123D"/>
    <w:rsid w:val="00EF23AD"/>
    <w:rsid w:val="00EF240D"/>
    <w:rsid w:val="00EF25EE"/>
    <w:rsid w:val="00EF350F"/>
    <w:rsid w:val="00EF3791"/>
    <w:rsid w:val="00EF41E5"/>
    <w:rsid w:val="00EF4E75"/>
    <w:rsid w:val="00EF5217"/>
    <w:rsid w:val="00EF54E4"/>
    <w:rsid w:val="00EF5DF6"/>
    <w:rsid w:val="00EF5FD1"/>
    <w:rsid w:val="00EF609F"/>
    <w:rsid w:val="00EF622B"/>
    <w:rsid w:val="00EF657B"/>
    <w:rsid w:val="00EF6BA7"/>
    <w:rsid w:val="00EF6C31"/>
    <w:rsid w:val="00EF6F27"/>
    <w:rsid w:val="00EF7162"/>
    <w:rsid w:val="00EF7BC3"/>
    <w:rsid w:val="00EF7E35"/>
    <w:rsid w:val="00EF7ED3"/>
    <w:rsid w:val="00F008CE"/>
    <w:rsid w:val="00F009B0"/>
    <w:rsid w:val="00F01090"/>
    <w:rsid w:val="00F0193E"/>
    <w:rsid w:val="00F01B2F"/>
    <w:rsid w:val="00F02348"/>
    <w:rsid w:val="00F0258C"/>
    <w:rsid w:val="00F02A0E"/>
    <w:rsid w:val="00F02AA3"/>
    <w:rsid w:val="00F03091"/>
    <w:rsid w:val="00F03153"/>
    <w:rsid w:val="00F03532"/>
    <w:rsid w:val="00F03646"/>
    <w:rsid w:val="00F03D16"/>
    <w:rsid w:val="00F04BC6"/>
    <w:rsid w:val="00F04CC8"/>
    <w:rsid w:val="00F05403"/>
    <w:rsid w:val="00F0562F"/>
    <w:rsid w:val="00F05B86"/>
    <w:rsid w:val="00F064AB"/>
    <w:rsid w:val="00F067B2"/>
    <w:rsid w:val="00F075EF"/>
    <w:rsid w:val="00F07EB7"/>
    <w:rsid w:val="00F10004"/>
    <w:rsid w:val="00F1005D"/>
    <w:rsid w:val="00F1022D"/>
    <w:rsid w:val="00F10B0E"/>
    <w:rsid w:val="00F1148E"/>
    <w:rsid w:val="00F12C67"/>
    <w:rsid w:val="00F13138"/>
    <w:rsid w:val="00F134C5"/>
    <w:rsid w:val="00F135FD"/>
    <w:rsid w:val="00F13F44"/>
    <w:rsid w:val="00F14AD5"/>
    <w:rsid w:val="00F150A5"/>
    <w:rsid w:val="00F150FD"/>
    <w:rsid w:val="00F15B6F"/>
    <w:rsid w:val="00F16470"/>
    <w:rsid w:val="00F1656F"/>
    <w:rsid w:val="00F16CE6"/>
    <w:rsid w:val="00F16FB0"/>
    <w:rsid w:val="00F171C3"/>
    <w:rsid w:val="00F177F7"/>
    <w:rsid w:val="00F17823"/>
    <w:rsid w:val="00F208B6"/>
    <w:rsid w:val="00F20A27"/>
    <w:rsid w:val="00F20EBE"/>
    <w:rsid w:val="00F20F4C"/>
    <w:rsid w:val="00F21336"/>
    <w:rsid w:val="00F222D2"/>
    <w:rsid w:val="00F22393"/>
    <w:rsid w:val="00F231A9"/>
    <w:rsid w:val="00F232D9"/>
    <w:rsid w:val="00F2367D"/>
    <w:rsid w:val="00F2395B"/>
    <w:rsid w:val="00F23BFF"/>
    <w:rsid w:val="00F23D6D"/>
    <w:rsid w:val="00F2458F"/>
    <w:rsid w:val="00F25050"/>
    <w:rsid w:val="00F252CE"/>
    <w:rsid w:val="00F25BDD"/>
    <w:rsid w:val="00F27102"/>
    <w:rsid w:val="00F277C7"/>
    <w:rsid w:val="00F3031B"/>
    <w:rsid w:val="00F30998"/>
    <w:rsid w:val="00F30B69"/>
    <w:rsid w:val="00F30E2E"/>
    <w:rsid w:val="00F31212"/>
    <w:rsid w:val="00F314CE"/>
    <w:rsid w:val="00F32120"/>
    <w:rsid w:val="00F32362"/>
    <w:rsid w:val="00F32418"/>
    <w:rsid w:val="00F32463"/>
    <w:rsid w:val="00F326AB"/>
    <w:rsid w:val="00F326BC"/>
    <w:rsid w:val="00F32EB7"/>
    <w:rsid w:val="00F33119"/>
    <w:rsid w:val="00F3325F"/>
    <w:rsid w:val="00F332AE"/>
    <w:rsid w:val="00F3375C"/>
    <w:rsid w:val="00F337ED"/>
    <w:rsid w:val="00F33FFF"/>
    <w:rsid w:val="00F34124"/>
    <w:rsid w:val="00F34437"/>
    <w:rsid w:val="00F34C9A"/>
    <w:rsid w:val="00F34EAA"/>
    <w:rsid w:val="00F3578F"/>
    <w:rsid w:val="00F36430"/>
    <w:rsid w:val="00F36838"/>
    <w:rsid w:val="00F37043"/>
    <w:rsid w:val="00F37306"/>
    <w:rsid w:val="00F3731A"/>
    <w:rsid w:val="00F375EB"/>
    <w:rsid w:val="00F377FD"/>
    <w:rsid w:val="00F37B74"/>
    <w:rsid w:val="00F4007C"/>
    <w:rsid w:val="00F4080A"/>
    <w:rsid w:val="00F409A5"/>
    <w:rsid w:val="00F40B3E"/>
    <w:rsid w:val="00F40C82"/>
    <w:rsid w:val="00F411E0"/>
    <w:rsid w:val="00F4124E"/>
    <w:rsid w:val="00F41512"/>
    <w:rsid w:val="00F41609"/>
    <w:rsid w:val="00F41A0A"/>
    <w:rsid w:val="00F41A97"/>
    <w:rsid w:val="00F41DF0"/>
    <w:rsid w:val="00F42560"/>
    <w:rsid w:val="00F425B7"/>
    <w:rsid w:val="00F42650"/>
    <w:rsid w:val="00F42784"/>
    <w:rsid w:val="00F42916"/>
    <w:rsid w:val="00F432EF"/>
    <w:rsid w:val="00F43472"/>
    <w:rsid w:val="00F434BA"/>
    <w:rsid w:val="00F43CB7"/>
    <w:rsid w:val="00F440B0"/>
    <w:rsid w:val="00F442E3"/>
    <w:rsid w:val="00F44944"/>
    <w:rsid w:val="00F452F3"/>
    <w:rsid w:val="00F4538C"/>
    <w:rsid w:val="00F456F2"/>
    <w:rsid w:val="00F46AD2"/>
    <w:rsid w:val="00F470AC"/>
    <w:rsid w:val="00F4717B"/>
    <w:rsid w:val="00F472D4"/>
    <w:rsid w:val="00F47D0D"/>
    <w:rsid w:val="00F500DC"/>
    <w:rsid w:val="00F501C7"/>
    <w:rsid w:val="00F50F0E"/>
    <w:rsid w:val="00F5109B"/>
    <w:rsid w:val="00F5124F"/>
    <w:rsid w:val="00F51726"/>
    <w:rsid w:val="00F51D5F"/>
    <w:rsid w:val="00F52367"/>
    <w:rsid w:val="00F52FCF"/>
    <w:rsid w:val="00F53075"/>
    <w:rsid w:val="00F535E5"/>
    <w:rsid w:val="00F53FA2"/>
    <w:rsid w:val="00F54E5D"/>
    <w:rsid w:val="00F553A0"/>
    <w:rsid w:val="00F554C6"/>
    <w:rsid w:val="00F55FB8"/>
    <w:rsid w:val="00F561B6"/>
    <w:rsid w:val="00F56FD3"/>
    <w:rsid w:val="00F57182"/>
    <w:rsid w:val="00F571DB"/>
    <w:rsid w:val="00F60257"/>
    <w:rsid w:val="00F6028A"/>
    <w:rsid w:val="00F604F8"/>
    <w:rsid w:val="00F606B9"/>
    <w:rsid w:val="00F6070E"/>
    <w:rsid w:val="00F607DC"/>
    <w:rsid w:val="00F60DD2"/>
    <w:rsid w:val="00F61142"/>
    <w:rsid w:val="00F6195E"/>
    <w:rsid w:val="00F62B53"/>
    <w:rsid w:val="00F63B85"/>
    <w:rsid w:val="00F64304"/>
    <w:rsid w:val="00F643BA"/>
    <w:rsid w:val="00F646EA"/>
    <w:rsid w:val="00F653D5"/>
    <w:rsid w:val="00F65CAD"/>
    <w:rsid w:val="00F65F9D"/>
    <w:rsid w:val="00F676BC"/>
    <w:rsid w:val="00F679AF"/>
    <w:rsid w:val="00F70127"/>
    <w:rsid w:val="00F7035A"/>
    <w:rsid w:val="00F7112E"/>
    <w:rsid w:val="00F7212A"/>
    <w:rsid w:val="00F72C7F"/>
    <w:rsid w:val="00F73653"/>
    <w:rsid w:val="00F73B49"/>
    <w:rsid w:val="00F73D8A"/>
    <w:rsid w:val="00F741D5"/>
    <w:rsid w:val="00F743C7"/>
    <w:rsid w:val="00F743DD"/>
    <w:rsid w:val="00F74481"/>
    <w:rsid w:val="00F745AB"/>
    <w:rsid w:val="00F74876"/>
    <w:rsid w:val="00F74BB0"/>
    <w:rsid w:val="00F74D43"/>
    <w:rsid w:val="00F75242"/>
    <w:rsid w:val="00F75300"/>
    <w:rsid w:val="00F7577D"/>
    <w:rsid w:val="00F75D4C"/>
    <w:rsid w:val="00F76F32"/>
    <w:rsid w:val="00F77128"/>
    <w:rsid w:val="00F77587"/>
    <w:rsid w:val="00F80113"/>
    <w:rsid w:val="00F805B7"/>
    <w:rsid w:val="00F80C73"/>
    <w:rsid w:val="00F80CA4"/>
    <w:rsid w:val="00F80EBB"/>
    <w:rsid w:val="00F80ECA"/>
    <w:rsid w:val="00F80F27"/>
    <w:rsid w:val="00F810F5"/>
    <w:rsid w:val="00F81312"/>
    <w:rsid w:val="00F8146B"/>
    <w:rsid w:val="00F814A5"/>
    <w:rsid w:val="00F816AD"/>
    <w:rsid w:val="00F81F51"/>
    <w:rsid w:val="00F81F52"/>
    <w:rsid w:val="00F81FF5"/>
    <w:rsid w:val="00F82011"/>
    <w:rsid w:val="00F82151"/>
    <w:rsid w:val="00F827DC"/>
    <w:rsid w:val="00F82A9D"/>
    <w:rsid w:val="00F82C38"/>
    <w:rsid w:val="00F82D19"/>
    <w:rsid w:val="00F82DFD"/>
    <w:rsid w:val="00F830C2"/>
    <w:rsid w:val="00F83770"/>
    <w:rsid w:val="00F840D7"/>
    <w:rsid w:val="00F843DD"/>
    <w:rsid w:val="00F85308"/>
    <w:rsid w:val="00F85396"/>
    <w:rsid w:val="00F85711"/>
    <w:rsid w:val="00F85A33"/>
    <w:rsid w:val="00F85E79"/>
    <w:rsid w:val="00F86078"/>
    <w:rsid w:val="00F8619A"/>
    <w:rsid w:val="00F8647B"/>
    <w:rsid w:val="00F8678D"/>
    <w:rsid w:val="00F86CC7"/>
    <w:rsid w:val="00F87425"/>
    <w:rsid w:val="00F875B4"/>
    <w:rsid w:val="00F8781D"/>
    <w:rsid w:val="00F87FCC"/>
    <w:rsid w:val="00F90DDD"/>
    <w:rsid w:val="00F90E9E"/>
    <w:rsid w:val="00F91ACF"/>
    <w:rsid w:val="00F91C54"/>
    <w:rsid w:val="00F92488"/>
    <w:rsid w:val="00F926D5"/>
    <w:rsid w:val="00F92720"/>
    <w:rsid w:val="00F9274B"/>
    <w:rsid w:val="00F92757"/>
    <w:rsid w:val="00F92B37"/>
    <w:rsid w:val="00F92E53"/>
    <w:rsid w:val="00F930C9"/>
    <w:rsid w:val="00F93633"/>
    <w:rsid w:val="00F93869"/>
    <w:rsid w:val="00F94379"/>
    <w:rsid w:val="00F94B08"/>
    <w:rsid w:val="00F9516B"/>
    <w:rsid w:val="00F95632"/>
    <w:rsid w:val="00F95A63"/>
    <w:rsid w:val="00F95ABF"/>
    <w:rsid w:val="00F95B78"/>
    <w:rsid w:val="00F95C5A"/>
    <w:rsid w:val="00F962B3"/>
    <w:rsid w:val="00F9635A"/>
    <w:rsid w:val="00F9663A"/>
    <w:rsid w:val="00F96812"/>
    <w:rsid w:val="00F96AC4"/>
    <w:rsid w:val="00F96CF1"/>
    <w:rsid w:val="00F96EAD"/>
    <w:rsid w:val="00F97147"/>
    <w:rsid w:val="00F97B3A"/>
    <w:rsid w:val="00F97D2D"/>
    <w:rsid w:val="00F97D3D"/>
    <w:rsid w:val="00FA0153"/>
    <w:rsid w:val="00FA02CD"/>
    <w:rsid w:val="00FA0490"/>
    <w:rsid w:val="00FA0A08"/>
    <w:rsid w:val="00FA0AAD"/>
    <w:rsid w:val="00FA0DE3"/>
    <w:rsid w:val="00FA1880"/>
    <w:rsid w:val="00FA1A99"/>
    <w:rsid w:val="00FA1CAC"/>
    <w:rsid w:val="00FA1D6F"/>
    <w:rsid w:val="00FA1E49"/>
    <w:rsid w:val="00FA205C"/>
    <w:rsid w:val="00FA28BD"/>
    <w:rsid w:val="00FA3572"/>
    <w:rsid w:val="00FA40FE"/>
    <w:rsid w:val="00FA411C"/>
    <w:rsid w:val="00FA4D23"/>
    <w:rsid w:val="00FA50EC"/>
    <w:rsid w:val="00FA5249"/>
    <w:rsid w:val="00FA533E"/>
    <w:rsid w:val="00FA58BD"/>
    <w:rsid w:val="00FA5F6D"/>
    <w:rsid w:val="00FA614D"/>
    <w:rsid w:val="00FA6228"/>
    <w:rsid w:val="00FA69CF"/>
    <w:rsid w:val="00FA6B9A"/>
    <w:rsid w:val="00FA6C76"/>
    <w:rsid w:val="00FA79A8"/>
    <w:rsid w:val="00FA7B8B"/>
    <w:rsid w:val="00FA7CEE"/>
    <w:rsid w:val="00FB06D0"/>
    <w:rsid w:val="00FB17F4"/>
    <w:rsid w:val="00FB19D2"/>
    <w:rsid w:val="00FB1A26"/>
    <w:rsid w:val="00FB1A97"/>
    <w:rsid w:val="00FB2E7D"/>
    <w:rsid w:val="00FB2F74"/>
    <w:rsid w:val="00FB3A3E"/>
    <w:rsid w:val="00FB4A55"/>
    <w:rsid w:val="00FB4CB7"/>
    <w:rsid w:val="00FB50B5"/>
    <w:rsid w:val="00FB519A"/>
    <w:rsid w:val="00FB577C"/>
    <w:rsid w:val="00FB5FED"/>
    <w:rsid w:val="00FB6419"/>
    <w:rsid w:val="00FB6997"/>
    <w:rsid w:val="00FB6FFD"/>
    <w:rsid w:val="00FB7066"/>
    <w:rsid w:val="00FB7750"/>
    <w:rsid w:val="00FB7BBB"/>
    <w:rsid w:val="00FC01AC"/>
    <w:rsid w:val="00FC03CB"/>
    <w:rsid w:val="00FC0491"/>
    <w:rsid w:val="00FC062E"/>
    <w:rsid w:val="00FC08F7"/>
    <w:rsid w:val="00FC0F03"/>
    <w:rsid w:val="00FC1445"/>
    <w:rsid w:val="00FC26E5"/>
    <w:rsid w:val="00FC27AA"/>
    <w:rsid w:val="00FC2C4B"/>
    <w:rsid w:val="00FC3696"/>
    <w:rsid w:val="00FC3ABD"/>
    <w:rsid w:val="00FC3BDD"/>
    <w:rsid w:val="00FC3D33"/>
    <w:rsid w:val="00FC5323"/>
    <w:rsid w:val="00FC54E2"/>
    <w:rsid w:val="00FC5582"/>
    <w:rsid w:val="00FC5964"/>
    <w:rsid w:val="00FC5CCA"/>
    <w:rsid w:val="00FC5D79"/>
    <w:rsid w:val="00FC5EDA"/>
    <w:rsid w:val="00FC62A2"/>
    <w:rsid w:val="00FC65E7"/>
    <w:rsid w:val="00FC6D20"/>
    <w:rsid w:val="00FC6DAD"/>
    <w:rsid w:val="00FC7663"/>
    <w:rsid w:val="00FC7E35"/>
    <w:rsid w:val="00FC7F93"/>
    <w:rsid w:val="00FD0307"/>
    <w:rsid w:val="00FD0C45"/>
    <w:rsid w:val="00FD1164"/>
    <w:rsid w:val="00FD1232"/>
    <w:rsid w:val="00FD142D"/>
    <w:rsid w:val="00FD144A"/>
    <w:rsid w:val="00FD1526"/>
    <w:rsid w:val="00FD1988"/>
    <w:rsid w:val="00FD1C40"/>
    <w:rsid w:val="00FD1D4C"/>
    <w:rsid w:val="00FD2186"/>
    <w:rsid w:val="00FD245A"/>
    <w:rsid w:val="00FD2847"/>
    <w:rsid w:val="00FD2981"/>
    <w:rsid w:val="00FD2F0F"/>
    <w:rsid w:val="00FD3598"/>
    <w:rsid w:val="00FD382F"/>
    <w:rsid w:val="00FD3974"/>
    <w:rsid w:val="00FD4D36"/>
    <w:rsid w:val="00FD51CD"/>
    <w:rsid w:val="00FD537B"/>
    <w:rsid w:val="00FD541B"/>
    <w:rsid w:val="00FD5F0B"/>
    <w:rsid w:val="00FD629B"/>
    <w:rsid w:val="00FD6E7E"/>
    <w:rsid w:val="00FD76A1"/>
    <w:rsid w:val="00FD7CA2"/>
    <w:rsid w:val="00FE04D5"/>
    <w:rsid w:val="00FE0A57"/>
    <w:rsid w:val="00FE0D07"/>
    <w:rsid w:val="00FE0FD7"/>
    <w:rsid w:val="00FE212C"/>
    <w:rsid w:val="00FE28FD"/>
    <w:rsid w:val="00FE293D"/>
    <w:rsid w:val="00FE3804"/>
    <w:rsid w:val="00FE4529"/>
    <w:rsid w:val="00FE49E1"/>
    <w:rsid w:val="00FE50F3"/>
    <w:rsid w:val="00FE573B"/>
    <w:rsid w:val="00FE5ACD"/>
    <w:rsid w:val="00FE5F8D"/>
    <w:rsid w:val="00FE61E1"/>
    <w:rsid w:val="00FE691A"/>
    <w:rsid w:val="00FE7633"/>
    <w:rsid w:val="00FF11F4"/>
    <w:rsid w:val="00FF16C3"/>
    <w:rsid w:val="00FF1BB9"/>
    <w:rsid w:val="00FF27F9"/>
    <w:rsid w:val="00FF2CB9"/>
    <w:rsid w:val="00FF2CC5"/>
    <w:rsid w:val="00FF4174"/>
    <w:rsid w:val="00FF460D"/>
    <w:rsid w:val="00FF4C3D"/>
    <w:rsid w:val="00FF54F7"/>
    <w:rsid w:val="00FF5CE1"/>
    <w:rsid w:val="00FF6753"/>
    <w:rsid w:val="00FF76B1"/>
    <w:rsid w:val="00FF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0E83B"/>
  <w14:defaultImageDpi w14:val="32767"/>
  <w15:chartTrackingRefBased/>
  <w15:docId w15:val="{F8D1D5E8-DB24-6F4B-A27C-130E4A6D8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33354D"/>
    <w:rPr>
      <w:rFonts w:ascii="宋体" w:eastAsia="宋体" w:hAnsi="宋体" w:cs="宋体"/>
      <w:kern w:val="0"/>
    </w:rPr>
  </w:style>
  <w:style w:type="paragraph" w:styleId="1">
    <w:name w:val="heading 1"/>
    <w:basedOn w:val="a"/>
    <w:link w:val="10"/>
    <w:qFormat/>
    <w:rsid w:val="00617C5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C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28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8271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617C5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C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03DF4"/>
    <w:pPr>
      <w:ind w:firstLineChars="200" w:firstLine="420"/>
    </w:pPr>
  </w:style>
  <w:style w:type="character" w:customStyle="1" w:styleId="md-line">
    <w:name w:val="md-line"/>
    <w:basedOn w:val="a0"/>
    <w:rsid w:val="005215D0"/>
  </w:style>
  <w:style w:type="character" w:customStyle="1" w:styleId="md-expand">
    <w:name w:val="md-expand"/>
    <w:basedOn w:val="a0"/>
    <w:rsid w:val="005215D0"/>
  </w:style>
  <w:style w:type="paragraph" w:styleId="HTML">
    <w:name w:val="HTML Preformatted"/>
    <w:basedOn w:val="a"/>
    <w:link w:val="HTML0"/>
    <w:uiPriority w:val="99"/>
    <w:unhideWhenUsed/>
    <w:rsid w:val="005215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5215D0"/>
    <w:rPr>
      <w:rFonts w:ascii="宋体" w:eastAsia="宋体" w:hAnsi="宋体" w:cs="宋体"/>
      <w:kern w:val="0"/>
    </w:rPr>
  </w:style>
  <w:style w:type="character" w:customStyle="1" w:styleId="cm-keyword">
    <w:name w:val="cm-keyword"/>
    <w:basedOn w:val="a0"/>
    <w:rsid w:val="005215D0"/>
  </w:style>
  <w:style w:type="character" w:customStyle="1" w:styleId="cm-def">
    <w:name w:val="cm-def"/>
    <w:basedOn w:val="a0"/>
    <w:rsid w:val="005215D0"/>
  </w:style>
  <w:style w:type="character" w:customStyle="1" w:styleId="cm-variable-3">
    <w:name w:val="cm-variable-3"/>
    <w:basedOn w:val="a0"/>
    <w:rsid w:val="005215D0"/>
  </w:style>
  <w:style w:type="character" w:customStyle="1" w:styleId="cm-variable">
    <w:name w:val="cm-variable"/>
    <w:basedOn w:val="a0"/>
    <w:rsid w:val="005215D0"/>
  </w:style>
  <w:style w:type="character" w:customStyle="1" w:styleId="cm-operator">
    <w:name w:val="cm-operator"/>
    <w:basedOn w:val="a0"/>
    <w:rsid w:val="005215D0"/>
  </w:style>
  <w:style w:type="paragraph" w:styleId="a4">
    <w:name w:val="Normal (Web)"/>
    <w:basedOn w:val="a"/>
    <w:uiPriority w:val="99"/>
    <w:unhideWhenUsed/>
    <w:rsid w:val="005215D0"/>
    <w:pPr>
      <w:spacing w:before="100" w:beforeAutospacing="1" w:after="100" w:afterAutospacing="1"/>
    </w:pPr>
  </w:style>
  <w:style w:type="character" w:customStyle="1" w:styleId="cm-string">
    <w:name w:val="cm-string"/>
    <w:basedOn w:val="a0"/>
    <w:rsid w:val="00F57182"/>
  </w:style>
  <w:style w:type="character" w:styleId="a5">
    <w:name w:val="Strong"/>
    <w:basedOn w:val="a0"/>
    <w:uiPriority w:val="22"/>
    <w:qFormat/>
    <w:rsid w:val="00623A02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E528B3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82718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a6">
    <w:name w:val="footnote text"/>
    <w:basedOn w:val="a"/>
    <w:link w:val="a7"/>
    <w:uiPriority w:val="99"/>
    <w:semiHidden/>
    <w:unhideWhenUsed/>
    <w:rsid w:val="00473E63"/>
    <w:pPr>
      <w:snapToGrid w:val="0"/>
    </w:pPr>
    <w:rPr>
      <w:sz w:val="18"/>
      <w:szCs w:val="18"/>
    </w:rPr>
  </w:style>
  <w:style w:type="character" w:customStyle="1" w:styleId="a7">
    <w:name w:val="脚注文本 字符"/>
    <w:basedOn w:val="a0"/>
    <w:link w:val="a6"/>
    <w:uiPriority w:val="99"/>
    <w:semiHidden/>
    <w:rsid w:val="00473E63"/>
    <w:rPr>
      <w:rFonts w:ascii="宋体" w:eastAsia="宋体" w:hAnsi="宋体" w:cs="宋体"/>
      <w:kern w:val="0"/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473E63"/>
    <w:rPr>
      <w:vertAlign w:val="superscript"/>
    </w:rPr>
  </w:style>
  <w:style w:type="character" w:customStyle="1" w:styleId="cm-number">
    <w:name w:val="cm-number"/>
    <w:basedOn w:val="a0"/>
    <w:rsid w:val="001F5BD2"/>
  </w:style>
  <w:style w:type="character" w:customStyle="1" w:styleId="cm-comment">
    <w:name w:val="cm-comment"/>
    <w:basedOn w:val="a0"/>
    <w:rsid w:val="00563B44"/>
  </w:style>
  <w:style w:type="character" w:customStyle="1" w:styleId="cm-meta">
    <w:name w:val="cm-meta"/>
    <w:basedOn w:val="a0"/>
    <w:rsid w:val="00563B44"/>
  </w:style>
  <w:style w:type="character" w:customStyle="1" w:styleId="cm-atom">
    <w:name w:val="cm-atom"/>
    <w:basedOn w:val="a0"/>
    <w:rsid w:val="00563B44"/>
  </w:style>
  <w:style w:type="character" w:customStyle="1" w:styleId="cm-tab">
    <w:name w:val="cm-tab"/>
    <w:basedOn w:val="a0"/>
    <w:rsid w:val="00D20B22"/>
  </w:style>
  <w:style w:type="character" w:styleId="a9">
    <w:name w:val="annotation reference"/>
    <w:basedOn w:val="a0"/>
    <w:uiPriority w:val="99"/>
    <w:semiHidden/>
    <w:unhideWhenUsed/>
    <w:rsid w:val="00CF4EAA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CF4EAA"/>
  </w:style>
  <w:style w:type="character" w:customStyle="1" w:styleId="ab">
    <w:name w:val="批注文字 字符"/>
    <w:basedOn w:val="a0"/>
    <w:link w:val="aa"/>
    <w:uiPriority w:val="99"/>
    <w:semiHidden/>
    <w:rsid w:val="00CF4EAA"/>
    <w:rPr>
      <w:rFonts w:ascii="宋体" w:eastAsia="宋体" w:hAnsi="宋体" w:cs="宋体"/>
      <w:kern w:val="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CF4EAA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CF4EAA"/>
    <w:rPr>
      <w:rFonts w:ascii="宋体" w:eastAsia="宋体" w:hAnsi="宋体" w:cs="宋体"/>
      <w:b/>
      <w:bCs/>
      <w:kern w:val="0"/>
    </w:rPr>
  </w:style>
  <w:style w:type="paragraph" w:styleId="ae">
    <w:name w:val="Revision"/>
    <w:hidden/>
    <w:uiPriority w:val="99"/>
    <w:semiHidden/>
    <w:rsid w:val="00CF4EAA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5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8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3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0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7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3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2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8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16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1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3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59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5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71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0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6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7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8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3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8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6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9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8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75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4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9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3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2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13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952C2F8-B991-664E-9C05-44BB55D0D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7227</TotalTime>
  <Pages>13</Pages>
  <Words>966</Words>
  <Characters>5512</Characters>
  <Application>Microsoft Office Word</Application>
  <DocSecurity>0</DocSecurity>
  <Lines>45</Lines>
  <Paragraphs>12</Paragraphs>
  <ScaleCrop>false</ScaleCrop>
  <Company/>
  <LinksUpToDate>false</LinksUpToDate>
  <CharactersWithSpaces>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一鸣 李</dc:creator>
  <cp:keywords/>
  <dc:description/>
  <cp:lastModifiedBy>shuang zhang</cp:lastModifiedBy>
  <cp:revision>6538</cp:revision>
  <dcterms:created xsi:type="dcterms:W3CDTF">2023-08-22T05:25:00Z</dcterms:created>
  <dcterms:modified xsi:type="dcterms:W3CDTF">2023-12-07T02:41:00Z</dcterms:modified>
</cp:coreProperties>
</file>