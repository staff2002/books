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80B52" w14:textId="77777777"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C57FD5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F93DA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办事</w:t>
      </w:r>
      <w:r w:rsidR="002D6EF3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不必亲自出面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C57FD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代理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14:paraId="01071D76" w14:textId="36056B1C"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071ECB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del w:id="0" w:author="shuang zhang" w:date="2023-12-29T09:04:00Z">
        <w:r w:rsidR="007E3B1C" w:rsidDel="00FE75C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 xml:space="preserve"> </w:delText>
        </w:r>
        <w:r w:rsidR="00C57FD5" w:rsidDel="00FE75C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签证</w:delText>
        </w:r>
      </w:del>
      <w:r w:rsidR="00F14F9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办理</w:t>
      </w:r>
      <w:ins w:id="1" w:author="shuang zhang" w:date="2023-12-29T09:04:00Z">
        <w:r w:rsidR="00FE75C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签证</w:t>
        </w:r>
      </w:ins>
      <w:r w:rsidR="00F14F9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居</w:t>
      </w:r>
      <w:ins w:id="2" w:author="shuang zhang" w:date="2023-12-29T09:04:00Z">
        <w:r w:rsidR="00FE75C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然</w:t>
        </w:r>
      </w:ins>
      <w:r w:rsidR="00F14F9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这么麻烦</w:t>
      </w:r>
      <w:del w:id="3" w:author="shuang zhang" w:date="2023-12-29T09:04:00Z">
        <w:r w:rsidR="00F14F97" w:rsidDel="00FE75C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？</w:delText>
        </w:r>
      </w:del>
    </w:p>
    <w:p w14:paraId="0901F516" w14:textId="77777777" w:rsidR="00071ECB" w:rsidRDefault="00071ECB" w:rsidP="00071ECB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熊小猫：兔小白，现在有时间吗？</w:t>
      </w:r>
    </w:p>
    <w:p w14:paraId="2B240FD5" w14:textId="77777777" w:rsidR="00071ECB" w:rsidRDefault="00071ECB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兔小白：有时间，你</w:t>
      </w:r>
      <w:r w:rsidR="004C4BE9">
        <w:rPr>
          <w:rFonts w:hint="eastAsia"/>
        </w:rPr>
        <w:t>不是</w:t>
      </w:r>
      <w:r>
        <w:rPr>
          <w:rFonts w:hint="eastAsia"/>
        </w:rPr>
        <w:t>又要给我讲设计模式</w:t>
      </w:r>
      <w:r w:rsidR="004C4BE9">
        <w:rPr>
          <w:rFonts w:hint="eastAsia"/>
        </w:rPr>
        <w:t>吧</w:t>
      </w:r>
      <w:r>
        <w:rPr>
          <w:rFonts w:hint="eastAsia"/>
        </w:rPr>
        <w:t>？</w:t>
      </w:r>
    </w:p>
    <w:p w14:paraId="21801E42" w14:textId="77777777" w:rsidR="00071ECB" w:rsidRDefault="00071ECB" w:rsidP="00092329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熊小猫：哈哈，我有那么好为人师吗？我下</w:t>
      </w:r>
      <w:r w:rsidR="00B4560B">
        <w:rPr>
          <w:rFonts w:hint="eastAsia"/>
        </w:rPr>
        <w:t>个月</w:t>
      </w:r>
      <w:r>
        <w:rPr>
          <w:rFonts w:hint="eastAsia"/>
        </w:rPr>
        <w:t>要休假，去冰岛</w:t>
      </w:r>
      <w:r w:rsidR="00E335B4">
        <w:rPr>
          <w:rFonts w:hint="eastAsia"/>
        </w:rPr>
        <w:t>玩</w:t>
      </w:r>
      <w:r>
        <w:rPr>
          <w:rFonts w:hint="eastAsia"/>
        </w:rPr>
        <w:t>一个星期。</w:t>
      </w:r>
      <w:r w:rsidR="00F90569">
        <w:rPr>
          <w:rFonts w:hint="eastAsia"/>
        </w:rPr>
        <w:t>我想</w:t>
      </w:r>
      <w:r>
        <w:rPr>
          <w:rFonts w:hint="eastAsia"/>
        </w:rPr>
        <w:t>和你交代一下</w:t>
      </w:r>
      <w:r w:rsidR="00F90569">
        <w:rPr>
          <w:rFonts w:hint="eastAsia"/>
        </w:rPr>
        <w:t>工作上的事情</w:t>
      </w:r>
      <w:r>
        <w:rPr>
          <w:rFonts w:hint="eastAsia"/>
        </w:rPr>
        <w:t>。咱们抓紧点时间，我下午还得去办理签证。</w:t>
      </w:r>
    </w:p>
    <w:p w14:paraId="4B158AD4" w14:textId="77777777" w:rsidR="000F6FF1" w:rsidRDefault="00071ECB" w:rsidP="000F6FF1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A4767">
        <w:rPr>
          <w:rFonts w:hint="eastAsia"/>
        </w:rPr>
        <w:t>我</w:t>
      </w:r>
      <w:r>
        <w:rPr>
          <w:rFonts w:hint="eastAsia"/>
        </w:rPr>
        <w:t>听你说到签证，</w:t>
      </w:r>
      <w:r w:rsidR="002E76D8">
        <w:rPr>
          <w:rFonts w:hint="eastAsia"/>
        </w:rPr>
        <w:t>就</w:t>
      </w:r>
      <w:r>
        <w:rPr>
          <w:rFonts w:hint="eastAsia"/>
        </w:rPr>
        <w:t>想起</w:t>
      </w:r>
      <w:r w:rsidR="002E76D8">
        <w:rPr>
          <w:rFonts w:hint="eastAsia"/>
        </w:rPr>
        <w:t>了两个月前</w:t>
      </w:r>
      <w:r w:rsidR="00F948BA">
        <w:rPr>
          <w:rFonts w:hint="eastAsia"/>
        </w:rPr>
        <w:t>，</w:t>
      </w:r>
      <w:r w:rsidR="002E76D8">
        <w:rPr>
          <w:rFonts w:hint="eastAsia"/>
        </w:rPr>
        <w:t>我办理签证的</w:t>
      </w:r>
      <w:r w:rsidR="00E75C91">
        <w:rPr>
          <w:rFonts w:hint="eastAsia"/>
        </w:rPr>
        <w:t>痛苦</w:t>
      </w:r>
      <w:r w:rsidR="002E76D8">
        <w:rPr>
          <w:rFonts w:hint="eastAsia"/>
        </w:rPr>
        <w:t>经历。</w:t>
      </w:r>
      <w:r w:rsidR="000F6FF1">
        <w:rPr>
          <w:rFonts w:hint="eastAsia"/>
        </w:rPr>
        <w:t>我</w:t>
      </w:r>
      <w:r w:rsidR="00C42E7F">
        <w:rPr>
          <w:rFonts w:hint="eastAsia"/>
        </w:rPr>
        <w:t>因为要</w:t>
      </w:r>
      <w:r w:rsidR="00BA6F28">
        <w:rPr>
          <w:rFonts w:hint="eastAsia"/>
        </w:rPr>
        <w:t>去</w:t>
      </w:r>
      <w:r w:rsidR="000F6FF1">
        <w:rPr>
          <w:rFonts w:hint="eastAsia"/>
        </w:rPr>
        <w:t>欧洲旅游，</w:t>
      </w:r>
      <w:r w:rsidR="00C42E7F">
        <w:rPr>
          <w:rFonts w:hint="eastAsia"/>
        </w:rPr>
        <w:t>提前两个月就开始</w:t>
      </w:r>
      <w:r w:rsidR="000F6FF1">
        <w:rPr>
          <w:rFonts w:hint="eastAsia"/>
        </w:rPr>
        <w:t>办理签证</w:t>
      </w:r>
      <w:r w:rsidR="00001945">
        <w:rPr>
          <w:rFonts w:hint="eastAsia"/>
        </w:rPr>
        <w:t>，</w:t>
      </w:r>
      <w:r w:rsidR="000F6FF1">
        <w:rPr>
          <w:rFonts w:hint="eastAsia"/>
        </w:rPr>
        <w:t>办理的过程</w:t>
      </w:r>
      <w:r w:rsidR="00001945">
        <w:rPr>
          <w:rFonts w:hint="eastAsia"/>
        </w:rPr>
        <w:t>非常</w:t>
      </w:r>
      <w:r w:rsidR="000F6FF1">
        <w:rPr>
          <w:rFonts w:hint="eastAsia"/>
        </w:rPr>
        <w:t>曲折，不堪回首。</w:t>
      </w:r>
    </w:p>
    <w:p w14:paraId="147BB5BB" w14:textId="77777777" w:rsidR="000F6FF1" w:rsidRDefault="000F6FF1" w:rsidP="000F6FF1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熊小猫：哦？我倒想听听你都经历了什么。</w:t>
      </w:r>
    </w:p>
    <w:p w14:paraId="68F78678" w14:textId="77777777" w:rsidR="00071ECB" w:rsidRDefault="000F6FF1" w:rsidP="00B4431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2F3E94">
        <w:rPr>
          <w:rFonts w:hint="eastAsia"/>
        </w:rPr>
        <w:t>办理签证需要</w:t>
      </w:r>
      <w:r>
        <w:rPr>
          <w:rFonts w:hint="eastAsia"/>
        </w:rPr>
        <w:t>准备各种资料</w:t>
      </w:r>
      <w:r w:rsidR="00EC178C">
        <w:rPr>
          <w:rFonts w:hint="eastAsia"/>
        </w:rPr>
        <w:t>，</w:t>
      </w:r>
      <w:r>
        <w:rPr>
          <w:rFonts w:hint="eastAsia"/>
        </w:rPr>
        <w:t>准备过程非常麻烦</w:t>
      </w:r>
      <w:r w:rsidR="00EC178C">
        <w:rPr>
          <w:rFonts w:hint="eastAsia"/>
        </w:rPr>
        <w:t>。</w:t>
      </w:r>
      <w:r>
        <w:rPr>
          <w:rFonts w:hint="eastAsia"/>
        </w:rPr>
        <w:t>需要开</w:t>
      </w:r>
      <w:r w:rsidR="00EC178C">
        <w:rPr>
          <w:rFonts w:hint="eastAsia"/>
        </w:rPr>
        <w:t>各种</w:t>
      </w:r>
      <w:r>
        <w:rPr>
          <w:rFonts w:hint="eastAsia"/>
        </w:rPr>
        <w:t>证明、打印各种表单</w:t>
      </w:r>
      <w:r w:rsidR="002F3E94">
        <w:rPr>
          <w:rFonts w:hint="eastAsia"/>
        </w:rPr>
        <w:t>。最郁闷的是我在递交材料的时候漏了一份文件。我发现后赶紧补交</w:t>
      </w:r>
      <w:r w:rsidR="003029A8">
        <w:rPr>
          <w:rFonts w:hint="eastAsia"/>
        </w:rPr>
        <w:t>了</w:t>
      </w:r>
      <w:r w:rsidR="002F3E94">
        <w:rPr>
          <w:rFonts w:hint="eastAsia"/>
        </w:rPr>
        <w:t>上去，还好没有影响</w:t>
      </w:r>
      <w:r w:rsidR="00CF21C3">
        <w:rPr>
          <w:rFonts w:hint="eastAsia"/>
        </w:rPr>
        <w:t>签证</w:t>
      </w:r>
      <w:r w:rsidR="002F3E94">
        <w:rPr>
          <w:rFonts w:hint="eastAsia"/>
        </w:rPr>
        <w:t>申请。</w:t>
      </w:r>
      <w:r w:rsidR="008C5646">
        <w:rPr>
          <w:rFonts w:hint="eastAsia"/>
        </w:rPr>
        <w:t>我</w:t>
      </w:r>
      <w:r w:rsidR="00B4431C">
        <w:rPr>
          <w:rFonts w:hint="eastAsia"/>
        </w:rPr>
        <w:t>还</w:t>
      </w:r>
      <w:r w:rsidR="00AC5CE9">
        <w:rPr>
          <w:rFonts w:hint="eastAsia"/>
        </w:rPr>
        <w:t>需要在网站上</w:t>
      </w:r>
      <w:r w:rsidR="002F3E94">
        <w:rPr>
          <w:rFonts w:hint="eastAsia"/>
        </w:rPr>
        <w:t>填写</w:t>
      </w:r>
      <w:r w:rsidR="00324F47">
        <w:rPr>
          <w:rFonts w:hint="eastAsia"/>
        </w:rPr>
        <w:t>面签</w:t>
      </w:r>
      <w:r w:rsidR="002F3E94">
        <w:rPr>
          <w:rFonts w:hint="eastAsia"/>
        </w:rPr>
        <w:t>预约表</w:t>
      </w:r>
      <w:r w:rsidR="00577DE6">
        <w:rPr>
          <w:rFonts w:hint="eastAsia"/>
        </w:rPr>
        <w:t>，</w:t>
      </w:r>
      <w:r w:rsidR="00B4431C">
        <w:rPr>
          <w:rFonts w:hint="eastAsia"/>
        </w:rPr>
        <w:t>填写的内容非常多</w:t>
      </w:r>
      <w:r w:rsidR="00577DE6">
        <w:rPr>
          <w:rFonts w:hint="eastAsia"/>
        </w:rPr>
        <w:t>。</w:t>
      </w:r>
      <w:r w:rsidR="00B4431C">
        <w:rPr>
          <w:rFonts w:hint="eastAsia"/>
        </w:rPr>
        <w:t>我的英文不太好，</w:t>
      </w:r>
      <w:r w:rsidR="00097D58">
        <w:rPr>
          <w:rFonts w:hint="eastAsia"/>
        </w:rPr>
        <w:t>磕磕绊绊填了好久才搞定</w:t>
      </w:r>
      <w:r w:rsidR="00B4431C">
        <w:rPr>
          <w:rFonts w:hint="eastAsia"/>
        </w:rPr>
        <w:t>。好在面签</w:t>
      </w:r>
      <w:r w:rsidR="00451E6F">
        <w:rPr>
          <w:rFonts w:hint="eastAsia"/>
        </w:rPr>
        <w:t>还</w:t>
      </w:r>
      <w:r w:rsidR="00B4431C">
        <w:rPr>
          <w:rFonts w:hint="eastAsia"/>
        </w:rPr>
        <w:t>比较顺利。</w:t>
      </w:r>
    </w:p>
    <w:p w14:paraId="7AEEAAFE" w14:textId="77777777" w:rsidR="00D60056" w:rsidRDefault="00D60056" w:rsidP="00D60056">
      <w:pPr>
        <w:spacing w:beforeLines="50" w:before="211" w:line="360" w:lineRule="auto"/>
        <w:jc w:val="center"/>
      </w:pPr>
      <w:commentRangeStart w:id="4"/>
      <w:r>
        <w:rPr>
          <w:rFonts w:hint="eastAsia"/>
          <w:noProof/>
        </w:rPr>
        <w:lastRenderedPageBreak/>
        <w:drawing>
          <wp:inline distT="0" distB="0" distL="0" distR="0" wp14:anchorId="5B66CED4" wp14:editId="121984AB">
            <wp:extent cx="4790356" cy="338915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4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168" cy="34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576B64">
        <w:rPr>
          <w:rStyle w:val="aa"/>
        </w:rPr>
        <w:commentReference w:id="4"/>
      </w:r>
    </w:p>
    <w:p w14:paraId="3122C6B7" w14:textId="77777777" w:rsidR="00A042D8" w:rsidRDefault="00A042D8" w:rsidP="002D6DC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熊小猫：哈哈，</w:t>
      </w:r>
      <w:r w:rsidR="006072DD">
        <w:rPr>
          <w:rFonts w:hint="eastAsia"/>
        </w:rPr>
        <w:t>没想到</w:t>
      </w:r>
      <w:r>
        <w:rPr>
          <w:rFonts w:hint="eastAsia"/>
        </w:rPr>
        <w:t>你办理签证</w:t>
      </w:r>
      <w:r w:rsidR="006072DD">
        <w:rPr>
          <w:rFonts w:hint="eastAsia"/>
        </w:rPr>
        <w:t>这么</w:t>
      </w:r>
      <w:r w:rsidR="00021926">
        <w:rPr>
          <w:rFonts w:hint="eastAsia"/>
        </w:rPr>
        <w:t>费劲</w:t>
      </w:r>
      <w:r w:rsidR="008E5593">
        <w:rPr>
          <w:rFonts w:hint="eastAsia"/>
        </w:rPr>
        <w:t>！</w:t>
      </w:r>
      <w:r>
        <w:rPr>
          <w:rFonts w:hint="eastAsia"/>
        </w:rPr>
        <w:t>我</w:t>
      </w:r>
      <w:r w:rsidR="00574398">
        <w:rPr>
          <w:rFonts w:hint="eastAsia"/>
        </w:rPr>
        <w:t>这次</w:t>
      </w:r>
      <w:r>
        <w:rPr>
          <w:rFonts w:hint="eastAsia"/>
        </w:rPr>
        <w:t>找的签证代理机构帮忙办理</w:t>
      </w:r>
      <w:r w:rsidR="008E5593">
        <w:rPr>
          <w:rFonts w:hint="eastAsia"/>
        </w:rPr>
        <w:t>，非常轻松</w:t>
      </w:r>
      <w:r w:rsidR="006B1267">
        <w:rPr>
          <w:rFonts w:hint="eastAsia"/>
        </w:rPr>
        <w:t>！</w:t>
      </w:r>
      <w:r w:rsidR="0086692E">
        <w:rPr>
          <w:rFonts w:hint="eastAsia"/>
        </w:rPr>
        <w:t>办理全程基本不用我动脑子，都是代理在主导、</w:t>
      </w:r>
      <w:r w:rsidR="00511FC1">
        <w:rPr>
          <w:rFonts w:hint="eastAsia"/>
        </w:rPr>
        <w:t>跟进</w:t>
      </w:r>
      <w:r w:rsidR="0086692E">
        <w:rPr>
          <w:rFonts w:hint="eastAsia"/>
        </w:rPr>
        <w:t>。我更像是代理的助理，他让我干啥，我就干啥</w:t>
      </w:r>
      <w:r w:rsidR="00511FC1">
        <w:rPr>
          <w:rFonts w:hint="eastAsia"/>
        </w:rPr>
        <w:t>。</w:t>
      </w:r>
      <w:r w:rsidR="002D6DCA">
        <w:rPr>
          <w:rFonts w:hint="eastAsia"/>
        </w:rPr>
        <w:t>而且</w:t>
      </w:r>
      <w:r w:rsidR="008E1651">
        <w:rPr>
          <w:rFonts w:hint="eastAsia"/>
        </w:rPr>
        <w:t>代理会</w:t>
      </w:r>
      <w:r w:rsidR="002D6DCA">
        <w:rPr>
          <w:rFonts w:hint="eastAsia"/>
        </w:rPr>
        <w:t>帮</w:t>
      </w:r>
      <w:r w:rsidR="008E1651">
        <w:rPr>
          <w:rFonts w:hint="eastAsia"/>
        </w:rPr>
        <w:t>我检查申请材料，</w:t>
      </w:r>
      <w:r w:rsidR="002D6DCA">
        <w:rPr>
          <w:rFonts w:hint="eastAsia"/>
        </w:rPr>
        <w:t>绝对不会出现漏</w:t>
      </w:r>
      <w:r w:rsidR="00842EAB">
        <w:rPr>
          <w:rFonts w:hint="eastAsia"/>
        </w:rPr>
        <w:t>了</w:t>
      </w:r>
      <w:r w:rsidR="002D6DCA">
        <w:rPr>
          <w:rFonts w:hint="eastAsia"/>
        </w:rPr>
        <w:t>材料的问题。</w:t>
      </w:r>
    </w:p>
    <w:p w14:paraId="1E2E1873" w14:textId="77777777" w:rsidR="00071ECB" w:rsidRDefault="00A042D8" w:rsidP="00F60CF9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4F00A9">
        <w:rPr>
          <w:rFonts w:hint="eastAsia"/>
        </w:rPr>
        <w:t>之前我不知道，下次一定也要找代理。</w:t>
      </w:r>
      <w:r w:rsidR="0073766C">
        <w:rPr>
          <w:rFonts w:hint="eastAsia"/>
        </w:rPr>
        <w:t>你</w:t>
      </w:r>
      <w:r w:rsidR="00797B29">
        <w:rPr>
          <w:rFonts w:hint="eastAsia"/>
        </w:rPr>
        <w:t>给我</w:t>
      </w:r>
      <w:r w:rsidR="00E86F82">
        <w:rPr>
          <w:rFonts w:hint="eastAsia"/>
        </w:rPr>
        <w:t>讲讲</w:t>
      </w:r>
      <w:r w:rsidR="00797B29">
        <w:rPr>
          <w:rFonts w:hint="eastAsia"/>
        </w:rPr>
        <w:t>代理是怎么帮你申请签证的？</w:t>
      </w:r>
    </w:p>
    <w:p w14:paraId="696CAF91" w14:textId="77777777" w:rsidR="00797B29" w:rsidRDefault="00797B29" w:rsidP="00F60CF9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74298D">
        <w:rPr>
          <w:rFonts w:hint="eastAsia"/>
        </w:rPr>
        <w:t>签证</w:t>
      </w:r>
      <w:r>
        <w:rPr>
          <w:rFonts w:hint="eastAsia"/>
        </w:rPr>
        <w:t>代理</w:t>
      </w:r>
      <w:r w:rsidR="0074298D">
        <w:rPr>
          <w:rFonts w:hint="eastAsia"/>
        </w:rPr>
        <w:t>机构</w:t>
      </w:r>
      <w:r>
        <w:rPr>
          <w:rFonts w:hint="eastAsia"/>
        </w:rPr>
        <w:t>的工作</w:t>
      </w:r>
      <w:r w:rsidR="0074298D">
        <w:rPr>
          <w:rFonts w:hint="eastAsia"/>
        </w:rPr>
        <w:t>方式</w:t>
      </w:r>
      <w:r>
        <w:rPr>
          <w:rFonts w:hint="eastAsia"/>
        </w:rPr>
        <w:t>是这样的</w:t>
      </w:r>
      <w:r>
        <w:t>......</w:t>
      </w:r>
      <w:r>
        <w:rPr>
          <w:rFonts w:hint="eastAsia"/>
        </w:rPr>
        <w:t>代理</w:t>
      </w:r>
      <w:r w:rsidR="007A0407">
        <w:rPr>
          <w:rFonts w:hint="eastAsia"/>
        </w:rPr>
        <w:t>？</w:t>
      </w:r>
      <w:r>
        <w:rPr>
          <w:rFonts w:hint="eastAsia"/>
        </w:rPr>
        <w:t>代理也是一种设计模式呀。咱们今天就以办理签证为例子，讲一讲代理模式</w:t>
      </w:r>
      <w:r w:rsidR="007A6009">
        <w:rPr>
          <w:rFonts w:hint="eastAsia"/>
        </w:rPr>
        <w:t>怎么样？</w:t>
      </w:r>
    </w:p>
    <w:p w14:paraId="09984BEF" w14:textId="77777777" w:rsidR="00797B29" w:rsidRDefault="00797B29" w:rsidP="00E344A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兔小白：既能学习办理签证的知识，</w:t>
      </w:r>
      <w:r w:rsidR="00E344A0">
        <w:rPr>
          <w:rFonts w:hint="eastAsia"/>
        </w:rPr>
        <w:t>又</w:t>
      </w:r>
      <w:r>
        <w:rPr>
          <w:rFonts w:hint="eastAsia"/>
        </w:rPr>
        <w:t>能学习设计模式，</w:t>
      </w:r>
      <w:r w:rsidR="00E344A0">
        <w:rPr>
          <w:rFonts w:hint="eastAsia"/>
        </w:rPr>
        <w:t>何乐而不为？</w:t>
      </w:r>
    </w:p>
    <w:p w14:paraId="32A5C5C6" w14:textId="77777777" w:rsidR="00E344A0" w:rsidRPr="00E344A0" w:rsidRDefault="00E344A0" w:rsidP="00E344A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10BFA">
        <w:rPr>
          <w:rFonts w:hint="eastAsia"/>
        </w:rPr>
        <w:t>那</w:t>
      </w:r>
      <w:r w:rsidR="0003563A">
        <w:rPr>
          <w:rFonts w:hint="eastAsia"/>
        </w:rPr>
        <w:t>咱们</w:t>
      </w:r>
      <w:r>
        <w:rPr>
          <w:rFonts w:hint="eastAsia"/>
        </w:rPr>
        <w:t>现在就开始</w:t>
      </w:r>
      <w:r w:rsidR="0003563A">
        <w:rPr>
          <w:rFonts w:hint="eastAsia"/>
        </w:rPr>
        <w:t>！</w:t>
      </w:r>
    </w:p>
    <w:p w14:paraId="1CA10E61" w14:textId="77777777" w:rsidR="00A07F67" w:rsidRDefault="00A07F67" w:rsidP="00A07F67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6B266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自己</w:t>
      </w:r>
      <w:r w:rsidR="001509C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办理签证</w:t>
      </w:r>
    </w:p>
    <w:p w14:paraId="69B163B8" w14:textId="77777777" w:rsidR="00A07F67" w:rsidRDefault="00A07F67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7E4AEE">
        <w:rPr>
          <w:rFonts w:hint="eastAsia"/>
        </w:rPr>
        <w:t>咱们</w:t>
      </w:r>
      <w:r w:rsidR="00A82C04">
        <w:rPr>
          <w:rFonts w:hint="eastAsia"/>
        </w:rPr>
        <w:t>做</w:t>
      </w:r>
      <w:r w:rsidR="009774C7">
        <w:rPr>
          <w:rFonts w:hint="eastAsia"/>
        </w:rPr>
        <w:t>一个</w:t>
      </w:r>
      <w:r w:rsidR="00A82C04">
        <w:rPr>
          <w:rFonts w:hint="eastAsia"/>
        </w:rPr>
        <w:t>在</w:t>
      </w:r>
      <w:r>
        <w:rPr>
          <w:rFonts w:hint="eastAsia"/>
        </w:rPr>
        <w:t>程序中实现签证办理</w:t>
      </w:r>
      <w:r w:rsidR="009774C7">
        <w:rPr>
          <w:rFonts w:hint="eastAsia"/>
        </w:rPr>
        <w:t>的练习</w:t>
      </w:r>
      <w:r>
        <w:rPr>
          <w:rFonts w:hint="eastAsia"/>
        </w:rPr>
        <w:t>。需求简化一下</w:t>
      </w:r>
      <w:r w:rsidR="00660ADC">
        <w:rPr>
          <w:rFonts w:hint="eastAsia"/>
        </w:rPr>
        <w:t>，</w:t>
      </w:r>
      <w:r w:rsidR="00CD5174">
        <w:rPr>
          <w:rFonts w:hint="eastAsia"/>
        </w:rPr>
        <w:t>假设</w:t>
      </w:r>
      <w:r>
        <w:rPr>
          <w:rFonts w:hint="eastAsia"/>
        </w:rPr>
        <w:t>签证</w:t>
      </w:r>
      <w:r w:rsidR="00CD5174">
        <w:rPr>
          <w:rFonts w:hint="eastAsia"/>
        </w:rPr>
        <w:t>的</w:t>
      </w:r>
      <w:r>
        <w:rPr>
          <w:rFonts w:hint="eastAsia"/>
        </w:rPr>
        <w:t>办理流程只需要三大步骤</w:t>
      </w:r>
      <w:r w:rsidR="00833AF8">
        <w:rPr>
          <w:rFonts w:hint="eastAsia"/>
        </w:rPr>
        <w:t>——</w:t>
      </w:r>
      <w:r w:rsidRPr="00FE75C7">
        <w:rPr>
          <w:rFonts w:hint="eastAsia"/>
          <w:highlight w:val="yellow"/>
          <w:rPrChange w:id="5" w:author="shuang zhang" w:date="2023-12-29T09:06:00Z">
            <w:rPr>
              <w:rFonts w:hint="eastAsia"/>
            </w:rPr>
          </w:rPrChange>
        </w:rPr>
        <w:t>准备材料、准备照片和面签</w:t>
      </w:r>
      <w:r w:rsidR="00CF4770">
        <w:rPr>
          <w:rFonts w:hint="eastAsia"/>
        </w:rPr>
        <w:t>。你</w:t>
      </w:r>
      <w:r w:rsidR="00660ADC">
        <w:rPr>
          <w:rFonts w:hint="eastAsia"/>
        </w:rPr>
        <w:t>来根据你自己办理签证的经历</w:t>
      </w:r>
      <w:r w:rsidR="00863467">
        <w:rPr>
          <w:rFonts w:hint="eastAsia"/>
        </w:rPr>
        <w:t>完成代码</w:t>
      </w:r>
      <w:r w:rsidR="00CF4770">
        <w:rPr>
          <w:rFonts w:hint="eastAsia"/>
        </w:rPr>
        <w:t>。</w:t>
      </w:r>
    </w:p>
    <w:p w14:paraId="554B8ACB" w14:textId="77777777"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C00007">
        <w:rPr>
          <w:rFonts w:hint="eastAsia"/>
        </w:rPr>
        <w:t>办理过程我熟悉</w:t>
      </w:r>
      <w:r w:rsidR="009318E3">
        <w:rPr>
          <w:rFonts w:hint="eastAsia"/>
        </w:rPr>
        <w:t>呀</w:t>
      </w:r>
      <w:r w:rsidR="00C00007">
        <w:rPr>
          <w:rFonts w:hint="eastAsia"/>
        </w:rPr>
        <w:t>，</w:t>
      </w:r>
      <w:r w:rsidR="009318E3">
        <w:rPr>
          <w:rFonts w:hint="eastAsia"/>
        </w:rPr>
        <w:t>才刚刚办完。这个程序好写。</w:t>
      </w:r>
    </w:p>
    <w:p w14:paraId="4E187EBD" w14:textId="77777777"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十五分钟后，兔小白</w:t>
      </w:r>
      <w:r w:rsidR="00CB06FE">
        <w:rPr>
          <w:rFonts w:hint="eastAsia"/>
        </w:rPr>
        <w:t>完成了开发</w:t>
      </w:r>
      <w:r>
        <w:rPr>
          <w:rFonts w:hint="eastAsia"/>
        </w:rPr>
        <w:t>。</w:t>
      </w:r>
    </w:p>
    <w:p w14:paraId="1CC2EF34" w14:textId="5F5D000E" w:rsidR="00344D58" w:rsidRPr="00344D58" w:rsidRDefault="00CF4770" w:rsidP="00344D5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9667F0">
        <w:rPr>
          <w:rFonts w:hint="eastAsia"/>
        </w:rPr>
        <w:t>首先定义申请人接口Applicant</w:t>
      </w:r>
      <w:r w:rsidR="00195BC1">
        <w:rPr>
          <w:rFonts w:hint="eastAsia"/>
        </w:rPr>
        <w:t>，接口中的</w:t>
      </w:r>
      <w:r w:rsidR="00581120">
        <w:rPr>
          <w:rFonts w:hint="eastAsia"/>
        </w:rPr>
        <w:t>3</w:t>
      </w:r>
      <w:r w:rsidR="00195BC1">
        <w:rPr>
          <w:rFonts w:hint="eastAsia"/>
        </w:rPr>
        <w:t>个方法对应</w:t>
      </w:r>
      <w:ins w:id="6" w:author="shuang zhang" w:date="2023-12-29T09:06:00Z">
        <w:r w:rsidR="00FE75C7">
          <w:rPr>
            <w:rFonts w:hint="eastAsia"/>
          </w:rPr>
          <w:t>准备材料、准备照片</w:t>
        </w:r>
        <w:r w:rsidR="00FE75C7">
          <w:rPr>
            <w:rFonts w:hint="eastAsia"/>
          </w:rPr>
          <w:t>、</w:t>
        </w:r>
      </w:ins>
      <w:del w:id="7" w:author="shuang zhang" w:date="2023-12-29T09:06:00Z">
        <w:r w:rsidR="00195BC1" w:rsidDel="00FE75C7">
          <w:rPr>
            <w:rFonts w:hint="eastAsia"/>
          </w:rPr>
          <w:delText>材料</w:delText>
        </w:r>
        <w:r w:rsidR="00B8398F" w:rsidDel="00FE75C7">
          <w:rPr>
            <w:rFonts w:hint="eastAsia"/>
          </w:rPr>
          <w:delText>准备</w:delText>
        </w:r>
        <w:r w:rsidR="00195BC1" w:rsidDel="00FE75C7">
          <w:rPr>
            <w:rFonts w:hint="eastAsia"/>
          </w:rPr>
          <w:delText>、照片</w:delText>
        </w:r>
        <w:r w:rsidR="00B8398F" w:rsidDel="00FE75C7">
          <w:rPr>
            <w:rFonts w:hint="eastAsia"/>
          </w:rPr>
          <w:delText>准备</w:delText>
        </w:r>
        <w:r w:rsidR="00195BC1" w:rsidDel="00FE75C7">
          <w:rPr>
            <w:rFonts w:hint="eastAsia"/>
          </w:rPr>
          <w:delText>、</w:delText>
        </w:r>
      </w:del>
      <w:r w:rsidR="00195BC1">
        <w:rPr>
          <w:rFonts w:hint="eastAsia"/>
        </w:rPr>
        <w:t>面签</w:t>
      </w:r>
      <w:r w:rsidR="007E3295">
        <w:rPr>
          <w:rFonts w:hint="eastAsia"/>
        </w:rPr>
        <w:t>申请签证</w:t>
      </w:r>
      <w:r w:rsidR="00B8398F">
        <w:rPr>
          <w:rFonts w:hint="eastAsia"/>
        </w:rPr>
        <w:t>。</w:t>
      </w:r>
    </w:p>
    <w:p w14:paraId="7D5F6FDC" w14:textId="77777777" w:rsidR="00344D58" w:rsidRPr="00344D58" w:rsidRDefault="00344D58" w:rsidP="00344D58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344D58">
        <w:rPr>
          <w:rFonts w:ascii="Consolas" w:hAnsi="Consolas" w:cs="Consolas"/>
          <w:color w:val="770088"/>
          <w:sz w:val="22"/>
          <w:szCs w:val="22"/>
        </w:rPr>
        <w:t>public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770088"/>
          <w:sz w:val="22"/>
          <w:szCs w:val="22"/>
        </w:rPr>
        <w:t>interface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0000FF"/>
          <w:sz w:val="22"/>
          <w:szCs w:val="22"/>
        </w:rPr>
        <w:t>Applicant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4D58">
        <w:rPr>
          <w:rFonts w:ascii="Consolas" w:hAnsi="Consolas" w:cs="Consolas"/>
          <w:color w:val="008855"/>
          <w:sz w:val="22"/>
          <w:szCs w:val="22"/>
        </w:rPr>
        <w:t>void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344D58">
        <w:rPr>
          <w:rFonts w:ascii="Consolas" w:hAnsi="Consolas" w:cs="Consolas"/>
          <w:color w:val="333333"/>
          <w:sz w:val="22"/>
          <w:szCs w:val="22"/>
        </w:rPr>
        <w:t>();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4D58">
        <w:rPr>
          <w:rFonts w:ascii="Consolas" w:hAnsi="Consolas" w:cs="Consolas"/>
          <w:color w:val="008855"/>
          <w:sz w:val="22"/>
          <w:szCs w:val="22"/>
        </w:rPr>
        <w:t>void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000000"/>
          <w:sz w:val="22"/>
          <w:szCs w:val="22"/>
        </w:rPr>
        <w:t>preparePhoto</w:t>
      </w:r>
      <w:r w:rsidRPr="00344D58">
        <w:rPr>
          <w:rFonts w:ascii="Consolas" w:hAnsi="Consolas" w:cs="Consolas"/>
          <w:color w:val="333333"/>
          <w:sz w:val="22"/>
          <w:szCs w:val="22"/>
        </w:rPr>
        <w:t>();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4D58">
        <w:rPr>
          <w:rFonts w:ascii="Consolas" w:hAnsi="Consolas" w:cs="Consolas"/>
          <w:color w:val="008855"/>
          <w:sz w:val="22"/>
          <w:szCs w:val="22"/>
        </w:rPr>
        <w:t>void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000000"/>
          <w:sz w:val="22"/>
          <w:szCs w:val="22"/>
        </w:rPr>
        <w:t>applyVisa</w:t>
      </w:r>
      <w:r w:rsidRPr="00344D58">
        <w:rPr>
          <w:rFonts w:ascii="Consolas" w:hAnsi="Consolas" w:cs="Consolas"/>
          <w:color w:val="333333"/>
          <w:sz w:val="22"/>
          <w:szCs w:val="22"/>
        </w:rPr>
        <w:t>();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153402F" w14:textId="77777777" w:rsidR="00731743" w:rsidRPr="00731743" w:rsidRDefault="00E03394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签证人类VisaApplicant实现Applicant接口。实现逻辑</w:t>
      </w:r>
      <w:r w:rsidR="00393173">
        <w:rPr>
          <w:rFonts w:hint="eastAsia"/>
        </w:rPr>
        <w:t>就</w:t>
      </w:r>
      <w:r>
        <w:rPr>
          <w:rFonts w:hint="eastAsia"/>
        </w:rPr>
        <w:t>是我之前办理签证的步骤。</w:t>
      </w:r>
    </w:p>
    <w:p w14:paraId="01D22F42" w14:textId="7BFF0989" w:rsidR="00731743" w:rsidRPr="00731743" w:rsidRDefault="00731743" w:rsidP="0015388E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class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FF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implements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private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this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准备签证电子照片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</w:t>
      </w:r>
      <w:commentRangeStart w:id="8"/>
      <w:del w:id="9" w:author="shuang zhang" w:date="2023-12-29T09:52:00Z">
        <w:r w:rsidRPr="00731743" w:rsidDel="00576B64">
          <w:rPr>
            <w:rFonts w:ascii="Consolas" w:hAnsi="Consolas" w:cs="Consolas"/>
            <w:color w:val="AA1111"/>
            <w:sz w:val="22"/>
            <w:szCs w:val="22"/>
          </w:rPr>
          <w:delText>2</w:delText>
        </w:r>
        <w:r w:rsidRPr="00731743" w:rsidDel="00576B64">
          <w:rPr>
            <w:rFonts w:ascii="Consolas" w:hAnsi="Consolas" w:cs="Consolas"/>
            <w:color w:val="AA1111"/>
            <w:sz w:val="22"/>
            <w:szCs w:val="22"/>
          </w:rPr>
          <w:delText>寸</w:delText>
        </w:r>
      </w:del>
      <w:commentRangeEnd w:id="8"/>
      <w:r w:rsidR="00576B64">
        <w:rPr>
          <w:rStyle w:val="aa"/>
        </w:rPr>
        <w:commentReference w:id="8"/>
      </w:r>
      <w:r w:rsidRPr="00731743">
        <w:rPr>
          <w:rFonts w:ascii="Consolas" w:hAnsi="Consolas" w:cs="Consolas"/>
          <w:color w:val="AA1111"/>
          <w:sz w:val="22"/>
          <w:szCs w:val="22"/>
        </w:rPr>
        <w:t>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预约面签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776BA4D4" w14:textId="77777777" w:rsidR="00731743" w:rsidRPr="00731743" w:rsidRDefault="00582F8F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在客户端代码中，</w:t>
      </w:r>
      <w:r w:rsidR="008E6440" w:rsidRPr="008E6440">
        <w:t>Applicant</w:t>
      </w:r>
      <w:r w:rsidR="0015388E">
        <w:rPr>
          <w:rFonts w:hint="eastAsia"/>
        </w:rPr>
        <w:t>对象</w:t>
      </w:r>
      <w:r>
        <w:rPr>
          <w:rFonts w:hint="eastAsia"/>
        </w:rPr>
        <w:t>依次执行申请签证步骤的</w:t>
      </w:r>
      <w:r w:rsidR="0003563A">
        <w:rPr>
          <w:rFonts w:hint="eastAsia"/>
        </w:rPr>
        <w:t>3个</w:t>
      </w:r>
      <w:r>
        <w:rPr>
          <w:rFonts w:hint="eastAsia"/>
        </w:rPr>
        <w:t>方法。</w:t>
      </w:r>
    </w:p>
    <w:p w14:paraId="779F5F83" w14:textId="77777777"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new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兔小白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</w:p>
    <w:p w14:paraId="38201728" w14:textId="77777777" w:rsidR="00731743" w:rsidRPr="00731743" w:rsidRDefault="00582F8F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执行结果</w:t>
      </w:r>
      <w:r w:rsidR="001B4A48">
        <w:rPr>
          <w:rFonts w:hint="eastAsia"/>
        </w:rPr>
        <w:t>如下，符合预期。</w:t>
      </w:r>
    </w:p>
    <w:p w14:paraId="42252908" w14:textId="77777777"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准备签证材料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打印材料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准备签证电子照片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打印</w:t>
      </w:r>
      <w:r w:rsidRPr="00731743">
        <w:rPr>
          <w:rFonts w:ascii="Consolas" w:hAnsi="Consolas" w:cs="Consolas"/>
          <w:color w:val="000000"/>
          <w:sz w:val="22"/>
          <w:szCs w:val="22"/>
        </w:rPr>
        <w:t>2</w:t>
      </w:r>
      <w:r w:rsidRPr="00731743">
        <w:rPr>
          <w:rFonts w:ascii="Consolas" w:hAnsi="Consolas" w:cs="Consolas"/>
          <w:color w:val="000000"/>
          <w:sz w:val="22"/>
          <w:szCs w:val="22"/>
        </w:rPr>
        <w:t>寸照片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预约面签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面签</w:t>
      </w:r>
    </w:p>
    <w:p w14:paraId="26A3E708" w14:textId="77777777"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1B4A48">
        <w:rPr>
          <w:rFonts w:hint="eastAsia"/>
        </w:rPr>
        <w:t>你将</w:t>
      </w:r>
      <w:r>
        <w:rPr>
          <w:rFonts w:hint="eastAsia"/>
        </w:rPr>
        <w:t>每</w:t>
      </w:r>
      <w:r w:rsidR="001B4A48">
        <w:rPr>
          <w:rFonts w:hint="eastAsia"/>
        </w:rPr>
        <w:t>一个申请</w:t>
      </w:r>
      <w:r>
        <w:rPr>
          <w:rFonts w:hint="eastAsia"/>
        </w:rPr>
        <w:t>步骤都做了细化，</w:t>
      </w:r>
      <w:r w:rsidR="00CD1C93">
        <w:rPr>
          <w:rFonts w:hint="eastAsia"/>
        </w:rPr>
        <w:t>很</w:t>
      </w:r>
      <w:r>
        <w:rPr>
          <w:rFonts w:hint="eastAsia"/>
        </w:rPr>
        <w:t>不错。现在你想一想</w:t>
      </w:r>
      <w:r w:rsidR="00A67B02">
        <w:rPr>
          <w:rFonts w:hint="eastAsia"/>
        </w:rPr>
        <w:t>，</w:t>
      </w:r>
      <w:r>
        <w:rPr>
          <w:rFonts w:hint="eastAsia"/>
        </w:rPr>
        <w:t>是否每个步骤</w:t>
      </w:r>
      <w:r w:rsidR="001B4A48">
        <w:rPr>
          <w:rFonts w:hint="eastAsia"/>
        </w:rPr>
        <w:t>里面所有的事情</w:t>
      </w:r>
      <w:r>
        <w:rPr>
          <w:rFonts w:hint="eastAsia"/>
        </w:rPr>
        <w:t>都需要你亲自去做呢？</w:t>
      </w:r>
    </w:p>
    <w:p w14:paraId="78E2F08D" w14:textId="77777777"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</w:t>
      </w:r>
      <w:r w:rsidR="00A67B02">
        <w:rPr>
          <w:rFonts w:hint="eastAsia"/>
        </w:rPr>
        <w:t>其实很多</w:t>
      </w:r>
      <w:r w:rsidR="00312D58">
        <w:rPr>
          <w:rFonts w:hint="eastAsia"/>
        </w:rPr>
        <w:t>事情</w:t>
      </w:r>
      <w:r>
        <w:rPr>
          <w:rFonts w:hint="eastAsia"/>
        </w:rPr>
        <w:t>不需要我亲自去做，比如打印材料、冲洗照片，谁</w:t>
      </w:r>
      <w:r w:rsidR="004C4585">
        <w:rPr>
          <w:rFonts w:hint="eastAsia"/>
        </w:rPr>
        <w:t>来</w:t>
      </w:r>
      <w:r>
        <w:rPr>
          <w:rFonts w:hint="eastAsia"/>
        </w:rPr>
        <w:t>做都可以呀！</w:t>
      </w:r>
      <w:r w:rsidR="004C4585">
        <w:rPr>
          <w:rFonts w:hint="eastAsia"/>
        </w:rPr>
        <w:t>但是准备材料、</w:t>
      </w:r>
      <w:r w:rsidR="000C0968">
        <w:rPr>
          <w:rFonts w:hint="eastAsia"/>
        </w:rPr>
        <w:t>准备</w:t>
      </w:r>
      <w:r w:rsidR="004C4585">
        <w:rPr>
          <w:rFonts w:hint="eastAsia"/>
        </w:rPr>
        <w:t>照片</w:t>
      </w:r>
      <w:r w:rsidR="0049286C">
        <w:rPr>
          <w:rFonts w:hint="eastAsia"/>
        </w:rPr>
        <w:t>文件</w:t>
      </w:r>
      <w:r w:rsidR="004C4585">
        <w:rPr>
          <w:rFonts w:hint="eastAsia"/>
        </w:rPr>
        <w:t>，特别是面签，必须我亲自去做。</w:t>
      </w:r>
    </w:p>
    <w:p w14:paraId="3533387A" w14:textId="77777777" w:rsidR="004E65EC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熊小猫：对呀，</w:t>
      </w:r>
      <w:r w:rsidR="00931AE1">
        <w:rPr>
          <w:rFonts w:hint="eastAsia"/>
        </w:rPr>
        <w:t>其实你的精力应该用在必须你去做的那些事情上</w:t>
      </w:r>
      <w:r w:rsidR="00444C47">
        <w:rPr>
          <w:rFonts w:hint="eastAsia"/>
        </w:rPr>
        <w:t>，其他的小事交给代理办就好了</w:t>
      </w:r>
      <w:r w:rsidR="008C588A">
        <w:rPr>
          <w:rFonts w:hint="eastAsia"/>
        </w:rPr>
        <w:t>。</w:t>
      </w:r>
      <w:r w:rsidR="00931AE1">
        <w:rPr>
          <w:rFonts w:hint="eastAsia"/>
        </w:rPr>
        <w:t>你看我，找代理办理签证多轻松！</w:t>
      </w:r>
      <w:r>
        <w:rPr>
          <w:rFonts w:hint="eastAsia"/>
        </w:rPr>
        <w:t>下一版程序，</w:t>
      </w:r>
      <w:r w:rsidR="00AF3A23">
        <w:rPr>
          <w:rFonts w:hint="eastAsia"/>
        </w:rPr>
        <w:t>咱们</w:t>
      </w:r>
      <w:r>
        <w:rPr>
          <w:rFonts w:hint="eastAsia"/>
        </w:rPr>
        <w:t>将代理人加上。</w:t>
      </w:r>
    </w:p>
    <w:p w14:paraId="090A5F7D" w14:textId="77777777" w:rsidR="004E65EC" w:rsidRDefault="004E65EC" w:rsidP="004E65EC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3F58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代理</w:t>
      </w:r>
      <w:r w:rsidR="00445DC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</w:t>
      </w:r>
      <w:r w:rsidR="003F58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办理签证</w:t>
      </w:r>
    </w:p>
    <w:p w14:paraId="6DFDF69B" w14:textId="77777777" w:rsidR="00CF4770" w:rsidRDefault="004E65EC" w:rsidP="008C4D2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熊小猫：增加代理人后，</w:t>
      </w:r>
      <w:r w:rsidR="00931AE1">
        <w:rPr>
          <w:rFonts w:hint="eastAsia"/>
        </w:rPr>
        <w:t>那</w:t>
      </w:r>
      <w:r w:rsidR="00CF4770">
        <w:rPr>
          <w:rFonts w:hint="eastAsia"/>
        </w:rPr>
        <w:t>些不</w:t>
      </w:r>
      <w:r w:rsidR="00F933EA">
        <w:rPr>
          <w:rFonts w:hint="eastAsia"/>
        </w:rPr>
        <w:t>是</w:t>
      </w:r>
      <w:r w:rsidR="008C4D21">
        <w:rPr>
          <w:rFonts w:hint="eastAsia"/>
        </w:rPr>
        <w:t>必须</w:t>
      </w:r>
      <w:r w:rsidR="007807CA">
        <w:rPr>
          <w:rFonts w:hint="eastAsia"/>
        </w:rPr>
        <w:t>由</w:t>
      </w:r>
      <w:r w:rsidR="00CF4770">
        <w:rPr>
          <w:rFonts w:hint="eastAsia"/>
        </w:rPr>
        <w:t>你亲自做的</w:t>
      </w:r>
      <w:r w:rsidR="007807CA">
        <w:rPr>
          <w:rFonts w:hint="eastAsia"/>
        </w:rPr>
        <w:t>小事情</w:t>
      </w:r>
      <w:r w:rsidR="00931AE1">
        <w:rPr>
          <w:rFonts w:hint="eastAsia"/>
        </w:rPr>
        <w:t>，</w:t>
      </w:r>
      <w:r w:rsidR="0033149E">
        <w:rPr>
          <w:rFonts w:hint="eastAsia"/>
        </w:rPr>
        <w:t>都</w:t>
      </w:r>
      <w:r w:rsidR="00CF4770">
        <w:rPr>
          <w:rFonts w:hint="eastAsia"/>
        </w:rPr>
        <w:t>可以让代理人</w:t>
      </w:r>
      <w:r>
        <w:rPr>
          <w:rFonts w:hint="eastAsia"/>
        </w:rPr>
        <w:t>来</w:t>
      </w:r>
      <w:r w:rsidR="00CF4770">
        <w:rPr>
          <w:rFonts w:hint="eastAsia"/>
        </w:rPr>
        <w:t>做。</w:t>
      </w:r>
      <w:r w:rsidR="004A5EE8">
        <w:rPr>
          <w:rFonts w:hint="eastAsia"/>
        </w:rPr>
        <w:t>在这之外</w:t>
      </w:r>
      <w:r>
        <w:rPr>
          <w:rFonts w:hint="eastAsia"/>
        </w:rPr>
        <w:t>，代理人还可以</w:t>
      </w:r>
      <w:r w:rsidR="006F5B9C">
        <w:rPr>
          <w:rFonts w:hint="eastAsia"/>
        </w:rPr>
        <w:t>承担一些附加职责</w:t>
      </w:r>
      <w:r w:rsidR="00BD7E5E">
        <w:rPr>
          <w:rFonts w:hint="eastAsia"/>
        </w:rPr>
        <w:t>，</w:t>
      </w:r>
      <w:r w:rsidR="00BC59B3">
        <w:rPr>
          <w:rFonts w:hint="eastAsia"/>
        </w:rPr>
        <w:t>比如</w:t>
      </w:r>
      <w:r w:rsidR="00CF4770">
        <w:rPr>
          <w:rFonts w:hint="eastAsia"/>
        </w:rPr>
        <w:t>帮助签证人</w:t>
      </w:r>
      <w:r w:rsidR="00CF4770" w:rsidRPr="00576B64">
        <w:rPr>
          <w:rFonts w:hint="eastAsia"/>
          <w:highlight w:val="green"/>
          <w:rPrChange w:id="10" w:author="shuang zhang" w:date="2023-12-29T09:45:00Z">
            <w:rPr>
              <w:rFonts w:hint="eastAsia"/>
            </w:rPr>
          </w:rPrChange>
        </w:rPr>
        <w:t>审核材料</w:t>
      </w:r>
      <w:r w:rsidR="00BC59B3">
        <w:rPr>
          <w:rFonts w:hint="eastAsia"/>
        </w:rPr>
        <w:t>。</w:t>
      </w:r>
      <w:r w:rsidR="00CA6389">
        <w:rPr>
          <w:rFonts w:hint="eastAsia"/>
        </w:rPr>
        <w:t>这次</w:t>
      </w:r>
      <w:r w:rsidR="00BC59B3">
        <w:rPr>
          <w:rFonts w:hint="eastAsia"/>
        </w:rPr>
        <w:t>把这个需求也加入进来。</w:t>
      </w:r>
    </w:p>
    <w:p w14:paraId="42EA7AFD" w14:textId="77777777" w:rsidR="00C4711F" w:rsidRDefault="00BC59B3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在你动手前，我</w:t>
      </w:r>
      <w:r w:rsidR="00034220">
        <w:rPr>
          <w:rFonts w:hint="eastAsia"/>
        </w:rPr>
        <w:t>还得</w:t>
      </w:r>
      <w:r>
        <w:rPr>
          <w:rFonts w:hint="eastAsia"/>
        </w:rPr>
        <w:t>再啰嗦两句。</w:t>
      </w:r>
      <w:r w:rsidR="00C4711F">
        <w:rPr>
          <w:rFonts w:hint="eastAsia"/>
        </w:rPr>
        <w:t>对于客户类来说，代理人和</w:t>
      </w:r>
      <w:r w:rsidR="00FD4F5F">
        <w:rPr>
          <w:rFonts w:hint="eastAsia"/>
        </w:rPr>
        <w:t>签证</w:t>
      </w:r>
      <w:r w:rsidR="00C4711F">
        <w:rPr>
          <w:rFonts w:hint="eastAsia"/>
        </w:rPr>
        <w:t>人应该是透明的。客户类不</w:t>
      </w:r>
      <w:r w:rsidR="006D78A8">
        <w:rPr>
          <w:rFonts w:hint="eastAsia"/>
        </w:rPr>
        <w:t>会</w:t>
      </w:r>
      <w:r w:rsidR="00C4711F">
        <w:rPr>
          <w:rFonts w:hint="eastAsia"/>
        </w:rPr>
        <w:t>因为要和代理人打交道，而改变自己的</w:t>
      </w:r>
      <w:r w:rsidR="00D50D94">
        <w:rPr>
          <w:rFonts w:hint="eastAsia"/>
        </w:rPr>
        <w:t>业务</w:t>
      </w:r>
      <w:r w:rsidR="00C4711F">
        <w:rPr>
          <w:rFonts w:hint="eastAsia"/>
        </w:rPr>
        <w:t>逻辑。</w:t>
      </w:r>
    </w:p>
    <w:p w14:paraId="387D1E4B" w14:textId="77777777" w:rsidR="00C4711F" w:rsidRDefault="00C4711F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807CA">
        <w:rPr>
          <w:rFonts w:hint="eastAsia"/>
        </w:rPr>
        <w:t>有道理呀！</w:t>
      </w:r>
      <w:r w:rsidR="00761091">
        <w:rPr>
          <w:rFonts w:hint="eastAsia"/>
        </w:rPr>
        <w:t>大使馆不会因为是代理人在帮忙办理签证，而改变自己的工作流程。</w:t>
      </w:r>
      <w:r w:rsidR="003C0678">
        <w:rPr>
          <w:rFonts w:hint="eastAsia"/>
          <w:b/>
        </w:rPr>
        <w:t>想</w:t>
      </w:r>
      <w:r w:rsidR="002269B7">
        <w:rPr>
          <w:rFonts w:hint="eastAsia"/>
          <w:b/>
        </w:rPr>
        <w:t>实现</w:t>
      </w:r>
      <w:r w:rsidR="003C0678">
        <w:rPr>
          <w:rFonts w:hint="eastAsia"/>
          <w:b/>
        </w:rPr>
        <w:t>这一点，应该让</w:t>
      </w:r>
      <w:r w:rsidR="00AA1BC1" w:rsidRPr="00AF7347">
        <w:rPr>
          <w:rFonts w:hint="eastAsia"/>
          <w:b/>
        </w:rPr>
        <w:t>代理人</w:t>
      </w:r>
      <w:r w:rsidR="003C0678">
        <w:rPr>
          <w:rFonts w:hint="eastAsia"/>
          <w:b/>
        </w:rPr>
        <w:t>和</w:t>
      </w:r>
      <w:r w:rsidR="00AA1BC1" w:rsidRPr="00AF7347">
        <w:rPr>
          <w:rFonts w:hint="eastAsia"/>
          <w:b/>
        </w:rPr>
        <w:t>签证人，都实现同一</w:t>
      </w:r>
      <w:r w:rsidR="00966662">
        <w:rPr>
          <w:rFonts w:hint="eastAsia"/>
          <w:b/>
        </w:rPr>
        <w:t>个Applicant</w:t>
      </w:r>
      <w:r w:rsidR="00AA1BC1" w:rsidRPr="00AF7347">
        <w:rPr>
          <w:rFonts w:hint="eastAsia"/>
          <w:b/>
        </w:rPr>
        <w:t>接口。</w:t>
      </w:r>
    </w:p>
    <w:p w14:paraId="32FFE9AE" w14:textId="77777777" w:rsidR="00AF7347" w:rsidRDefault="00AF7347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熊小猫：代理人</w:t>
      </w:r>
      <w:r w:rsidR="00074622">
        <w:rPr>
          <w:rFonts w:hint="eastAsia"/>
        </w:rPr>
        <w:t>在</w:t>
      </w:r>
      <w:r>
        <w:rPr>
          <w:rFonts w:hint="eastAsia"/>
        </w:rPr>
        <w:t>办理过程中，</w:t>
      </w:r>
      <w:r w:rsidR="00074622">
        <w:rPr>
          <w:rFonts w:hint="eastAsia"/>
        </w:rPr>
        <w:t>执行到只有签证人才能执行的步骤</w:t>
      </w:r>
      <w:r>
        <w:rPr>
          <w:rFonts w:hint="eastAsia"/>
        </w:rPr>
        <w:t>，自然就会</w:t>
      </w:r>
      <w:r w:rsidR="006D5972">
        <w:rPr>
          <w:rFonts w:hint="eastAsia"/>
        </w:rPr>
        <w:t>通知签证人</w:t>
      </w:r>
      <w:r>
        <w:rPr>
          <w:rFonts w:hint="eastAsia"/>
        </w:rPr>
        <w:t>。比如今天下午</w:t>
      </w:r>
      <w:r w:rsidR="00DD6A3F">
        <w:rPr>
          <w:rFonts w:hint="eastAsia"/>
        </w:rPr>
        <w:t>我要</w:t>
      </w:r>
      <w:r>
        <w:rPr>
          <w:rFonts w:hint="eastAsia"/>
        </w:rPr>
        <w:t>去面签，就是代理人提前预约好通知我的。</w:t>
      </w:r>
    </w:p>
    <w:p w14:paraId="1EB48829" w14:textId="77777777" w:rsidR="00AF7347" w:rsidRPr="00124616" w:rsidRDefault="00AF7347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兔小白：明白啦！</w:t>
      </w:r>
      <w:r w:rsidRPr="00AF7347">
        <w:rPr>
          <w:rFonts w:hint="eastAsia"/>
          <w:b/>
        </w:rPr>
        <w:t>签证人要受到代理人的调用！</w:t>
      </w:r>
      <w:r w:rsidRPr="00124616">
        <w:rPr>
          <w:rFonts w:hint="eastAsia"/>
        </w:rPr>
        <w:t>代码已经在我脑海里浮现出来了。</w:t>
      </w:r>
    </w:p>
    <w:p w14:paraId="0ED85F78" w14:textId="77777777"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</w:t>
      </w:r>
      <w:r w:rsidR="00124616">
        <w:rPr>
          <w:rFonts w:hint="eastAsia"/>
        </w:rPr>
        <w:t>在</w:t>
      </w:r>
      <w:r>
        <w:rPr>
          <w:rFonts w:hint="eastAsia"/>
        </w:rPr>
        <w:t>程序</w:t>
      </w:r>
      <w:r w:rsidR="00124616">
        <w:rPr>
          <w:rFonts w:hint="eastAsia"/>
        </w:rPr>
        <w:t>中</w:t>
      </w:r>
      <w:r>
        <w:rPr>
          <w:rFonts w:hint="eastAsia"/>
        </w:rPr>
        <w:t>引入了代理人。</w:t>
      </w:r>
    </w:p>
    <w:p w14:paraId="1DD33884" w14:textId="5C0BC0BF" w:rsidR="00731743" w:rsidRPr="00731743" w:rsidRDefault="003E617D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536949" w:rsidRPr="00536949">
        <w:t>VisaApplicantProxy</w:t>
      </w:r>
      <w:r w:rsidR="00536949">
        <w:rPr>
          <w:rFonts w:hint="eastAsia"/>
        </w:rPr>
        <w:t>是代理人类，它</w:t>
      </w:r>
      <w:r w:rsidR="0098059A">
        <w:rPr>
          <w:rFonts w:hint="eastAsia"/>
        </w:rPr>
        <w:t>同样</w:t>
      </w:r>
      <w:r w:rsidR="00536949">
        <w:rPr>
          <w:rFonts w:hint="eastAsia"/>
        </w:rPr>
        <w:t>实现Applicant接口。对于客户类</w:t>
      </w:r>
      <w:r w:rsidR="006E7907">
        <w:rPr>
          <w:rFonts w:hint="eastAsia"/>
        </w:rPr>
        <w:t>来说</w:t>
      </w:r>
      <w:r w:rsidR="00536949">
        <w:rPr>
          <w:rFonts w:hint="eastAsia"/>
        </w:rPr>
        <w:t>，</w:t>
      </w:r>
      <w:r w:rsidR="00536949" w:rsidRPr="00536949">
        <w:t>VisaApplicantProxy</w:t>
      </w:r>
      <w:r w:rsidR="00536949">
        <w:rPr>
          <w:rFonts w:hint="eastAsia"/>
        </w:rPr>
        <w:t>和</w:t>
      </w:r>
      <w:r w:rsidR="00536949" w:rsidRPr="00536949">
        <w:t>VisaApplicant</w:t>
      </w:r>
      <w:r w:rsidR="00536949">
        <w:rPr>
          <w:rFonts w:hint="eastAsia"/>
        </w:rPr>
        <w:t>是透明的，因为二者实现同一个接口。</w:t>
      </w:r>
      <w:r w:rsidR="00DC6068">
        <w:rPr>
          <w:rFonts w:hint="eastAsia"/>
        </w:rPr>
        <w:t>由于</w:t>
      </w:r>
      <w:r w:rsidR="00536949">
        <w:rPr>
          <w:rFonts w:hint="eastAsia"/>
        </w:rPr>
        <w:t>代理</w:t>
      </w:r>
      <w:r w:rsidR="00536949">
        <w:rPr>
          <w:rFonts w:hint="eastAsia"/>
        </w:rPr>
        <w:lastRenderedPageBreak/>
        <w:t>人在办理签证过程中需要调用签证人</w:t>
      </w:r>
      <w:r w:rsidR="00DA6C82">
        <w:rPr>
          <w:rFonts w:hint="eastAsia"/>
        </w:rPr>
        <w:t>完成任务</w:t>
      </w:r>
      <w:r w:rsidR="00536949">
        <w:rPr>
          <w:rFonts w:hint="eastAsia"/>
        </w:rPr>
        <w:t>，所以</w:t>
      </w:r>
      <w:r w:rsidR="00536949" w:rsidRPr="00536949">
        <w:t>VisaApplicantProxy</w:t>
      </w:r>
      <w:r w:rsidR="00536949">
        <w:rPr>
          <w:rFonts w:hint="eastAsia"/>
        </w:rPr>
        <w:t>对象持有</w:t>
      </w:r>
      <w:r w:rsidR="00536949" w:rsidRPr="00536949">
        <w:t>VisaApplicant</w:t>
      </w:r>
      <w:r w:rsidR="00536949">
        <w:rPr>
          <w:rFonts w:hint="eastAsia"/>
        </w:rPr>
        <w:t>对象的引用</w:t>
      </w:r>
      <w:r w:rsidR="00630EF0">
        <w:rPr>
          <w:rFonts w:hint="eastAsia"/>
        </w:rPr>
        <w:t>。</w:t>
      </w:r>
      <w:commentRangeStart w:id="11"/>
      <w:del w:id="12" w:author="shuang zhang" w:date="2023-12-29T09:44:00Z">
        <w:r w:rsidR="00DA6C82" w:rsidDel="00576B64">
          <w:rPr>
            <w:rFonts w:hint="eastAsia"/>
          </w:rPr>
          <w:delText>他</w:delText>
        </w:r>
        <w:commentRangeEnd w:id="11"/>
        <w:r w:rsidR="00576B64" w:rsidDel="00576B64">
          <w:rPr>
            <w:rStyle w:val="aa"/>
          </w:rPr>
          <w:commentReference w:id="11"/>
        </w:r>
      </w:del>
      <w:ins w:id="13" w:author="shuang zhang" w:date="2023-12-29T09:44:00Z">
        <w:r w:rsidR="00576B64" w:rsidRPr="00536949">
          <w:t>VisaApplicantProxy</w:t>
        </w:r>
        <w:r w:rsidR="00576B64">
          <w:rPr>
            <w:rFonts w:hint="eastAsia"/>
          </w:rPr>
          <w:t>对象</w:t>
        </w:r>
      </w:ins>
      <w:r w:rsidR="00DA6C82">
        <w:rPr>
          <w:rFonts w:hint="eastAsia"/>
        </w:rPr>
        <w:t>对接口的实现会调用</w:t>
      </w:r>
      <w:r w:rsidR="00DA6C82" w:rsidRPr="00536949">
        <w:t>VisaApplicant</w:t>
      </w:r>
      <w:r w:rsidR="00DA6C82">
        <w:rPr>
          <w:rFonts w:hint="eastAsia"/>
        </w:rPr>
        <w:t>对象对应</w:t>
      </w:r>
      <w:r w:rsidR="00715164">
        <w:rPr>
          <w:rFonts w:hint="eastAsia"/>
        </w:rPr>
        <w:t>的</w:t>
      </w:r>
      <w:r w:rsidR="00DA6C82">
        <w:rPr>
          <w:rFonts w:hint="eastAsia"/>
        </w:rPr>
        <w:t>方法</w:t>
      </w:r>
      <w:r w:rsidR="00536949">
        <w:rPr>
          <w:rFonts w:hint="eastAsia"/>
        </w:rPr>
        <w:t>。我把不</w:t>
      </w:r>
      <w:r w:rsidR="00AD181F">
        <w:rPr>
          <w:rFonts w:hint="eastAsia"/>
        </w:rPr>
        <w:t>是</w:t>
      </w:r>
      <w:r w:rsidR="00333F4F">
        <w:rPr>
          <w:rFonts w:hint="eastAsia"/>
        </w:rPr>
        <w:t>必须由</w:t>
      </w:r>
      <w:r w:rsidR="00536949">
        <w:rPr>
          <w:rFonts w:hint="eastAsia"/>
        </w:rPr>
        <w:t>签证人做的事情从</w:t>
      </w:r>
      <w:r w:rsidR="00536949" w:rsidRPr="00536949">
        <w:t>VisaApplicant</w:t>
      </w:r>
      <w:r w:rsidR="00536949">
        <w:rPr>
          <w:rFonts w:hint="eastAsia"/>
        </w:rPr>
        <w:t>移到了</w:t>
      </w:r>
      <w:r w:rsidR="00536949" w:rsidRPr="00536949">
        <w:t>VisaApplicantProxy</w:t>
      </w:r>
      <w:r w:rsidR="00536949">
        <w:rPr>
          <w:rFonts w:hint="eastAsia"/>
        </w:rPr>
        <w:t>中</w:t>
      </w:r>
      <w:ins w:id="14" w:author="shuang zhang" w:date="2023-12-29T09:50:00Z">
        <w:r w:rsidR="00576B64">
          <w:rPr>
            <w:rFonts w:hint="eastAsia"/>
          </w:rPr>
          <w:t>，比如打印材料、打印照片、预约面签</w:t>
        </w:r>
      </w:ins>
      <w:r w:rsidR="00536949">
        <w:rPr>
          <w:rFonts w:hint="eastAsia"/>
        </w:rPr>
        <w:t>。在</w:t>
      </w:r>
      <w:r w:rsidR="00536949" w:rsidRPr="00536949">
        <w:t>prepareMaterial</w:t>
      </w:r>
      <w:r w:rsidR="00D103CF">
        <w:rPr>
          <w:rFonts w:hint="eastAsia"/>
        </w:rPr>
        <w:t>方法中</w:t>
      </w:r>
      <w:r w:rsidR="00536949">
        <w:rPr>
          <w:rFonts w:hint="eastAsia"/>
        </w:rPr>
        <w:t>，</w:t>
      </w:r>
      <w:r w:rsidR="00A40776">
        <w:rPr>
          <w:rFonts w:hint="eastAsia"/>
        </w:rPr>
        <w:t>我为</w:t>
      </w:r>
      <w:r w:rsidR="00536949">
        <w:rPr>
          <w:rFonts w:hint="eastAsia"/>
        </w:rPr>
        <w:t>代理人</w:t>
      </w:r>
      <w:r w:rsidR="001915A4">
        <w:rPr>
          <w:rFonts w:hint="eastAsia"/>
        </w:rPr>
        <w:t>增加</w:t>
      </w:r>
      <w:r w:rsidR="00536949">
        <w:rPr>
          <w:rFonts w:hint="eastAsia"/>
        </w:rPr>
        <w:t>了</w:t>
      </w:r>
      <w:r w:rsidR="0045392E" w:rsidRPr="00576B64">
        <w:rPr>
          <w:rFonts w:hint="eastAsia"/>
          <w:highlight w:val="green"/>
          <w:rPrChange w:id="15" w:author="shuang zhang" w:date="2023-12-29T09:45:00Z">
            <w:rPr>
              <w:rFonts w:hint="eastAsia"/>
            </w:rPr>
          </w:rPrChange>
        </w:rPr>
        <w:t>检查</w:t>
      </w:r>
      <w:del w:id="16" w:author="shuang zhang" w:date="2023-12-29T09:50:00Z">
        <w:r w:rsidR="00586CDC" w:rsidRPr="00576B64" w:rsidDel="00576B64">
          <w:rPr>
            <w:rFonts w:hint="eastAsia"/>
            <w:highlight w:val="green"/>
            <w:rPrChange w:id="17" w:author="shuang zhang" w:date="2023-12-29T09:45:00Z">
              <w:rPr>
                <w:rFonts w:hint="eastAsia"/>
              </w:rPr>
            </w:rPrChange>
          </w:rPr>
          <w:delText>申请</w:delText>
        </w:r>
      </w:del>
      <w:commentRangeStart w:id="18"/>
      <w:r w:rsidR="00536949" w:rsidRPr="00576B64">
        <w:rPr>
          <w:rFonts w:hint="eastAsia"/>
          <w:highlight w:val="green"/>
          <w:rPrChange w:id="19" w:author="shuang zhang" w:date="2023-12-29T09:45:00Z">
            <w:rPr>
              <w:rFonts w:hint="eastAsia"/>
            </w:rPr>
          </w:rPrChange>
        </w:rPr>
        <w:t>材料</w:t>
      </w:r>
      <w:commentRangeEnd w:id="18"/>
      <w:r w:rsidR="00576B64">
        <w:rPr>
          <w:rStyle w:val="aa"/>
        </w:rPr>
        <w:commentReference w:id="18"/>
      </w:r>
      <w:r w:rsidR="00ED54BC">
        <w:rPr>
          <w:rFonts w:hint="eastAsia"/>
        </w:rPr>
        <w:t>的</w:t>
      </w:r>
      <w:r w:rsidR="00DC6068">
        <w:rPr>
          <w:rFonts w:hint="eastAsia"/>
        </w:rPr>
        <w:t>职责</w:t>
      </w:r>
      <w:r w:rsidR="001915A4">
        <w:rPr>
          <w:rFonts w:hint="eastAsia"/>
        </w:rPr>
        <w:t>。</w:t>
      </w:r>
    </w:p>
    <w:p w14:paraId="4B2BE317" w14:textId="77777777"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class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FF"/>
          <w:sz w:val="22"/>
          <w:szCs w:val="22"/>
        </w:rPr>
        <w:t>VisaApplicantProxy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implements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private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this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检查材料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</w:t>
      </w:r>
      <w:r w:rsidRPr="00731743">
        <w:rPr>
          <w:rFonts w:ascii="Consolas" w:hAnsi="Consolas" w:cs="Consolas"/>
          <w:color w:val="AA1111"/>
          <w:sz w:val="22"/>
          <w:szCs w:val="22"/>
        </w:rPr>
        <w:t>2</w:t>
      </w:r>
      <w:r w:rsidRPr="00731743">
        <w:rPr>
          <w:rFonts w:ascii="Consolas" w:hAnsi="Consolas" w:cs="Consolas"/>
          <w:color w:val="AA1111"/>
          <w:sz w:val="22"/>
          <w:szCs w:val="22"/>
        </w:rPr>
        <w:t>寸照片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预约面签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6DB3B99A" w14:textId="2019BC21" w:rsidR="00731743" w:rsidRPr="00731743" w:rsidRDefault="00A401D6" w:rsidP="00731743">
      <w:pPr>
        <w:spacing w:beforeLines="50" w:before="211" w:line="360" w:lineRule="auto"/>
        <w:ind w:firstLine="480"/>
        <w:jc w:val="both"/>
      </w:pPr>
      <w:r w:rsidRPr="00966662">
        <w:lastRenderedPageBreak/>
        <w:t>VisaApplicant</w:t>
      </w:r>
      <w:r w:rsidRPr="00966662">
        <w:rPr>
          <w:rFonts w:hint="eastAsia"/>
        </w:rPr>
        <w:t>类也做了相应的修改，把不需要本人亲自做的事情移除掉，只保留必须本人亲自办理的职责</w:t>
      </w:r>
      <w:ins w:id="20" w:author="shuang zhang" w:date="2023-12-29T09:49:00Z">
        <w:r w:rsidR="00576B64">
          <w:rPr>
            <w:rFonts w:hint="eastAsia"/>
          </w:rPr>
          <w:t>，比如</w:t>
        </w:r>
        <w:r w:rsidR="00576B64">
          <w:rPr>
            <w:rFonts w:hint="eastAsia"/>
          </w:rPr>
          <w:t>准备材料、准备照片</w:t>
        </w:r>
        <w:r w:rsidR="00576B64">
          <w:rPr>
            <w:rFonts w:hint="eastAsia"/>
          </w:rPr>
          <w:t>和</w:t>
        </w:r>
        <w:r w:rsidR="00576B64">
          <w:rPr>
            <w:rFonts w:hint="eastAsia"/>
          </w:rPr>
          <w:t>面签</w:t>
        </w:r>
      </w:ins>
      <w:r w:rsidRPr="00966662">
        <w:rPr>
          <w:rFonts w:hint="eastAsia"/>
        </w:rPr>
        <w:t>。</w:t>
      </w:r>
    </w:p>
    <w:p w14:paraId="22E43764" w14:textId="77777777"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class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FF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implements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private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this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return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准备签证电子照片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282DC747" w14:textId="77777777" w:rsidR="00731743" w:rsidRPr="00731743" w:rsidRDefault="00966662" w:rsidP="00731743">
      <w:pPr>
        <w:spacing w:beforeLines="50" w:before="211" w:line="360" w:lineRule="auto"/>
        <w:ind w:firstLine="480"/>
        <w:jc w:val="both"/>
      </w:pPr>
      <w:r w:rsidRPr="00966662">
        <w:rPr>
          <w:rFonts w:hint="eastAsia"/>
        </w:rPr>
        <w:t>客户端增加一行代码</w:t>
      </w:r>
      <w:r w:rsidR="00CD238B">
        <w:rPr>
          <w:rFonts w:hint="eastAsia"/>
        </w:rPr>
        <w:t>来</w:t>
      </w:r>
      <w:r w:rsidR="00BD7E5E">
        <w:rPr>
          <w:rFonts w:hint="eastAsia"/>
        </w:rPr>
        <w:t>创建</w:t>
      </w:r>
      <w:r w:rsidRPr="00536949">
        <w:t>VisaApplicantProxy</w:t>
      </w:r>
      <w:r w:rsidR="00731743">
        <w:rPr>
          <w:rFonts w:hint="eastAsia"/>
        </w:rPr>
        <w:t>代理</w:t>
      </w:r>
      <w:r>
        <w:rPr>
          <w:rFonts w:hint="eastAsia"/>
        </w:rPr>
        <w:t>对象，后面的事情就交给</w:t>
      </w:r>
      <w:r w:rsidR="00B76C3C">
        <w:rPr>
          <w:rFonts w:hint="eastAsia"/>
        </w:rPr>
        <w:t>代理</w:t>
      </w:r>
      <w:r>
        <w:rPr>
          <w:rFonts w:hint="eastAsia"/>
        </w:rPr>
        <w:t>对象去做啦！</w:t>
      </w:r>
    </w:p>
    <w:p w14:paraId="7F42C15C" w14:textId="77777777"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333333"/>
          <w:sz w:val="22"/>
          <w:szCs w:val="22"/>
        </w:rPr>
        <w:lastRenderedPageBreak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new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兔小白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new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</w:p>
    <w:p w14:paraId="3F00ED12" w14:textId="77777777" w:rsidR="007C6EDB" w:rsidRPr="007C6EDB" w:rsidRDefault="007C6EDB" w:rsidP="007C6ED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执行结果如下，代理</w:t>
      </w:r>
      <w:r w:rsidR="00550183">
        <w:rPr>
          <w:rFonts w:hint="eastAsia"/>
        </w:rPr>
        <w:t>人</w:t>
      </w:r>
      <w:r w:rsidR="000038D3">
        <w:rPr>
          <w:rFonts w:hint="eastAsia"/>
        </w:rPr>
        <w:t>负责</w:t>
      </w:r>
      <w:r>
        <w:rPr>
          <w:rFonts w:hint="eastAsia"/>
        </w:rPr>
        <w:t>完成一部分</w:t>
      </w:r>
      <w:r w:rsidR="00820DF7">
        <w:rPr>
          <w:rFonts w:hint="eastAsia"/>
        </w:rPr>
        <w:t>签证办理</w:t>
      </w:r>
      <w:r w:rsidR="00E9238F">
        <w:rPr>
          <w:rFonts w:hint="eastAsia"/>
        </w:rPr>
        <w:t>工作</w:t>
      </w:r>
      <w:r w:rsidR="00E25190">
        <w:rPr>
          <w:rFonts w:hint="eastAsia"/>
        </w:rPr>
        <w:t>。</w:t>
      </w:r>
    </w:p>
    <w:p w14:paraId="21938EC0" w14:textId="77777777" w:rsidR="007C6EDB" w:rsidRPr="007C6EDB" w:rsidRDefault="007C6EDB" w:rsidP="007C6EDB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C6EDB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准备签证材料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检查材料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打印材料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准备签证电子照片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打印</w:t>
      </w:r>
      <w:r w:rsidRPr="007C6EDB">
        <w:rPr>
          <w:rFonts w:ascii="Consolas" w:hAnsi="Consolas" w:cs="Consolas"/>
          <w:color w:val="000000"/>
          <w:sz w:val="22"/>
          <w:szCs w:val="22"/>
        </w:rPr>
        <w:t>2</w:t>
      </w:r>
      <w:r w:rsidRPr="007C6EDB">
        <w:rPr>
          <w:rFonts w:ascii="Consolas" w:hAnsi="Consolas" w:cs="Consolas"/>
          <w:color w:val="000000"/>
          <w:sz w:val="22"/>
          <w:szCs w:val="22"/>
        </w:rPr>
        <w:t>寸照片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预约面签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面签</w:t>
      </w:r>
    </w:p>
    <w:p w14:paraId="34D832F8" w14:textId="77777777" w:rsidR="002F76B7" w:rsidRDefault="00966662" w:rsidP="0096666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AE59E5">
        <w:rPr>
          <w:rFonts w:hint="eastAsia"/>
        </w:rPr>
        <w:t>代码写的不错，看来</w:t>
      </w:r>
      <w:r w:rsidR="002F76B7">
        <w:rPr>
          <w:rFonts w:hint="eastAsia"/>
        </w:rPr>
        <w:t>我的提醒你全都听进去</w:t>
      </w:r>
      <w:r w:rsidR="0092743C">
        <w:rPr>
          <w:rFonts w:hint="eastAsia"/>
        </w:rPr>
        <w:t>了</w:t>
      </w:r>
      <w:r w:rsidR="00AE59E5">
        <w:rPr>
          <w:rFonts w:hint="eastAsia"/>
        </w:rPr>
        <w:t>！</w:t>
      </w:r>
      <w:r w:rsidR="002F76B7">
        <w:rPr>
          <w:rFonts w:hint="eastAsia"/>
        </w:rPr>
        <w:t>这版程序</w:t>
      </w:r>
      <w:r w:rsidR="001B0BB0">
        <w:rPr>
          <w:rFonts w:hint="eastAsia"/>
        </w:rPr>
        <w:t>其实</w:t>
      </w:r>
      <w:r w:rsidR="00AE59E5">
        <w:rPr>
          <w:rFonts w:hint="eastAsia"/>
        </w:rPr>
        <w:t>已经</w:t>
      </w:r>
      <w:r w:rsidR="006B7314">
        <w:rPr>
          <w:rFonts w:hint="eastAsia"/>
        </w:rPr>
        <w:t>使用</w:t>
      </w:r>
      <w:r w:rsidR="001B0BB0">
        <w:rPr>
          <w:rFonts w:hint="eastAsia"/>
        </w:rPr>
        <w:t>了</w:t>
      </w:r>
      <w:r w:rsidR="002F76B7">
        <w:rPr>
          <w:rFonts w:hint="eastAsia"/>
        </w:rPr>
        <w:t>代理模式。</w:t>
      </w:r>
      <w:r w:rsidR="00603FBB" w:rsidRPr="00536949">
        <w:t>VisaApplicant</w:t>
      </w:r>
      <w:r w:rsidR="00603FBB">
        <w:rPr>
          <w:rFonts w:hint="eastAsia"/>
        </w:rPr>
        <w:t>实现办理签证的核心职责。</w:t>
      </w:r>
      <w:r w:rsidR="002F76B7" w:rsidRPr="00536949">
        <w:t>VisaApplicantProxy</w:t>
      </w:r>
      <w:r w:rsidR="002F76B7">
        <w:rPr>
          <w:rFonts w:hint="eastAsia"/>
        </w:rPr>
        <w:t>作为代理类，</w:t>
      </w:r>
      <w:r w:rsidR="00603FBB">
        <w:rPr>
          <w:rFonts w:hint="eastAsia"/>
        </w:rPr>
        <w:t>以</w:t>
      </w:r>
      <w:r w:rsidR="00603FBB" w:rsidRPr="00536949">
        <w:t>VisaApplicant</w:t>
      </w:r>
      <w:r w:rsidR="00603FBB">
        <w:rPr>
          <w:rFonts w:hint="eastAsia"/>
        </w:rPr>
        <w:t>的</w:t>
      </w:r>
      <w:r w:rsidR="002F76B7">
        <w:rPr>
          <w:rFonts w:hint="eastAsia"/>
        </w:rPr>
        <w:t>职责</w:t>
      </w:r>
      <w:r w:rsidR="00603FBB">
        <w:rPr>
          <w:rFonts w:hint="eastAsia"/>
        </w:rPr>
        <w:t>为</w:t>
      </w:r>
      <w:r w:rsidR="002F76B7">
        <w:rPr>
          <w:rFonts w:hint="eastAsia"/>
        </w:rPr>
        <w:t>基础</w:t>
      </w:r>
      <w:r w:rsidR="002E3787">
        <w:rPr>
          <w:rFonts w:hint="eastAsia"/>
        </w:rPr>
        <w:t>附加</w:t>
      </w:r>
      <w:r w:rsidR="002F76B7">
        <w:rPr>
          <w:rFonts w:hint="eastAsia"/>
        </w:rPr>
        <w:t>职责。</w:t>
      </w:r>
    </w:p>
    <w:p w14:paraId="6528180D" w14:textId="77777777" w:rsidR="002F76B7" w:rsidRDefault="00581689" w:rsidP="0096666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兔小白：代理模式只是将职责进行合理划分吗？很多设计模式都有这个效果</w:t>
      </w:r>
      <w:r w:rsidR="00DB0B48">
        <w:rPr>
          <w:rFonts w:hint="eastAsia"/>
        </w:rPr>
        <w:t>呀！</w:t>
      </w:r>
      <w:r>
        <w:rPr>
          <w:rFonts w:hint="eastAsia"/>
        </w:rPr>
        <w:t>我觉得我还没有体会到代理模式的精髓。</w:t>
      </w:r>
    </w:p>
    <w:p w14:paraId="4E2FA142" w14:textId="77777777" w:rsidR="00581689" w:rsidRDefault="00581689" w:rsidP="0096666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熊小猫：代理模式</w:t>
      </w:r>
      <w:r w:rsidR="00DB0B48">
        <w:rPr>
          <w:rFonts w:hint="eastAsia"/>
        </w:rPr>
        <w:t>的</w:t>
      </w:r>
      <w:r>
        <w:rPr>
          <w:rFonts w:hint="eastAsia"/>
        </w:rPr>
        <w:t>使用非常广泛，</w:t>
      </w:r>
      <w:r w:rsidR="001B13D3">
        <w:rPr>
          <w:rFonts w:hint="eastAsia"/>
        </w:rPr>
        <w:t>应用场景</w:t>
      </w:r>
      <w:r>
        <w:rPr>
          <w:rFonts w:hint="eastAsia"/>
        </w:rPr>
        <w:t>也非常多</w:t>
      </w:r>
      <w:r w:rsidR="003401C4">
        <w:rPr>
          <w:rFonts w:hint="eastAsia"/>
        </w:rPr>
        <w:t>，</w:t>
      </w:r>
      <w:r w:rsidR="00771BFC">
        <w:rPr>
          <w:rFonts w:hint="eastAsia"/>
        </w:rPr>
        <w:t>远远不止划分职责这么简单。</w:t>
      </w:r>
      <w:r w:rsidR="003343D8">
        <w:rPr>
          <w:rFonts w:hint="eastAsia"/>
        </w:rPr>
        <w:t>接下来让我们</w:t>
      </w:r>
      <w:r w:rsidR="008377B5">
        <w:rPr>
          <w:rFonts w:hint="eastAsia"/>
        </w:rPr>
        <w:t>看看代理模式适用的场景</w:t>
      </w:r>
      <w:r w:rsidR="003343D8">
        <w:rPr>
          <w:rFonts w:hint="eastAsia"/>
        </w:rPr>
        <w:t>！</w:t>
      </w:r>
    </w:p>
    <w:p w14:paraId="144A4875" w14:textId="77777777" w:rsidR="003343D8" w:rsidRDefault="003343D8" w:rsidP="003343D8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代理模式适用</w:t>
      </w:r>
      <w:r w:rsidR="00C03B2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场景</w:t>
      </w:r>
    </w:p>
    <w:p w14:paraId="00CA5E11" w14:textId="77777777" w:rsidR="00581689" w:rsidRDefault="007627BC" w:rsidP="007627B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熊小猫：我们先来看看代理模式的结构图</w:t>
      </w:r>
    </w:p>
    <w:p w14:paraId="6E875012" w14:textId="77777777" w:rsidR="007627BC" w:rsidRDefault="00A22EE3" w:rsidP="00ED1CFE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78034BF1" wp14:editId="318542C1">
            <wp:extent cx="5618285" cy="32458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代理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027" cy="32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AE96" w14:textId="77777777" w:rsidR="007627BC" w:rsidRDefault="007627BC" w:rsidP="007627B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代理模式的结构和办理签证程序</w:t>
      </w:r>
      <w:r w:rsidR="00122881">
        <w:rPr>
          <w:rFonts w:hint="eastAsia"/>
        </w:rPr>
        <w:t>的结构</w:t>
      </w:r>
      <w:r>
        <w:rPr>
          <w:rFonts w:hint="eastAsia"/>
        </w:rPr>
        <w:t>基本一致。</w:t>
      </w:r>
      <w:commentRangeStart w:id="21"/>
      <w:r>
        <w:rPr>
          <w:rFonts w:hint="eastAsia"/>
        </w:rPr>
        <w:t>Subject定义了对象的接口。RealSubject实现该接口。Proxy同样实现Subject接口，这样Proxy对象就可以替代RealSubject对象。</w:t>
      </w:r>
      <w:r w:rsidR="002126C3">
        <w:rPr>
          <w:rFonts w:hint="eastAsia"/>
        </w:rPr>
        <w:t>Proxy持有RealSubject对象引用，</w:t>
      </w:r>
      <w:r w:rsidR="00353768">
        <w:rPr>
          <w:rFonts w:hint="eastAsia"/>
        </w:rPr>
        <w:t>它</w:t>
      </w:r>
      <w:r w:rsidR="002126C3">
        <w:rPr>
          <w:rFonts w:hint="eastAsia"/>
        </w:rPr>
        <w:t>在调用RealSubject对象实现</w:t>
      </w:r>
      <w:r w:rsidR="00D84CBE">
        <w:rPr>
          <w:rFonts w:hint="eastAsia"/>
        </w:rPr>
        <w:t>接口</w:t>
      </w:r>
      <w:r w:rsidR="002126C3">
        <w:rPr>
          <w:rFonts w:hint="eastAsia"/>
        </w:rPr>
        <w:t>的基础上，添加自己的职责。</w:t>
      </w:r>
      <w:commentRangeEnd w:id="21"/>
      <w:r w:rsidR="003B1C82">
        <w:rPr>
          <w:rStyle w:val="aa"/>
        </w:rPr>
        <w:commentReference w:id="21"/>
      </w:r>
    </w:p>
    <w:p w14:paraId="1F919306" w14:textId="77777777" w:rsidR="00850EA4" w:rsidRDefault="00850EA4" w:rsidP="007627B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代理模式的优点是消除了Client和RealSubject</w:t>
      </w:r>
      <w:r w:rsidR="00C30F67">
        <w:rPr>
          <w:rFonts w:hint="eastAsia"/>
        </w:rPr>
        <w:t>间</w:t>
      </w:r>
      <w:r>
        <w:rPr>
          <w:rFonts w:hint="eastAsia"/>
        </w:rPr>
        <w:t>的直接</w:t>
      </w:r>
      <w:r w:rsidR="001542AA">
        <w:rPr>
          <w:rFonts w:hint="eastAsia"/>
        </w:rPr>
        <w:t>依赖</w:t>
      </w:r>
      <w:r>
        <w:rPr>
          <w:rFonts w:hint="eastAsia"/>
        </w:rPr>
        <w:t>。Client想要使用RealSubject，需要通过Proxy对象。Proxy对象相当于“中间商”，它在中间可以做很多</w:t>
      </w:r>
      <w:r w:rsidR="00374595">
        <w:rPr>
          <w:rFonts w:hint="eastAsia"/>
        </w:rPr>
        <w:t>有附加值</w:t>
      </w:r>
      <w:r w:rsidR="002E2670">
        <w:rPr>
          <w:rFonts w:hint="eastAsia"/>
        </w:rPr>
        <w:t>的</w:t>
      </w:r>
      <w:r>
        <w:rPr>
          <w:rFonts w:hint="eastAsia"/>
        </w:rPr>
        <w:t>事情。</w:t>
      </w:r>
      <w:r w:rsidR="00F31111">
        <w:rPr>
          <w:rFonts w:hint="eastAsia"/>
        </w:rPr>
        <w:t>下面是使用代理模式的典型场景。</w:t>
      </w:r>
    </w:p>
    <w:p w14:paraId="2EC2218D" w14:textId="77777777" w:rsidR="00F31111" w:rsidRDefault="00F31111" w:rsidP="00FD4F2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远程代理。客户端程序需要访问远程服务器的对象时，可以在客户端本地创建代理对象，</w:t>
      </w:r>
      <w:r w:rsidR="00B9689D">
        <w:rPr>
          <w:rFonts w:hint="eastAsia"/>
        </w:rPr>
        <w:t>客户端</w:t>
      </w:r>
      <w:r>
        <w:rPr>
          <w:rFonts w:hint="eastAsia"/>
        </w:rPr>
        <w:t>通过代理对象访问远程服务器上的对象。这样做的好处，一是代理对</w:t>
      </w:r>
      <w:r>
        <w:rPr>
          <w:rFonts w:hint="eastAsia"/>
        </w:rPr>
        <w:lastRenderedPageBreak/>
        <w:t>象可以屏蔽跨网络调用的细节，客户端就像调用本地对象一样。二是</w:t>
      </w:r>
      <w:r w:rsidR="00470794">
        <w:rPr>
          <w:rFonts w:hint="eastAsia"/>
        </w:rPr>
        <w:t>不同</w:t>
      </w:r>
      <w:r>
        <w:rPr>
          <w:rFonts w:hint="eastAsia"/>
        </w:rPr>
        <w:t>客户端程序可以复用代理对象的网络访问功能，避免重复开发。</w:t>
      </w:r>
    </w:p>
    <w:p w14:paraId="688DE5ED" w14:textId="77777777" w:rsidR="00FD4F29" w:rsidRDefault="00FD4F29" w:rsidP="00FD4F2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虚代理。虚代理</w:t>
      </w:r>
      <w:r w:rsidR="005136D7">
        <w:rPr>
          <w:rFonts w:hint="eastAsia"/>
        </w:rPr>
        <w:t>可以</w:t>
      </w:r>
      <w:r w:rsidR="001E3D15">
        <w:rPr>
          <w:rFonts w:hint="eastAsia"/>
        </w:rPr>
        <w:t>用于</w:t>
      </w:r>
      <w:r w:rsidR="00512259">
        <w:rPr>
          <w:rFonts w:hint="eastAsia"/>
        </w:rPr>
        <w:t>“</w:t>
      </w:r>
      <w:r w:rsidR="005136D7">
        <w:rPr>
          <w:rFonts w:hint="eastAsia"/>
        </w:rPr>
        <w:t>占位</w:t>
      </w:r>
      <w:r w:rsidR="00512259">
        <w:rPr>
          <w:rFonts w:hint="eastAsia"/>
        </w:rPr>
        <w:t>”</w:t>
      </w:r>
      <w:r w:rsidR="00B16885">
        <w:rPr>
          <w:rFonts w:hint="eastAsia"/>
        </w:rPr>
        <w:t>。</w:t>
      </w:r>
      <w:r w:rsidR="000D1AD5">
        <w:rPr>
          <w:rFonts w:hint="eastAsia"/>
        </w:rPr>
        <w:t>类似于</w:t>
      </w:r>
      <w:r w:rsidR="005136D7">
        <w:rPr>
          <w:rFonts w:hint="eastAsia"/>
        </w:rPr>
        <w:t>上学时候</w:t>
      </w:r>
      <w:r w:rsidR="00FF4A0E">
        <w:rPr>
          <w:rFonts w:hint="eastAsia"/>
        </w:rPr>
        <w:t>在</w:t>
      </w:r>
      <w:r>
        <w:rPr>
          <w:rFonts w:hint="eastAsia"/>
        </w:rPr>
        <w:t>图书馆</w:t>
      </w:r>
      <w:r w:rsidR="005136D7">
        <w:rPr>
          <w:rFonts w:hint="eastAsia"/>
        </w:rPr>
        <w:t>，</w:t>
      </w:r>
      <w:r w:rsidR="009F5187">
        <w:rPr>
          <w:rFonts w:hint="eastAsia"/>
        </w:rPr>
        <w:t>很多人</w:t>
      </w:r>
      <w:r>
        <w:rPr>
          <w:rFonts w:hint="eastAsia"/>
        </w:rPr>
        <w:t>拿书</w:t>
      </w:r>
      <w:r w:rsidR="00640695">
        <w:rPr>
          <w:rFonts w:hint="eastAsia"/>
        </w:rPr>
        <w:t>本</w:t>
      </w:r>
      <w:r w:rsidR="00FA0EB7">
        <w:rPr>
          <w:rFonts w:hint="eastAsia"/>
        </w:rPr>
        <w:t>占</w:t>
      </w:r>
      <w:r w:rsidR="00CA46E2">
        <w:rPr>
          <w:rFonts w:hint="eastAsia"/>
        </w:rPr>
        <w:t>座位。</w:t>
      </w:r>
      <w:r w:rsidR="006B6CFE">
        <w:rPr>
          <w:rFonts w:hint="eastAsia"/>
        </w:rPr>
        <w:t>其实</w:t>
      </w:r>
      <w:r w:rsidR="00CA46E2">
        <w:rPr>
          <w:rFonts w:hint="eastAsia"/>
        </w:rPr>
        <w:t>占座用的</w:t>
      </w:r>
      <w:r w:rsidR="00747D4D">
        <w:rPr>
          <w:rFonts w:hint="eastAsia"/>
        </w:rPr>
        <w:t>书本就是占座人的虚代理</w:t>
      </w:r>
      <w:r>
        <w:rPr>
          <w:rFonts w:hint="eastAsia"/>
        </w:rPr>
        <w:t>。</w:t>
      </w:r>
      <w:r w:rsidR="009F5187">
        <w:rPr>
          <w:rFonts w:hint="eastAsia"/>
        </w:rPr>
        <w:t>程序中那些创建开销很大的对象，例如图片列表页中的图片对象，可以先通过虚代理占位。虚代理根据图片尺寸仅画出边框，</w:t>
      </w:r>
      <w:r w:rsidR="00043D67">
        <w:rPr>
          <w:rFonts w:hint="eastAsia"/>
        </w:rPr>
        <w:t>当页面</w:t>
      </w:r>
      <w:r w:rsidR="002763FC">
        <w:rPr>
          <w:rFonts w:hint="eastAsia"/>
        </w:rPr>
        <w:t>滚动到</w:t>
      </w:r>
      <w:r w:rsidR="00043D67">
        <w:rPr>
          <w:rFonts w:hint="eastAsia"/>
        </w:rPr>
        <w:t>图片</w:t>
      </w:r>
      <w:r w:rsidR="002763FC">
        <w:rPr>
          <w:rFonts w:hint="eastAsia"/>
        </w:rPr>
        <w:t>附近时，虚代理再触发真正图片对象的创建</w:t>
      </w:r>
      <w:r w:rsidR="00270958">
        <w:rPr>
          <w:rFonts w:hint="eastAsia"/>
        </w:rPr>
        <w:t>。虚代理可以提升系统性能，并且</w:t>
      </w:r>
      <w:r w:rsidR="00043D67">
        <w:rPr>
          <w:rFonts w:hint="eastAsia"/>
        </w:rPr>
        <w:t>避免系统资源浪费</w:t>
      </w:r>
      <w:r w:rsidR="00206C84">
        <w:rPr>
          <w:rFonts w:hint="eastAsia"/>
        </w:rPr>
        <w:t>。</w:t>
      </w:r>
    </w:p>
    <w:p w14:paraId="26BAAEC8" w14:textId="77777777" w:rsidR="007627BC" w:rsidRDefault="001E3D15" w:rsidP="00283C1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保护代理。</w:t>
      </w:r>
      <w:r w:rsidR="00B16885">
        <w:rPr>
          <w:rFonts w:hint="eastAsia"/>
        </w:rPr>
        <w:t>如果真实对象有不同访问权限，可以通过保护代理来实现。</w:t>
      </w:r>
      <w:r w:rsidR="0046393B">
        <w:rPr>
          <w:rFonts w:hint="eastAsia"/>
        </w:rPr>
        <w:t>在</w:t>
      </w:r>
      <w:r w:rsidR="00B16885">
        <w:rPr>
          <w:rFonts w:hint="eastAsia"/>
        </w:rPr>
        <w:t>保护代理</w:t>
      </w:r>
      <w:r w:rsidR="0046393B">
        <w:rPr>
          <w:rFonts w:hint="eastAsia"/>
        </w:rPr>
        <w:t>中</w:t>
      </w:r>
      <w:r w:rsidR="00B16885">
        <w:rPr>
          <w:rFonts w:hint="eastAsia"/>
        </w:rPr>
        <w:t>实现</w:t>
      </w:r>
      <w:r w:rsidR="00A01CAE">
        <w:rPr>
          <w:rFonts w:hint="eastAsia"/>
        </w:rPr>
        <w:t>对真实对象的访问</w:t>
      </w:r>
      <w:r w:rsidR="00B16885">
        <w:rPr>
          <w:rFonts w:hint="eastAsia"/>
        </w:rPr>
        <w:t>控制。</w:t>
      </w:r>
    </w:p>
    <w:p w14:paraId="62D007E5" w14:textId="77777777" w:rsidR="00283C19" w:rsidRDefault="00283C19" w:rsidP="00283C1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智能引用</w:t>
      </w:r>
      <w:r w:rsidR="00640F40">
        <w:rPr>
          <w:rFonts w:hint="eastAsia"/>
        </w:rPr>
        <w:t>。</w:t>
      </w:r>
      <w:r w:rsidR="000C1088">
        <w:rPr>
          <w:rFonts w:hint="eastAsia"/>
        </w:rPr>
        <w:t>所谓的智能，是指代理类可以在真实类的</w:t>
      </w:r>
      <w:r w:rsidR="00470B33">
        <w:rPr>
          <w:rFonts w:hint="eastAsia"/>
        </w:rPr>
        <w:t>接口</w:t>
      </w:r>
      <w:r w:rsidR="00EA7789">
        <w:rPr>
          <w:rFonts w:hint="eastAsia"/>
        </w:rPr>
        <w:t>实现</w:t>
      </w:r>
      <w:r w:rsidR="000C1088">
        <w:rPr>
          <w:rFonts w:hint="eastAsia"/>
        </w:rPr>
        <w:t>基础上</w:t>
      </w:r>
      <w:r w:rsidR="00703FDD">
        <w:rPr>
          <w:rFonts w:hint="eastAsia"/>
        </w:rPr>
        <w:t>，</w:t>
      </w:r>
      <w:r w:rsidR="000C1088">
        <w:rPr>
          <w:rFonts w:hint="eastAsia"/>
        </w:rPr>
        <w:t>附加更多</w:t>
      </w:r>
      <w:r w:rsidR="000F3353">
        <w:rPr>
          <w:rFonts w:hint="eastAsia"/>
        </w:rPr>
        <w:t>功能</w:t>
      </w:r>
      <w:r w:rsidR="000C1088">
        <w:rPr>
          <w:rFonts w:hint="eastAsia"/>
        </w:rPr>
        <w:t>。</w:t>
      </w:r>
      <w:r w:rsidR="00640F40">
        <w:rPr>
          <w:rFonts w:hint="eastAsia"/>
        </w:rPr>
        <w:t>代理</w:t>
      </w:r>
      <w:r w:rsidR="00703FDD">
        <w:rPr>
          <w:rFonts w:hint="eastAsia"/>
        </w:rPr>
        <w:t>对象</w:t>
      </w:r>
      <w:r w:rsidR="00640F40">
        <w:rPr>
          <w:rFonts w:hint="eastAsia"/>
        </w:rPr>
        <w:t>在调用真实</w:t>
      </w:r>
      <w:r w:rsidR="00703FDD">
        <w:rPr>
          <w:rFonts w:hint="eastAsia"/>
        </w:rPr>
        <w:t>对象的</w:t>
      </w:r>
      <w:r w:rsidR="00640F40">
        <w:rPr>
          <w:rFonts w:hint="eastAsia"/>
        </w:rPr>
        <w:t>方法前、后，可以</w:t>
      </w:r>
      <w:r w:rsidR="008F20D8">
        <w:rPr>
          <w:rFonts w:hint="eastAsia"/>
        </w:rPr>
        <w:t>加入自己的处理逻辑</w:t>
      </w:r>
      <w:r w:rsidR="00640F40">
        <w:rPr>
          <w:rFonts w:hint="eastAsia"/>
        </w:rPr>
        <w:t>。</w:t>
      </w:r>
      <w:r w:rsidR="000C1088">
        <w:rPr>
          <w:rFonts w:hint="eastAsia"/>
        </w:rPr>
        <w:t>例如</w:t>
      </w:r>
      <w:r w:rsidR="00862034">
        <w:rPr>
          <w:rFonts w:hint="eastAsia"/>
        </w:rPr>
        <w:t>调用</w:t>
      </w:r>
      <w:r w:rsidR="000C1088">
        <w:rPr>
          <w:rFonts w:hint="eastAsia"/>
        </w:rPr>
        <w:t>计数、记录调用时间</w:t>
      </w:r>
      <w:r w:rsidR="005F4D37">
        <w:rPr>
          <w:rFonts w:hint="eastAsia"/>
        </w:rPr>
        <w:t>、执行时长</w:t>
      </w:r>
      <w:r w:rsidR="000C1088">
        <w:rPr>
          <w:rFonts w:hint="eastAsia"/>
        </w:rPr>
        <w:t>等等。</w:t>
      </w:r>
    </w:p>
    <w:p w14:paraId="61CBC2D7" w14:textId="77777777" w:rsidR="005B5926" w:rsidRPr="005B5926" w:rsidRDefault="004C611F" w:rsidP="00ED1CFE">
      <w:pPr>
        <w:spacing w:beforeLines="50" w:before="211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5EB6A9" wp14:editId="2C92555A">
            <wp:extent cx="5107654" cy="3613639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作品 14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63" cy="36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AC76" w14:textId="77777777" w:rsidR="007627BC" w:rsidRDefault="005B5926" w:rsidP="005B592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兔小白：我之前把代理模式想简单了，没想到它的用武之地还真不少！</w:t>
      </w:r>
    </w:p>
    <w:p w14:paraId="252B1C76" w14:textId="77777777" w:rsidR="00CC0E09" w:rsidRDefault="005B5926" w:rsidP="00ED1C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熊小猫：从结构上看，代理模式是一种层次结构，在客户类和真实类之间加入了一层代理类，从而可以在真实类的基础上添加更多职责。上面</w:t>
      </w:r>
      <w:r w:rsidR="007744CD">
        <w:rPr>
          <w:rFonts w:hint="eastAsia"/>
        </w:rPr>
        <w:t>列出的场景</w:t>
      </w:r>
      <w:r>
        <w:rPr>
          <w:rFonts w:hint="eastAsia"/>
        </w:rPr>
        <w:t>比较具体，</w:t>
      </w:r>
      <w:r w:rsidR="008E5672">
        <w:rPr>
          <w:rFonts w:hint="eastAsia"/>
        </w:rPr>
        <w:t>其实</w:t>
      </w:r>
      <w:r>
        <w:rPr>
          <w:rFonts w:hint="eastAsia"/>
        </w:rPr>
        <w:t>想象空间还可以更</w:t>
      </w:r>
      <w:r w:rsidR="003C262C">
        <w:rPr>
          <w:rFonts w:hint="eastAsia"/>
        </w:rPr>
        <w:t>大</w:t>
      </w:r>
      <w:r>
        <w:rPr>
          <w:rFonts w:hint="eastAsia"/>
        </w:rPr>
        <w:t>。</w:t>
      </w:r>
    </w:p>
    <w:p w14:paraId="01EF9C6F" w14:textId="77777777" w:rsidR="00CC0E09" w:rsidRPr="00CC0E09" w:rsidRDefault="00CC0E09" w:rsidP="00CC0E0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017A23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代理模式</w:t>
      </w:r>
      <w:r w:rsidR="00CE5A8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与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装饰模式</w:t>
      </w:r>
      <w:r w:rsidR="004869D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比较</w:t>
      </w:r>
    </w:p>
    <w:p w14:paraId="6050FF53" w14:textId="77777777" w:rsidR="007744CD" w:rsidRDefault="007744CD" w:rsidP="005B592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兔小白：说到层次结构，我觉得代理模式和装饰模式有相似之处。装饰模式就像俄罗斯套娃，装饰对象一层套一层，</w:t>
      </w:r>
      <w:r w:rsidR="005E2F7A">
        <w:rPr>
          <w:rFonts w:hint="eastAsia"/>
        </w:rPr>
        <w:t>同样</w:t>
      </w:r>
      <w:r>
        <w:rPr>
          <w:rFonts w:hint="eastAsia"/>
        </w:rPr>
        <w:t>是层次结构。只不过</w:t>
      </w:r>
      <w:r w:rsidR="005E2F7A">
        <w:rPr>
          <w:rFonts w:hint="eastAsia"/>
        </w:rPr>
        <w:t>代理模式</w:t>
      </w:r>
      <w:r>
        <w:rPr>
          <w:rFonts w:hint="eastAsia"/>
        </w:rPr>
        <w:t>套了一层</w:t>
      </w:r>
      <w:r w:rsidR="005E2F7A">
        <w:rPr>
          <w:rFonts w:hint="eastAsia"/>
        </w:rPr>
        <w:t>，装饰模式套了多层。</w:t>
      </w:r>
    </w:p>
    <w:p w14:paraId="1E600B6B" w14:textId="77777777" w:rsidR="00D64389" w:rsidRDefault="007744CD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熊小猫：从结构上看，代理模式和装饰模式确实类似</w:t>
      </w:r>
      <w:r w:rsidR="005E2F7A">
        <w:rPr>
          <w:rFonts w:hint="eastAsia"/>
        </w:rPr>
        <w:t>，都是一个接口和两个实现类</w:t>
      </w:r>
      <w:r>
        <w:rPr>
          <w:rFonts w:hint="eastAsia"/>
        </w:rPr>
        <w:t>。</w:t>
      </w:r>
      <w:r w:rsidR="00B917CE">
        <w:rPr>
          <w:rFonts w:hint="eastAsia"/>
        </w:rPr>
        <w:t>其实装饰模式也运用的</w:t>
      </w:r>
      <w:r w:rsidR="002860F7">
        <w:rPr>
          <w:rFonts w:hint="eastAsia"/>
        </w:rPr>
        <w:t>是</w:t>
      </w:r>
      <w:r w:rsidR="00B917CE">
        <w:rPr>
          <w:rFonts w:hint="eastAsia"/>
        </w:rPr>
        <w:t>代理思想</w:t>
      </w:r>
      <w:r w:rsidR="0079293E">
        <w:rPr>
          <w:rFonts w:hint="eastAsia"/>
        </w:rPr>
        <w:t>。</w:t>
      </w:r>
      <w:r>
        <w:rPr>
          <w:rFonts w:hint="eastAsia"/>
        </w:rPr>
        <w:t>代理模式</w:t>
      </w:r>
      <w:r w:rsidR="004D399F">
        <w:rPr>
          <w:rFonts w:hint="eastAsia"/>
        </w:rPr>
        <w:t>甚至</w:t>
      </w:r>
      <w:r>
        <w:rPr>
          <w:rFonts w:hint="eastAsia"/>
        </w:rPr>
        <w:t>可以看做</w:t>
      </w:r>
      <w:r w:rsidR="00EA7E64">
        <w:rPr>
          <w:rFonts w:hint="eastAsia"/>
        </w:rPr>
        <w:t>是</w:t>
      </w:r>
      <w:r>
        <w:rPr>
          <w:rFonts w:hint="eastAsia"/>
        </w:rPr>
        <w:t>装饰模式退化为仅</w:t>
      </w:r>
      <w:r w:rsidR="00EA7E64">
        <w:rPr>
          <w:rFonts w:hint="eastAsia"/>
        </w:rPr>
        <w:t>有</w:t>
      </w:r>
      <w:r>
        <w:rPr>
          <w:rFonts w:hint="eastAsia"/>
        </w:rPr>
        <w:t>一层装饰。</w:t>
      </w:r>
      <w:r w:rsidR="007C7650">
        <w:rPr>
          <w:rFonts w:hint="eastAsia"/>
        </w:rPr>
        <w:t>二者</w:t>
      </w:r>
      <w:r w:rsidR="005C06BD">
        <w:rPr>
          <w:rFonts w:hint="eastAsia"/>
        </w:rPr>
        <w:t>做的事情</w:t>
      </w:r>
      <w:r w:rsidR="007C7650">
        <w:rPr>
          <w:rFonts w:hint="eastAsia"/>
        </w:rPr>
        <w:t>都是在某个业务类的基础上添加职责</w:t>
      </w:r>
      <w:r w:rsidR="005D68D1">
        <w:rPr>
          <w:rFonts w:hint="eastAsia"/>
        </w:rPr>
        <w:t>，</w:t>
      </w:r>
      <w:r w:rsidR="0032647D">
        <w:rPr>
          <w:rFonts w:hint="eastAsia"/>
        </w:rPr>
        <w:t>但是</w:t>
      </w:r>
      <w:r w:rsidR="00F11373">
        <w:rPr>
          <w:rFonts w:hint="eastAsia"/>
        </w:rPr>
        <w:t>二者的使用场景存在</w:t>
      </w:r>
      <w:r w:rsidR="008C5BC6">
        <w:rPr>
          <w:rFonts w:hint="eastAsia"/>
        </w:rPr>
        <w:t>较大</w:t>
      </w:r>
      <w:r w:rsidR="00F11373">
        <w:rPr>
          <w:rFonts w:hint="eastAsia"/>
        </w:rPr>
        <w:t>区别。</w:t>
      </w:r>
    </w:p>
    <w:p w14:paraId="65A2C071" w14:textId="77777777" w:rsidR="00D64389" w:rsidRDefault="00F11373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代理模式中的代理类，它</w:t>
      </w:r>
      <w:r w:rsidR="00D64389">
        <w:rPr>
          <w:rFonts w:hint="eastAsia"/>
        </w:rPr>
        <w:t>所</w:t>
      </w:r>
      <w:r w:rsidR="00D61BE9">
        <w:rPr>
          <w:rFonts w:hint="eastAsia"/>
        </w:rPr>
        <w:t>添加</w:t>
      </w:r>
      <w:r>
        <w:rPr>
          <w:rFonts w:hint="eastAsia"/>
        </w:rPr>
        <w:t>的</w:t>
      </w:r>
      <w:r w:rsidR="005A7951">
        <w:rPr>
          <w:rFonts w:hint="eastAsia"/>
        </w:rPr>
        <w:t>职责</w:t>
      </w:r>
      <w:r>
        <w:rPr>
          <w:rFonts w:hint="eastAsia"/>
        </w:rPr>
        <w:t>和真实类实现的功能关系不大</w:t>
      </w:r>
      <w:r w:rsidR="00226CAC">
        <w:rPr>
          <w:rFonts w:hint="eastAsia"/>
        </w:rPr>
        <w:t>。</w:t>
      </w:r>
      <w:r>
        <w:rPr>
          <w:rFonts w:hint="eastAsia"/>
        </w:rPr>
        <w:t>换句话讲</w:t>
      </w:r>
      <w:r w:rsidR="00226CAC">
        <w:rPr>
          <w:rFonts w:hint="eastAsia"/>
        </w:rPr>
        <w:t>，</w:t>
      </w:r>
      <w:r>
        <w:rPr>
          <w:rFonts w:hint="eastAsia"/>
        </w:rPr>
        <w:t>即使没有代理类，真实类</w:t>
      </w:r>
      <w:r w:rsidR="00446CD3">
        <w:rPr>
          <w:rFonts w:hint="eastAsia"/>
        </w:rPr>
        <w:t>一般</w:t>
      </w:r>
      <w:r>
        <w:rPr>
          <w:rFonts w:hint="eastAsia"/>
        </w:rPr>
        <w:t>也</w:t>
      </w:r>
      <w:r w:rsidR="00226CAC">
        <w:rPr>
          <w:rFonts w:hint="eastAsia"/>
        </w:rPr>
        <w:t>可以满足</w:t>
      </w:r>
      <w:r>
        <w:rPr>
          <w:rFonts w:hint="eastAsia"/>
        </w:rPr>
        <w:t>业务</w:t>
      </w:r>
      <w:r w:rsidR="00226CAC">
        <w:rPr>
          <w:rFonts w:hint="eastAsia"/>
        </w:rPr>
        <w:t>需求，只是</w:t>
      </w:r>
      <w:r w:rsidR="00D64389">
        <w:rPr>
          <w:rFonts w:hint="eastAsia"/>
        </w:rPr>
        <w:t>缺失了安全</w:t>
      </w:r>
      <w:r w:rsidR="00226CAC">
        <w:rPr>
          <w:rFonts w:hint="eastAsia"/>
        </w:rPr>
        <w:t>控制、日志记录</w:t>
      </w:r>
      <w:r w:rsidR="00FA3879">
        <w:rPr>
          <w:rFonts w:hint="eastAsia"/>
        </w:rPr>
        <w:t>、性能</w:t>
      </w:r>
      <w:r w:rsidR="00226CAC">
        <w:rPr>
          <w:rFonts w:hint="eastAsia"/>
        </w:rPr>
        <w:t>等</w:t>
      </w:r>
      <w:r w:rsidR="00D64389">
        <w:rPr>
          <w:rFonts w:hint="eastAsia"/>
        </w:rPr>
        <w:t>非功能性需求</w:t>
      </w:r>
      <w:r>
        <w:rPr>
          <w:rFonts w:hint="eastAsia"/>
        </w:rPr>
        <w:t>。</w:t>
      </w:r>
    </w:p>
    <w:p w14:paraId="2FBD8E36" w14:textId="77777777" w:rsidR="00F11373" w:rsidRDefault="00226CAC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在装饰模式中，业务分散在装饰类和实现类中</w:t>
      </w:r>
      <w:r w:rsidR="00D64389">
        <w:rPr>
          <w:rFonts w:hint="eastAsia"/>
        </w:rPr>
        <w:t>。</w:t>
      </w:r>
      <w:r w:rsidR="00312CD6">
        <w:rPr>
          <w:rFonts w:hint="eastAsia"/>
        </w:rPr>
        <w:t>虽然装饰类也是基于组件类添加职责，但它添加的是业务职责。</w:t>
      </w:r>
      <w:r>
        <w:rPr>
          <w:rFonts w:hint="eastAsia"/>
        </w:rPr>
        <w:t>例如美颜相机，美颜的功能在装饰类中实现</w:t>
      </w:r>
      <w:r w:rsidR="00171ADA">
        <w:rPr>
          <w:rFonts w:hint="eastAsia"/>
        </w:rPr>
        <w:t>，那么</w:t>
      </w:r>
      <w:r w:rsidR="00D64389">
        <w:rPr>
          <w:rFonts w:hint="eastAsia"/>
        </w:rPr>
        <w:t>没有装饰类，</w:t>
      </w:r>
      <w:r w:rsidR="00A26836">
        <w:rPr>
          <w:rFonts w:hint="eastAsia"/>
        </w:rPr>
        <w:t>又</w:t>
      </w:r>
      <w:r w:rsidR="00D64389">
        <w:rPr>
          <w:rFonts w:hint="eastAsia"/>
        </w:rPr>
        <w:t>何谈美颜相机呢？</w:t>
      </w:r>
      <w:r w:rsidR="00A16678">
        <w:rPr>
          <w:rFonts w:hint="eastAsia"/>
        </w:rPr>
        <w:t>为了应对</w:t>
      </w:r>
      <w:r w:rsidR="007C7650">
        <w:rPr>
          <w:rFonts w:hint="eastAsia"/>
        </w:rPr>
        <w:t>灵活多变</w:t>
      </w:r>
      <w:r w:rsidR="00254FE7">
        <w:rPr>
          <w:rFonts w:hint="eastAsia"/>
        </w:rPr>
        <w:t>的业务</w:t>
      </w:r>
      <w:r w:rsidR="00A16678">
        <w:rPr>
          <w:rFonts w:hint="eastAsia"/>
        </w:rPr>
        <w:t>，</w:t>
      </w:r>
      <w:r w:rsidR="007C7650">
        <w:rPr>
          <w:rFonts w:hint="eastAsia"/>
        </w:rPr>
        <w:t>装饰模式</w:t>
      </w:r>
      <w:r w:rsidR="00A16678">
        <w:rPr>
          <w:rFonts w:hint="eastAsia"/>
        </w:rPr>
        <w:t>通过巧妙的设计，使得</w:t>
      </w:r>
      <w:r w:rsidR="007C7650">
        <w:rPr>
          <w:rFonts w:hint="eastAsia"/>
        </w:rPr>
        <w:t>装饰对象</w:t>
      </w:r>
      <w:r w:rsidR="00A16678">
        <w:rPr>
          <w:rFonts w:hint="eastAsia"/>
        </w:rPr>
        <w:t>可以</w:t>
      </w:r>
      <w:r w:rsidR="007C7650">
        <w:rPr>
          <w:rFonts w:hint="eastAsia"/>
        </w:rPr>
        <w:t>层层嵌套</w:t>
      </w:r>
      <w:r w:rsidR="00A16678">
        <w:rPr>
          <w:rFonts w:hint="eastAsia"/>
        </w:rPr>
        <w:t>，动态扩展原始</w:t>
      </w:r>
      <w:r w:rsidR="001C2438">
        <w:rPr>
          <w:rFonts w:hint="eastAsia"/>
        </w:rPr>
        <w:t>组件</w:t>
      </w:r>
      <w:r w:rsidR="00A16678">
        <w:rPr>
          <w:rFonts w:hint="eastAsia"/>
        </w:rPr>
        <w:t>对象的职责。</w:t>
      </w:r>
    </w:p>
    <w:p w14:paraId="16057B52" w14:textId="77777777" w:rsidR="000A53B8" w:rsidRDefault="000A53B8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兔小白：我可以这样理解吗？代理模式主要用于附加业务需求之外的职责，而装饰模式则是为了实现灵活多变的业务需求。</w:t>
      </w:r>
    </w:p>
    <w:p w14:paraId="6B58BA20" w14:textId="77777777" w:rsidR="0075446C" w:rsidRDefault="000A53B8" w:rsidP="00CE0F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1C10FE">
        <w:rPr>
          <w:rFonts w:hint="eastAsia"/>
        </w:rPr>
        <w:t>这样理解没有问题。</w:t>
      </w:r>
      <w:r w:rsidR="00A042AB">
        <w:rPr>
          <w:rFonts w:hint="eastAsia"/>
        </w:rPr>
        <w:t>其实从</w:t>
      </w:r>
      <w:r w:rsidR="00B87491">
        <w:rPr>
          <w:rFonts w:hint="eastAsia"/>
        </w:rPr>
        <w:t>代理模式和装饰模式的</w:t>
      </w:r>
      <w:r w:rsidR="00A042AB">
        <w:rPr>
          <w:rFonts w:hint="eastAsia"/>
        </w:rPr>
        <w:t>名字上</w:t>
      </w:r>
      <w:r w:rsidR="00B87491">
        <w:rPr>
          <w:rFonts w:hint="eastAsia"/>
        </w:rPr>
        <w:t>，</w:t>
      </w:r>
      <w:r w:rsidR="00A042AB">
        <w:rPr>
          <w:rFonts w:hint="eastAsia"/>
        </w:rPr>
        <w:t>也可以看</w:t>
      </w:r>
      <w:r w:rsidR="00393059">
        <w:rPr>
          <w:rFonts w:hint="eastAsia"/>
        </w:rPr>
        <w:t>得出来。</w:t>
      </w:r>
      <w:r w:rsidR="00A042AB">
        <w:rPr>
          <w:rFonts w:hint="eastAsia"/>
        </w:rPr>
        <w:t>既然是代理，那么主要业务</w:t>
      </w:r>
      <w:r w:rsidR="002234FA">
        <w:rPr>
          <w:rFonts w:hint="eastAsia"/>
        </w:rPr>
        <w:t>肯定</w:t>
      </w:r>
      <w:r w:rsidR="00A042AB">
        <w:rPr>
          <w:rFonts w:hint="eastAsia"/>
        </w:rPr>
        <w:t>不是代理的职责</w:t>
      </w:r>
      <w:r w:rsidR="00393059">
        <w:rPr>
          <w:rFonts w:hint="eastAsia"/>
        </w:rPr>
        <w:t>，代理</w:t>
      </w:r>
      <w:r w:rsidR="00783A0E">
        <w:rPr>
          <w:rFonts w:hint="eastAsia"/>
        </w:rPr>
        <w:t>只</w:t>
      </w:r>
      <w:r w:rsidR="00393059">
        <w:rPr>
          <w:rFonts w:hint="eastAsia"/>
        </w:rPr>
        <w:t>负责跑腿和提供一些附加价值</w:t>
      </w:r>
      <w:r w:rsidR="00A042AB">
        <w:rPr>
          <w:rFonts w:hint="eastAsia"/>
        </w:rPr>
        <w:t>。装饰</w:t>
      </w:r>
      <w:r w:rsidR="00087FF1">
        <w:rPr>
          <w:rFonts w:hint="eastAsia"/>
        </w:rPr>
        <w:t>则</w:t>
      </w:r>
      <w:r w:rsidR="00A042AB">
        <w:rPr>
          <w:rFonts w:hint="eastAsia"/>
        </w:rPr>
        <w:t>是在</w:t>
      </w:r>
      <w:r w:rsidR="00854F22">
        <w:rPr>
          <w:rFonts w:hint="eastAsia"/>
        </w:rPr>
        <w:t>主要</w:t>
      </w:r>
      <w:r w:rsidR="002C0F3A">
        <w:rPr>
          <w:rFonts w:hint="eastAsia"/>
        </w:rPr>
        <w:t>职责</w:t>
      </w:r>
      <w:r w:rsidR="007976D6">
        <w:rPr>
          <w:rFonts w:hint="eastAsia"/>
        </w:rPr>
        <w:t>的</w:t>
      </w:r>
      <w:r w:rsidR="00A042AB">
        <w:rPr>
          <w:rFonts w:hint="eastAsia"/>
        </w:rPr>
        <w:t>基础之上，不断</w:t>
      </w:r>
      <w:r w:rsidR="00031730">
        <w:rPr>
          <w:rFonts w:hint="eastAsia"/>
        </w:rPr>
        <w:t>叠</w:t>
      </w:r>
      <w:r w:rsidR="00A042AB">
        <w:rPr>
          <w:rFonts w:hint="eastAsia"/>
        </w:rPr>
        <w:t>加职责</w:t>
      </w:r>
      <w:r w:rsidR="00C4514D">
        <w:rPr>
          <w:rFonts w:hint="eastAsia"/>
        </w:rPr>
        <w:t>，从而构成完整的业务</w:t>
      </w:r>
      <w:r w:rsidR="001D6366">
        <w:rPr>
          <w:rFonts w:hint="eastAsia"/>
        </w:rPr>
        <w:t>功能</w:t>
      </w:r>
      <w:r w:rsidR="00A042AB">
        <w:rPr>
          <w:rFonts w:hint="eastAsia"/>
        </w:rPr>
        <w:t>。</w:t>
      </w:r>
    </w:p>
    <w:p w14:paraId="45E94673" w14:textId="77777777" w:rsidR="00FF5B0A" w:rsidRDefault="0075446C" w:rsidP="00CE0F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但</w:t>
      </w:r>
      <w:r w:rsidR="00741DF7">
        <w:rPr>
          <w:rFonts w:hint="eastAsia"/>
        </w:rPr>
        <w:t>在实际</w:t>
      </w:r>
      <w:r w:rsidR="00AD7986">
        <w:rPr>
          <w:rFonts w:hint="eastAsia"/>
        </w:rPr>
        <w:t>应用</w:t>
      </w:r>
      <w:r w:rsidR="00741DF7">
        <w:rPr>
          <w:rFonts w:hint="eastAsia"/>
        </w:rPr>
        <w:t>时会更加灵活，</w:t>
      </w:r>
      <w:r w:rsidR="00DD05A3">
        <w:rPr>
          <w:rFonts w:hint="eastAsia"/>
        </w:rPr>
        <w:t>没必要</w:t>
      </w:r>
      <w:r w:rsidR="00741DF7">
        <w:rPr>
          <w:rFonts w:hint="eastAsia"/>
        </w:rPr>
        <w:t>拘泥于字面上的限制。</w:t>
      </w:r>
      <w:r w:rsidR="00B86A66">
        <w:rPr>
          <w:rFonts w:hint="eastAsia"/>
        </w:rPr>
        <w:t>假如装饰对象</w:t>
      </w:r>
      <w:r w:rsidR="003005D8">
        <w:rPr>
          <w:rFonts w:hint="eastAsia"/>
        </w:rPr>
        <w:t>没有</w:t>
      </w:r>
      <w:r w:rsidR="00B61D7F">
        <w:rPr>
          <w:rFonts w:hint="eastAsia"/>
        </w:rPr>
        <w:t>叠加</w:t>
      </w:r>
      <w:r w:rsidR="00B86A66">
        <w:rPr>
          <w:rFonts w:hint="eastAsia"/>
        </w:rPr>
        <w:t>使用</w:t>
      </w:r>
      <w:r w:rsidR="003005D8">
        <w:rPr>
          <w:rFonts w:hint="eastAsia"/>
        </w:rPr>
        <w:t>的需求</w:t>
      </w:r>
      <w:r w:rsidR="00B86A66">
        <w:rPr>
          <w:rFonts w:hint="eastAsia"/>
        </w:rPr>
        <w:t>，</w:t>
      </w:r>
      <w:r w:rsidR="003005D8">
        <w:rPr>
          <w:rFonts w:hint="eastAsia"/>
        </w:rPr>
        <w:t>也就是说</w:t>
      </w:r>
      <w:r w:rsidR="00B22AC9">
        <w:rPr>
          <w:rFonts w:hint="eastAsia"/>
        </w:rPr>
        <w:t>只会</w:t>
      </w:r>
      <w:r w:rsidR="008C5280">
        <w:rPr>
          <w:rFonts w:hint="eastAsia"/>
        </w:rPr>
        <w:t>存在</w:t>
      </w:r>
      <w:r w:rsidR="003005D8">
        <w:rPr>
          <w:rFonts w:hint="eastAsia"/>
        </w:rPr>
        <w:t>一层</w:t>
      </w:r>
      <w:r w:rsidR="008C5280">
        <w:rPr>
          <w:rFonts w:hint="eastAsia"/>
        </w:rPr>
        <w:t>装饰</w:t>
      </w:r>
      <w:r w:rsidR="003005D8">
        <w:rPr>
          <w:rFonts w:hint="eastAsia"/>
        </w:rPr>
        <w:t>，</w:t>
      </w:r>
      <w:r w:rsidR="00B86A66">
        <w:rPr>
          <w:rFonts w:hint="eastAsia"/>
        </w:rPr>
        <w:t>那么采用代理模式也未尝不可</w:t>
      </w:r>
      <w:r w:rsidR="00F44CC3">
        <w:rPr>
          <w:rFonts w:hint="eastAsia"/>
        </w:rPr>
        <w:t>。</w:t>
      </w:r>
      <w:r w:rsidR="0044756B">
        <w:rPr>
          <w:rFonts w:hint="eastAsia"/>
        </w:rPr>
        <w:t>采用结构更</w:t>
      </w:r>
      <w:r w:rsidR="00AC36DC">
        <w:rPr>
          <w:rFonts w:hint="eastAsia"/>
        </w:rPr>
        <w:t>为</w:t>
      </w:r>
      <w:r w:rsidR="0044756B">
        <w:rPr>
          <w:rFonts w:hint="eastAsia"/>
        </w:rPr>
        <w:t>复杂的装饰模式</w:t>
      </w:r>
      <w:r w:rsidR="00F44CC3">
        <w:rPr>
          <w:rFonts w:hint="eastAsia"/>
        </w:rPr>
        <w:t>反而</w:t>
      </w:r>
      <w:r w:rsidR="00F52813">
        <w:rPr>
          <w:rFonts w:hint="eastAsia"/>
        </w:rPr>
        <w:t>徒增麻烦</w:t>
      </w:r>
      <w:r w:rsidR="0044756B">
        <w:rPr>
          <w:rFonts w:hint="eastAsia"/>
        </w:rPr>
        <w:t>。</w:t>
      </w:r>
    </w:p>
    <w:p w14:paraId="2140881D" w14:textId="77777777" w:rsidR="00A401D6" w:rsidRPr="00DC6068" w:rsidRDefault="00FF5B0A" w:rsidP="00CE0F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在工作中，我们</w:t>
      </w:r>
      <w:r w:rsidR="00674A60">
        <w:rPr>
          <w:rFonts w:hint="eastAsia"/>
        </w:rPr>
        <w:t>说到</w:t>
      </w:r>
      <w:r>
        <w:rPr>
          <w:rFonts w:hint="eastAsia"/>
        </w:rPr>
        <w:t>的“代理”不一定指代理模式。例如A类实现某个功能，实现方式</w:t>
      </w:r>
      <w:r w:rsidR="00D7440E">
        <w:rPr>
          <w:rFonts w:hint="eastAsia"/>
        </w:rPr>
        <w:t>主要</w:t>
      </w:r>
      <w:r w:rsidR="00ED73CD">
        <w:rPr>
          <w:rFonts w:hint="eastAsia"/>
        </w:rPr>
        <w:t>是</w:t>
      </w:r>
      <w:r w:rsidR="00D7440E">
        <w:rPr>
          <w:rFonts w:hint="eastAsia"/>
        </w:rPr>
        <w:t>通过</w:t>
      </w:r>
      <w:r>
        <w:rPr>
          <w:rFonts w:hint="eastAsia"/>
        </w:rPr>
        <w:t>调用B类来实现</w:t>
      </w:r>
      <w:r w:rsidR="00B25CE4">
        <w:rPr>
          <w:rFonts w:hint="eastAsia"/>
        </w:rPr>
        <w:t>。</w:t>
      </w:r>
      <w:r>
        <w:rPr>
          <w:rFonts w:hint="eastAsia"/>
        </w:rPr>
        <w:t>A类</w:t>
      </w:r>
      <w:r w:rsidR="00246DDD">
        <w:rPr>
          <w:rFonts w:hint="eastAsia"/>
        </w:rPr>
        <w:t>也</w:t>
      </w:r>
      <w:r>
        <w:rPr>
          <w:rFonts w:hint="eastAsia"/>
        </w:rPr>
        <w:t>可以称为B类的代理。</w:t>
      </w:r>
      <w:r w:rsidR="00AB5464">
        <w:rPr>
          <w:rFonts w:hint="eastAsia"/>
        </w:rPr>
        <w:t>这种场景非常常见，</w:t>
      </w:r>
      <w:r>
        <w:rPr>
          <w:rFonts w:hint="eastAsia"/>
        </w:rPr>
        <w:t>代理的思想在设计模式中</w:t>
      </w:r>
      <w:r w:rsidR="00B40A18">
        <w:rPr>
          <w:rFonts w:hint="eastAsia"/>
        </w:rPr>
        <w:t>也</w:t>
      </w:r>
      <w:r>
        <w:rPr>
          <w:rFonts w:hint="eastAsia"/>
        </w:rPr>
        <w:t>被广泛运用。</w:t>
      </w:r>
    </w:p>
    <w:p w14:paraId="43B28E50" w14:textId="77777777" w:rsidR="00536949" w:rsidRPr="003E617D" w:rsidRDefault="00536949" w:rsidP="00CB06FE">
      <w:pPr>
        <w:spacing w:beforeLines="50" w:before="211" w:line="360" w:lineRule="auto"/>
        <w:ind w:firstLine="480"/>
        <w:jc w:val="both"/>
      </w:pPr>
    </w:p>
    <w:p w14:paraId="340A5B5F" w14:textId="77777777" w:rsidR="000D22C7" w:rsidRPr="00446884" w:rsidRDefault="000D22C7" w:rsidP="00C57FD5">
      <w:pPr>
        <w:spacing w:beforeLines="50" w:before="211" w:line="360" w:lineRule="auto"/>
        <w:jc w:val="both"/>
      </w:pPr>
    </w:p>
    <w:p w14:paraId="0C6009DB" w14:textId="77777777" w:rsidR="00941398" w:rsidRPr="00446884" w:rsidRDefault="00941398" w:rsidP="00157C01">
      <w:pPr>
        <w:spacing w:beforeLines="50" w:before="211" w:line="360" w:lineRule="auto"/>
        <w:ind w:firstLine="420"/>
        <w:jc w:val="both"/>
      </w:pPr>
    </w:p>
    <w:sectPr w:rsidR="00941398" w:rsidRPr="0044688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shuang zhang" w:date="2023-12-29T09:51:00Z" w:initials="sz">
    <w:p w14:paraId="62C62DF6" w14:textId="5307C072" w:rsidR="00576B64" w:rsidRDefault="00576B64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二寸、2寸，为了避免麻烦和不一致的错误，就不用强调具体是几寸了，都删掉吧</w:t>
      </w:r>
    </w:p>
  </w:comment>
  <w:comment w:id="8" w:author="shuang zhang" w:date="2023-12-29T09:52:00Z" w:initials="sz">
    <w:p w14:paraId="2FDB6015" w14:textId="35D981FA" w:rsidR="00576B64" w:rsidRDefault="00576B64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只说“打印照片”</w:t>
      </w:r>
    </w:p>
  </w:comment>
  <w:comment w:id="11" w:author="shuang zhang" w:date="2023-12-29T09:43:00Z" w:initials="sz">
    <w:p w14:paraId="3C736D26" w14:textId="3C7952CA" w:rsidR="00576B64" w:rsidRDefault="00576B64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这种指代谁注意写明，以免引发歧义。</w:t>
      </w:r>
    </w:p>
  </w:comment>
  <w:comment w:id="18" w:author="shuang zhang" w:date="2023-12-29T09:45:00Z" w:initials="sz">
    <w:p w14:paraId="448E3B98" w14:textId="3945C980" w:rsidR="00576B64" w:rsidRDefault="00576B64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标注相同颜色的意思，是尽量统一用词</w:t>
      </w:r>
    </w:p>
  </w:comment>
  <w:comment w:id="21" w:author="shuang zhang" w:date="2023-12-29T09:56:00Z" w:initials="sz">
    <w:p w14:paraId="6934A921" w14:textId="25A022D9" w:rsidR="003B1C82" w:rsidRDefault="003B1C82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最好对应上面的办理签证的人、签证官、代理人，再补充说明下。比如xx好比签证官、xx对应代理人……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C62DF6" w15:done="0"/>
  <w15:commentEx w15:paraId="2FDB6015" w15:done="0"/>
  <w15:commentEx w15:paraId="3C736D26" w15:done="0"/>
  <w15:commentEx w15:paraId="448E3B98" w15:done="0"/>
  <w15:commentEx w15:paraId="6934A9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0CC6EB" w16cex:dateUtc="2023-12-29T01:51:00Z"/>
  <w16cex:commentExtensible w16cex:durableId="7AA4CA3B" w16cex:dateUtc="2023-12-29T01:52:00Z"/>
  <w16cex:commentExtensible w16cex:durableId="0308173E" w16cex:dateUtc="2023-12-29T01:43:00Z"/>
  <w16cex:commentExtensible w16cex:durableId="188A3EA2" w16cex:dateUtc="2023-12-29T01:45:00Z"/>
  <w16cex:commentExtensible w16cex:durableId="2D7AC8DC" w16cex:dateUtc="2023-12-29T0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C62DF6" w16cid:durableId="240CC6EB"/>
  <w16cid:commentId w16cid:paraId="2FDB6015" w16cid:durableId="7AA4CA3B"/>
  <w16cid:commentId w16cid:paraId="3C736D26" w16cid:durableId="0308173E"/>
  <w16cid:commentId w16cid:paraId="448E3B98" w16cid:durableId="188A3EA2"/>
  <w16cid:commentId w16cid:paraId="6934A921" w16cid:durableId="2D7AC8D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42319" w14:textId="77777777" w:rsidR="00602E55" w:rsidRDefault="00602E55" w:rsidP="00473E63">
      <w:r>
        <w:separator/>
      </w:r>
    </w:p>
  </w:endnote>
  <w:endnote w:type="continuationSeparator" w:id="0">
    <w:p w14:paraId="549E79BE" w14:textId="77777777" w:rsidR="00602E55" w:rsidRDefault="00602E55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F6E9A" w14:textId="77777777" w:rsidR="00602E55" w:rsidRDefault="00602E55" w:rsidP="00473E63">
      <w:r>
        <w:separator/>
      </w:r>
    </w:p>
  </w:footnote>
  <w:footnote w:type="continuationSeparator" w:id="0">
    <w:p w14:paraId="71EF488A" w14:textId="77777777" w:rsidR="00602E55" w:rsidRDefault="00602E55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093625931">
    <w:abstractNumId w:val="1"/>
  </w:num>
  <w:num w:numId="2" w16cid:durableId="1755517370">
    <w:abstractNumId w:val="2"/>
  </w:num>
  <w:num w:numId="3" w16cid:durableId="2100983372">
    <w:abstractNumId w:val="0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ang zhang">
    <w15:presenceInfo w15:providerId="Windows Live" w15:userId="37d5a8b9372902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2047"/>
    <w:rsid w:val="00002370"/>
    <w:rsid w:val="00002664"/>
    <w:rsid w:val="00002778"/>
    <w:rsid w:val="0000282A"/>
    <w:rsid w:val="00002948"/>
    <w:rsid w:val="000029AD"/>
    <w:rsid w:val="000031A7"/>
    <w:rsid w:val="000032A7"/>
    <w:rsid w:val="00003409"/>
    <w:rsid w:val="000034AD"/>
    <w:rsid w:val="000038D3"/>
    <w:rsid w:val="000038E1"/>
    <w:rsid w:val="000040E7"/>
    <w:rsid w:val="0000445F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446"/>
    <w:rsid w:val="00013C6E"/>
    <w:rsid w:val="00013E5A"/>
    <w:rsid w:val="0001425E"/>
    <w:rsid w:val="000143CF"/>
    <w:rsid w:val="00014C0E"/>
    <w:rsid w:val="00014EDA"/>
    <w:rsid w:val="00015044"/>
    <w:rsid w:val="000151B7"/>
    <w:rsid w:val="00015A50"/>
    <w:rsid w:val="00015BB9"/>
    <w:rsid w:val="000161B0"/>
    <w:rsid w:val="0001687F"/>
    <w:rsid w:val="000168B6"/>
    <w:rsid w:val="00016B8C"/>
    <w:rsid w:val="00016E71"/>
    <w:rsid w:val="00016F13"/>
    <w:rsid w:val="0001734B"/>
    <w:rsid w:val="000174CF"/>
    <w:rsid w:val="000178FC"/>
    <w:rsid w:val="00017A23"/>
    <w:rsid w:val="00017B8B"/>
    <w:rsid w:val="00017E17"/>
    <w:rsid w:val="0002007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7310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83F"/>
    <w:rsid w:val="00033D29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EFA"/>
    <w:rsid w:val="0004222C"/>
    <w:rsid w:val="000428B0"/>
    <w:rsid w:val="000428D9"/>
    <w:rsid w:val="00042AAA"/>
    <w:rsid w:val="000432C9"/>
    <w:rsid w:val="00043684"/>
    <w:rsid w:val="00043D67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234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C5"/>
    <w:rsid w:val="00057DA3"/>
    <w:rsid w:val="00057EA9"/>
    <w:rsid w:val="00060235"/>
    <w:rsid w:val="000602CC"/>
    <w:rsid w:val="000602E7"/>
    <w:rsid w:val="00060488"/>
    <w:rsid w:val="00060899"/>
    <w:rsid w:val="00060CC2"/>
    <w:rsid w:val="00060E46"/>
    <w:rsid w:val="00061096"/>
    <w:rsid w:val="000611BD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5A4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67B"/>
    <w:rsid w:val="000706D4"/>
    <w:rsid w:val="00070C4B"/>
    <w:rsid w:val="000714D5"/>
    <w:rsid w:val="000719AA"/>
    <w:rsid w:val="00071A79"/>
    <w:rsid w:val="00071ECB"/>
    <w:rsid w:val="000723DC"/>
    <w:rsid w:val="0007248B"/>
    <w:rsid w:val="000725DA"/>
    <w:rsid w:val="000726BD"/>
    <w:rsid w:val="00073B11"/>
    <w:rsid w:val="00074622"/>
    <w:rsid w:val="00074BB2"/>
    <w:rsid w:val="00074E37"/>
    <w:rsid w:val="00074ED4"/>
    <w:rsid w:val="00075228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9D3"/>
    <w:rsid w:val="000809EB"/>
    <w:rsid w:val="00080BC0"/>
    <w:rsid w:val="0008111D"/>
    <w:rsid w:val="000815A9"/>
    <w:rsid w:val="0008183C"/>
    <w:rsid w:val="00081E39"/>
    <w:rsid w:val="00081F8A"/>
    <w:rsid w:val="000820FB"/>
    <w:rsid w:val="00082673"/>
    <w:rsid w:val="00082B4F"/>
    <w:rsid w:val="00082C03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319"/>
    <w:rsid w:val="00095640"/>
    <w:rsid w:val="00095A10"/>
    <w:rsid w:val="00095ADC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456"/>
    <w:rsid w:val="000A5718"/>
    <w:rsid w:val="000A5AF7"/>
    <w:rsid w:val="000A6292"/>
    <w:rsid w:val="000A66CE"/>
    <w:rsid w:val="000A66FF"/>
    <w:rsid w:val="000A6730"/>
    <w:rsid w:val="000A67A6"/>
    <w:rsid w:val="000A6A5B"/>
    <w:rsid w:val="000A7E55"/>
    <w:rsid w:val="000B02A4"/>
    <w:rsid w:val="000B050A"/>
    <w:rsid w:val="000B0750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125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21A"/>
    <w:rsid w:val="000C0462"/>
    <w:rsid w:val="000C0968"/>
    <w:rsid w:val="000C0CB9"/>
    <w:rsid w:val="000C1088"/>
    <w:rsid w:val="000C16E8"/>
    <w:rsid w:val="000C18FA"/>
    <w:rsid w:val="000C1D07"/>
    <w:rsid w:val="000C1FA1"/>
    <w:rsid w:val="000C20EA"/>
    <w:rsid w:val="000C22D5"/>
    <w:rsid w:val="000C259B"/>
    <w:rsid w:val="000C2DF4"/>
    <w:rsid w:val="000C375A"/>
    <w:rsid w:val="000C3C1F"/>
    <w:rsid w:val="000C3D2C"/>
    <w:rsid w:val="000C3FB1"/>
    <w:rsid w:val="000C4699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787"/>
    <w:rsid w:val="000D0815"/>
    <w:rsid w:val="000D0B0A"/>
    <w:rsid w:val="000D0EE8"/>
    <w:rsid w:val="000D0F28"/>
    <w:rsid w:val="000D1AD5"/>
    <w:rsid w:val="000D1AF8"/>
    <w:rsid w:val="000D1E11"/>
    <w:rsid w:val="000D1EF2"/>
    <w:rsid w:val="000D20E1"/>
    <w:rsid w:val="000D22C7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01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8A4"/>
    <w:rsid w:val="000E1967"/>
    <w:rsid w:val="000E22FF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519B"/>
    <w:rsid w:val="000E51B0"/>
    <w:rsid w:val="000E55EE"/>
    <w:rsid w:val="000E59F0"/>
    <w:rsid w:val="000E5CEC"/>
    <w:rsid w:val="000E5D5E"/>
    <w:rsid w:val="000E5DBE"/>
    <w:rsid w:val="000E5E24"/>
    <w:rsid w:val="000E65B4"/>
    <w:rsid w:val="000E6898"/>
    <w:rsid w:val="000E68F5"/>
    <w:rsid w:val="000E6D1D"/>
    <w:rsid w:val="000E6E6A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24E"/>
    <w:rsid w:val="000F3339"/>
    <w:rsid w:val="000F3353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6FF1"/>
    <w:rsid w:val="000F777D"/>
    <w:rsid w:val="000F784F"/>
    <w:rsid w:val="000F78C6"/>
    <w:rsid w:val="0010025D"/>
    <w:rsid w:val="00100303"/>
    <w:rsid w:val="001007E9"/>
    <w:rsid w:val="001008FE"/>
    <w:rsid w:val="00100BD1"/>
    <w:rsid w:val="00100CE2"/>
    <w:rsid w:val="0010151C"/>
    <w:rsid w:val="0010164D"/>
    <w:rsid w:val="00101DE1"/>
    <w:rsid w:val="00102A6C"/>
    <w:rsid w:val="00102E87"/>
    <w:rsid w:val="00103038"/>
    <w:rsid w:val="0010323D"/>
    <w:rsid w:val="00103417"/>
    <w:rsid w:val="00103CF2"/>
    <w:rsid w:val="00104123"/>
    <w:rsid w:val="00104C9A"/>
    <w:rsid w:val="00104FA1"/>
    <w:rsid w:val="001059E3"/>
    <w:rsid w:val="00105AD2"/>
    <w:rsid w:val="00105B8F"/>
    <w:rsid w:val="00105D7F"/>
    <w:rsid w:val="00106CBD"/>
    <w:rsid w:val="00106CDC"/>
    <w:rsid w:val="0010713A"/>
    <w:rsid w:val="00107426"/>
    <w:rsid w:val="00107664"/>
    <w:rsid w:val="00107B1B"/>
    <w:rsid w:val="001105C9"/>
    <w:rsid w:val="001105EF"/>
    <w:rsid w:val="00110962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2DE9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E1C"/>
    <w:rsid w:val="00126EAD"/>
    <w:rsid w:val="001272A9"/>
    <w:rsid w:val="001273E9"/>
    <w:rsid w:val="0012748A"/>
    <w:rsid w:val="001277C9"/>
    <w:rsid w:val="00127801"/>
    <w:rsid w:val="00127BB3"/>
    <w:rsid w:val="00127CE2"/>
    <w:rsid w:val="00127D95"/>
    <w:rsid w:val="00127EB1"/>
    <w:rsid w:val="00130604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5054"/>
    <w:rsid w:val="0013520A"/>
    <w:rsid w:val="001354D5"/>
    <w:rsid w:val="00135619"/>
    <w:rsid w:val="00135DF5"/>
    <w:rsid w:val="00136025"/>
    <w:rsid w:val="001364E8"/>
    <w:rsid w:val="001366BE"/>
    <w:rsid w:val="001367D2"/>
    <w:rsid w:val="00136984"/>
    <w:rsid w:val="001369B2"/>
    <w:rsid w:val="00136B2A"/>
    <w:rsid w:val="00136F4A"/>
    <w:rsid w:val="00137206"/>
    <w:rsid w:val="00137262"/>
    <w:rsid w:val="0013768F"/>
    <w:rsid w:val="001378E5"/>
    <w:rsid w:val="00137E75"/>
    <w:rsid w:val="001409DF"/>
    <w:rsid w:val="001411EF"/>
    <w:rsid w:val="001413A8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42D"/>
    <w:rsid w:val="00144829"/>
    <w:rsid w:val="0014499F"/>
    <w:rsid w:val="00144F64"/>
    <w:rsid w:val="00145178"/>
    <w:rsid w:val="001454CC"/>
    <w:rsid w:val="00145BF1"/>
    <w:rsid w:val="00147296"/>
    <w:rsid w:val="0014767C"/>
    <w:rsid w:val="00147A4A"/>
    <w:rsid w:val="00147D2C"/>
    <w:rsid w:val="00147FBE"/>
    <w:rsid w:val="001500BA"/>
    <w:rsid w:val="001509C7"/>
    <w:rsid w:val="00150F7F"/>
    <w:rsid w:val="0015115F"/>
    <w:rsid w:val="00151292"/>
    <w:rsid w:val="00151CBA"/>
    <w:rsid w:val="0015223E"/>
    <w:rsid w:val="00152261"/>
    <w:rsid w:val="00152386"/>
    <w:rsid w:val="00153348"/>
    <w:rsid w:val="0015388E"/>
    <w:rsid w:val="00153EC5"/>
    <w:rsid w:val="001542AA"/>
    <w:rsid w:val="001548DB"/>
    <w:rsid w:val="001548EE"/>
    <w:rsid w:val="00154A71"/>
    <w:rsid w:val="00155357"/>
    <w:rsid w:val="001554F5"/>
    <w:rsid w:val="00155909"/>
    <w:rsid w:val="00155AAB"/>
    <w:rsid w:val="00155BF0"/>
    <w:rsid w:val="00155EB6"/>
    <w:rsid w:val="001563C0"/>
    <w:rsid w:val="001563C1"/>
    <w:rsid w:val="0015672C"/>
    <w:rsid w:val="00156748"/>
    <w:rsid w:val="00156AA9"/>
    <w:rsid w:val="00156FDC"/>
    <w:rsid w:val="001576A7"/>
    <w:rsid w:val="001577B9"/>
    <w:rsid w:val="001577FD"/>
    <w:rsid w:val="00157839"/>
    <w:rsid w:val="00157939"/>
    <w:rsid w:val="00157C01"/>
    <w:rsid w:val="00157D5B"/>
    <w:rsid w:val="0016021D"/>
    <w:rsid w:val="001606EB"/>
    <w:rsid w:val="0016077F"/>
    <w:rsid w:val="00160B77"/>
    <w:rsid w:val="00161051"/>
    <w:rsid w:val="0016140C"/>
    <w:rsid w:val="0016160E"/>
    <w:rsid w:val="00161E0E"/>
    <w:rsid w:val="00161FA2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8B"/>
    <w:rsid w:val="00171ADA"/>
    <w:rsid w:val="00171CC1"/>
    <w:rsid w:val="00172298"/>
    <w:rsid w:val="0017254D"/>
    <w:rsid w:val="0017258E"/>
    <w:rsid w:val="001728A6"/>
    <w:rsid w:val="00173088"/>
    <w:rsid w:val="00173588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3009"/>
    <w:rsid w:val="001834DB"/>
    <w:rsid w:val="0018394F"/>
    <w:rsid w:val="0018476C"/>
    <w:rsid w:val="00184960"/>
    <w:rsid w:val="00184D43"/>
    <w:rsid w:val="001850B8"/>
    <w:rsid w:val="00185514"/>
    <w:rsid w:val="00185557"/>
    <w:rsid w:val="00185559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A4"/>
    <w:rsid w:val="001915D2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F3F"/>
    <w:rsid w:val="001A00FC"/>
    <w:rsid w:val="001A03BE"/>
    <w:rsid w:val="001A0C5C"/>
    <w:rsid w:val="001A0E82"/>
    <w:rsid w:val="001A13E9"/>
    <w:rsid w:val="001A15E6"/>
    <w:rsid w:val="001A1FA2"/>
    <w:rsid w:val="001A23C1"/>
    <w:rsid w:val="001A2B53"/>
    <w:rsid w:val="001A3062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5A9"/>
    <w:rsid w:val="001A767E"/>
    <w:rsid w:val="001B00E8"/>
    <w:rsid w:val="001B04C3"/>
    <w:rsid w:val="001B0769"/>
    <w:rsid w:val="001B07E0"/>
    <w:rsid w:val="001B08E9"/>
    <w:rsid w:val="001B0BB0"/>
    <w:rsid w:val="001B1371"/>
    <w:rsid w:val="001B13D3"/>
    <w:rsid w:val="001B147A"/>
    <w:rsid w:val="001B17FD"/>
    <w:rsid w:val="001B1B77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B60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8A9"/>
    <w:rsid w:val="001C1A21"/>
    <w:rsid w:val="001C2438"/>
    <w:rsid w:val="001C2477"/>
    <w:rsid w:val="001C2823"/>
    <w:rsid w:val="001C38FB"/>
    <w:rsid w:val="001C3AA9"/>
    <w:rsid w:val="001C3E7C"/>
    <w:rsid w:val="001C5135"/>
    <w:rsid w:val="001C53C9"/>
    <w:rsid w:val="001C545C"/>
    <w:rsid w:val="001C5914"/>
    <w:rsid w:val="001C59F7"/>
    <w:rsid w:val="001C5E77"/>
    <w:rsid w:val="001C607E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CCA"/>
    <w:rsid w:val="001D0D79"/>
    <w:rsid w:val="001D0DEF"/>
    <w:rsid w:val="001D0E9C"/>
    <w:rsid w:val="001D105E"/>
    <w:rsid w:val="001D1119"/>
    <w:rsid w:val="001D1218"/>
    <w:rsid w:val="001D129E"/>
    <w:rsid w:val="001D16EC"/>
    <w:rsid w:val="001D17F2"/>
    <w:rsid w:val="001D1AF4"/>
    <w:rsid w:val="001D1B6C"/>
    <w:rsid w:val="001D1D39"/>
    <w:rsid w:val="001D1F12"/>
    <w:rsid w:val="001D1F83"/>
    <w:rsid w:val="001D2C65"/>
    <w:rsid w:val="001D3063"/>
    <w:rsid w:val="001D33A8"/>
    <w:rsid w:val="001D33D8"/>
    <w:rsid w:val="001D359D"/>
    <w:rsid w:val="001D368C"/>
    <w:rsid w:val="001D3AF3"/>
    <w:rsid w:val="001D3E92"/>
    <w:rsid w:val="001D44DC"/>
    <w:rsid w:val="001D4BF4"/>
    <w:rsid w:val="001D4CDA"/>
    <w:rsid w:val="001D4D4F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366"/>
    <w:rsid w:val="001D678A"/>
    <w:rsid w:val="001D695F"/>
    <w:rsid w:val="001D738F"/>
    <w:rsid w:val="001D77B5"/>
    <w:rsid w:val="001D7DEA"/>
    <w:rsid w:val="001D7E2C"/>
    <w:rsid w:val="001D7F19"/>
    <w:rsid w:val="001E0281"/>
    <w:rsid w:val="001E0FA3"/>
    <w:rsid w:val="001E1149"/>
    <w:rsid w:val="001E1834"/>
    <w:rsid w:val="001E1B26"/>
    <w:rsid w:val="001E2140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AEF"/>
    <w:rsid w:val="001E7CF1"/>
    <w:rsid w:val="001F00DF"/>
    <w:rsid w:val="001F011B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545"/>
    <w:rsid w:val="002007DA"/>
    <w:rsid w:val="00200B21"/>
    <w:rsid w:val="00201168"/>
    <w:rsid w:val="0020153D"/>
    <w:rsid w:val="0020160C"/>
    <w:rsid w:val="002019FE"/>
    <w:rsid w:val="00201AB7"/>
    <w:rsid w:val="002020E5"/>
    <w:rsid w:val="0020265E"/>
    <w:rsid w:val="0020276E"/>
    <w:rsid w:val="00202D68"/>
    <w:rsid w:val="002034B1"/>
    <w:rsid w:val="002036AE"/>
    <w:rsid w:val="00203B0D"/>
    <w:rsid w:val="00203D27"/>
    <w:rsid w:val="00204684"/>
    <w:rsid w:val="002047F1"/>
    <w:rsid w:val="00204904"/>
    <w:rsid w:val="00204B9D"/>
    <w:rsid w:val="00204EEF"/>
    <w:rsid w:val="002055AC"/>
    <w:rsid w:val="00205736"/>
    <w:rsid w:val="0020574C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A1B"/>
    <w:rsid w:val="00210034"/>
    <w:rsid w:val="0021005C"/>
    <w:rsid w:val="00210519"/>
    <w:rsid w:val="00210903"/>
    <w:rsid w:val="00210950"/>
    <w:rsid w:val="00210F85"/>
    <w:rsid w:val="002112AA"/>
    <w:rsid w:val="002116CE"/>
    <w:rsid w:val="002119A0"/>
    <w:rsid w:val="002119ED"/>
    <w:rsid w:val="00211A1D"/>
    <w:rsid w:val="00211F45"/>
    <w:rsid w:val="0021213A"/>
    <w:rsid w:val="00212574"/>
    <w:rsid w:val="002126C3"/>
    <w:rsid w:val="00212E1A"/>
    <w:rsid w:val="00213981"/>
    <w:rsid w:val="0021411C"/>
    <w:rsid w:val="0021431B"/>
    <w:rsid w:val="00214E5C"/>
    <w:rsid w:val="00215B5E"/>
    <w:rsid w:val="002160B1"/>
    <w:rsid w:val="002160E7"/>
    <w:rsid w:val="002163A6"/>
    <w:rsid w:val="002166C7"/>
    <w:rsid w:val="00216775"/>
    <w:rsid w:val="00216E3F"/>
    <w:rsid w:val="0021707E"/>
    <w:rsid w:val="0021741A"/>
    <w:rsid w:val="002174D5"/>
    <w:rsid w:val="002177FF"/>
    <w:rsid w:val="00217E6A"/>
    <w:rsid w:val="00217FD6"/>
    <w:rsid w:val="00220972"/>
    <w:rsid w:val="0022119B"/>
    <w:rsid w:val="002213F8"/>
    <w:rsid w:val="00221807"/>
    <w:rsid w:val="00221949"/>
    <w:rsid w:val="00221A8A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F70"/>
    <w:rsid w:val="00226006"/>
    <w:rsid w:val="00226227"/>
    <w:rsid w:val="002269B7"/>
    <w:rsid w:val="00226B42"/>
    <w:rsid w:val="00226CAC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5379"/>
    <w:rsid w:val="00235501"/>
    <w:rsid w:val="002358D6"/>
    <w:rsid w:val="002359E4"/>
    <w:rsid w:val="00236417"/>
    <w:rsid w:val="00236CCB"/>
    <w:rsid w:val="00237864"/>
    <w:rsid w:val="00237C2A"/>
    <w:rsid w:val="00237D57"/>
    <w:rsid w:val="00237E18"/>
    <w:rsid w:val="00237F51"/>
    <w:rsid w:val="00240152"/>
    <w:rsid w:val="00240168"/>
    <w:rsid w:val="00240246"/>
    <w:rsid w:val="00240C7C"/>
    <w:rsid w:val="00240CCF"/>
    <w:rsid w:val="00241438"/>
    <w:rsid w:val="00241798"/>
    <w:rsid w:val="0024179B"/>
    <w:rsid w:val="00241B23"/>
    <w:rsid w:val="00241E85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B0E"/>
    <w:rsid w:val="00246CA8"/>
    <w:rsid w:val="00246DDD"/>
    <w:rsid w:val="00246DEA"/>
    <w:rsid w:val="00246E53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33F7"/>
    <w:rsid w:val="002534B7"/>
    <w:rsid w:val="00253551"/>
    <w:rsid w:val="00253C48"/>
    <w:rsid w:val="00253CB5"/>
    <w:rsid w:val="00253CF3"/>
    <w:rsid w:val="00253F09"/>
    <w:rsid w:val="00253F4A"/>
    <w:rsid w:val="002540B8"/>
    <w:rsid w:val="002541D1"/>
    <w:rsid w:val="00254C88"/>
    <w:rsid w:val="00254FE7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D41"/>
    <w:rsid w:val="002720D0"/>
    <w:rsid w:val="002727FD"/>
    <w:rsid w:val="0027293C"/>
    <w:rsid w:val="00272A73"/>
    <w:rsid w:val="00272E0B"/>
    <w:rsid w:val="002735D3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B89"/>
    <w:rsid w:val="00280ED9"/>
    <w:rsid w:val="00281194"/>
    <w:rsid w:val="002816C9"/>
    <w:rsid w:val="002817BA"/>
    <w:rsid w:val="002818E8"/>
    <w:rsid w:val="00281B71"/>
    <w:rsid w:val="00282483"/>
    <w:rsid w:val="002824B2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40D2"/>
    <w:rsid w:val="002848A0"/>
    <w:rsid w:val="0028492A"/>
    <w:rsid w:val="0028565F"/>
    <w:rsid w:val="00285751"/>
    <w:rsid w:val="00286007"/>
    <w:rsid w:val="002860F7"/>
    <w:rsid w:val="00287CA4"/>
    <w:rsid w:val="00287CFE"/>
    <w:rsid w:val="0029031D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65"/>
    <w:rsid w:val="00292F07"/>
    <w:rsid w:val="00293A75"/>
    <w:rsid w:val="00293AD0"/>
    <w:rsid w:val="00293F15"/>
    <w:rsid w:val="00293FDE"/>
    <w:rsid w:val="00294C91"/>
    <w:rsid w:val="00294D92"/>
    <w:rsid w:val="00295688"/>
    <w:rsid w:val="002966C1"/>
    <w:rsid w:val="00296C32"/>
    <w:rsid w:val="00297469"/>
    <w:rsid w:val="00297B31"/>
    <w:rsid w:val="00297B6F"/>
    <w:rsid w:val="00297DB5"/>
    <w:rsid w:val="002A082E"/>
    <w:rsid w:val="002A0A91"/>
    <w:rsid w:val="002A0B31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4279"/>
    <w:rsid w:val="002B5521"/>
    <w:rsid w:val="002B5685"/>
    <w:rsid w:val="002B6822"/>
    <w:rsid w:val="002B6956"/>
    <w:rsid w:val="002B6BCC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06E"/>
    <w:rsid w:val="002C534B"/>
    <w:rsid w:val="002C564A"/>
    <w:rsid w:val="002C5C34"/>
    <w:rsid w:val="002C5C48"/>
    <w:rsid w:val="002C68F3"/>
    <w:rsid w:val="002C6971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1018"/>
    <w:rsid w:val="002D1CD6"/>
    <w:rsid w:val="002D1D3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5E5E"/>
    <w:rsid w:val="002E684E"/>
    <w:rsid w:val="002E71C2"/>
    <w:rsid w:val="002E76D8"/>
    <w:rsid w:val="002E7981"/>
    <w:rsid w:val="002E7C31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E94"/>
    <w:rsid w:val="002F4208"/>
    <w:rsid w:val="002F4681"/>
    <w:rsid w:val="002F4F43"/>
    <w:rsid w:val="002F5059"/>
    <w:rsid w:val="002F52F0"/>
    <w:rsid w:val="002F57C0"/>
    <w:rsid w:val="002F5C49"/>
    <w:rsid w:val="002F5C5A"/>
    <w:rsid w:val="002F5CCF"/>
    <w:rsid w:val="002F5CE6"/>
    <w:rsid w:val="002F5FB1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209F"/>
    <w:rsid w:val="0030243D"/>
    <w:rsid w:val="003027BB"/>
    <w:rsid w:val="00302960"/>
    <w:rsid w:val="003029A8"/>
    <w:rsid w:val="003029B0"/>
    <w:rsid w:val="00302D5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F3"/>
    <w:rsid w:val="00313C4D"/>
    <w:rsid w:val="00313D2B"/>
    <w:rsid w:val="00313D39"/>
    <w:rsid w:val="00314731"/>
    <w:rsid w:val="00314902"/>
    <w:rsid w:val="00315366"/>
    <w:rsid w:val="0031575F"/>
    <w:rsid w:val="003158D6"/>
    <w:rsid w:val="003162ED"/>
    <w:rsid w:val="0031645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9F8"/>
    <w:rsid w:val="00324C1E"/>
    <w:rsid w:val="00324DAD"/>
    <w:rsid w:val="00324E5A"/>
    <w:rsid w:val="00324F47"/>
    <w:rsid w:val="00325856"/>
    <w:rsid w:val="00325963"/>
    <w:rsid w:val="00325B55"/>
    <w:rsid w:val="0032606C"/>
    <w:rsid w:val="00326425"/>
    <w:rsid w:val="00326445"/>
    <w:rsid w:val="0032647D"/>
    <w:rsid w:val="003267B0"/>
    <w:rsid w:val="003267E3"/>
    <w:rsid w:val="003269FD"/>
    <w:rsid w:val="00326A97"/>
    <w:rsid w:val="00326C32"/>
    <w:rsid w:val="00327178"/>
    <w:rsid w:val="00327AA5"/>
    <w:rsid w:val="003300A0"/>
    <w:rsid w:val="00330301"/>
    <w:rsid w:val="003310F9"/>
    <w:rsid w:val="003313BC"/>
    <w:rsid w:val="0033148C"/>
    <w:rsid w:val="0033149E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3F4F"/>
    <w:rsid w:val="003343D8"/>
    <w:rsid w:val="003344DF"/>
    <w:rsid w:val="00334ADA"/>
    <w:rsid w:val="00334EAB"/>
    <w:rsid w:val="00335438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69A"/>
    <w:rsid w:val="0034207F"/>
    <w:rsid w:val="0034225D"/>
    <w:rsid w:val="003424CB"/>
    <w:rsid w:val="00342902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608"/>
    <w:rsid w:val="003459B2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B44"/>
    <w:rsid w:val="00354C98"/>
    <w:rsid w:val="00354DAE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5A7"/>
    <w:rsid w:val="003679EC"/>
    <w:rsid w:val="00367A47"/>
    <w:rsid w:val="00367A80"/>
    <w:rsid w:val="00367BC7"/>
    <w:rsid w:val="0037021D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D27"/>
    <w:rsid w:val="00375FCB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2CDD"/>
    <w:rsid w:val="003832F8"/>
    <w:rsid w:val="003836EF"/>
    <w:rsid w:val="00383B98"/>
    <w:rsid w:val="00383C2B"/>
    <w:rsid w:val="00383C3D"/>
    <w:rsid w:val="003841F9"/>
    <w:rsid w:val="0038486C"/>
    <w:rsid w:val="00384F25"/>
    <w:rsid w:val="00384F76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059"/>
    <w:rsid w:val="00393173"/>
    <w:rsid w:val="00393202"/>
    <w:rsid w:val="00393C39"/>
    <w:rsid w:val="003940CF"/>
    <w:rsid w:val="003942AB"/>
    <w:rsid w:val="0039458E"/>
    <w:rsid w:val="003949B4"/>
    <w:rsid w:val="003949D8"/>
    <w:rsid w:val="00394A2A"/>
    <w:rsid w:val="003957E6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DF"/>
    <w:rsid w:val="003A1511"/>
    <w:rsid w:val="003A1C31"/>
    <w:rsid w:val="003A2941"/>
    <w:rsid w:val="003A31DB"/>
    <w:rsid w:val="003A3474"/>
    <w:rsid w:val="003A3856"/>
    <w:rsid w:val="003A4596"/>
    <w:rsid w:val="003A4628"/>
    <w:rsid w:val="003A4709"/>
    <w:rsid w:val="003A4719"/>
    <w:rsid w:val="003A48C9"/>
    <w:rsid w:val="003A4FC8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C82"/>
    <w:rsid w:val="003B1EB5"/>
    <w:rsid w:val="003B211E"/>
    <w:rsid w:val="003B30F4"/>
    <w:rsid w:val="003B38A5"/>
    <w:rsid w:val="003B407B"/>
    <w:rsid w:val="003B548F"/>
    <w:rsid w:val="003B558F"/>
    <w:rsid w:val="003B5877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6C"/>
    <w:rsid w:val="003C22B6"/>
    <w:rsid w:val="003C262C"/>
    <w:rsid w:val="003C28E3"/>
    <w:rsid w:val="003C2A17"/>
    <w:rsid w:val="003C2A9B"/>
    <w:rsid w:val="003C2D82"/>
    <w:rsid w:val="003C3CFD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718"/>
    <w:rsid w:val="003C6EF8"/>
    <w:rsid w:val="003C72C8"/>
    <w:rsid w:val="003C7BEE"/>
    <w:rsid w:val="003D0079"/>
    <w:rsid w:val="003D00D3"/>
    <w:rsid w:val="003D01F0"/>
    <w:rsid w:val="003D0458"/>
    <w:rsid w:val="003D04FA"/>
    <w:rsid w:val="003D095B"/>
    <w:rsid w:val="003D0A56"/>
    <w:rsid w:val="003D106D"/>
    <w:rsid w:val="003D10B8"/>
    <w:rsid w:val="003D114A"/>
    <w:rsid w:val="003D11BC"/>
    <w:rsid w:val="003D1261"/>
    <w:rsid w:val="003D126D"/>
    <w:rsid w:val="003D1582"/>
    <w:rsid w:val="003D1BDE"/>
    <w:rsid w:val="003D1E8B"/>
    <w:rsid w:val="003D247A"/>
    <w:rsid w:val="003D30C6"/>
    <w:rsid w:val="003D372F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4A4"/>
    <w:rsid w:val="003E65CA"/>
    <w:rsid w:val="003E6848"/>
    <w:rsid w:val="003E7A1C"/>
    <w:rsid w:val="003E7A90"/>
    <w:rsid w:val="003E7C4A"/>
    <w:rsid w:val="003F0101"/>
    <w:rsid w:val="003F03DD"/>
    <w:rsid w:val="003F0434"/>
    <w:rsid w:val="003F052B"/>
    <w:rsid w:val="003F0B53"/>
    <w:rsid w:val="003F0E14"/>
    <w:rsid w:val="003F0E26"/>
    <w:rsid w:val="003F0F99"/>
    <w:rsid w:val="003F1430"/>
    <w:rsid w:val="003F1543"/>
    <w:rsid w:val="003F1665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10BFA"/>
    <w:rsid w:val="00410FED"/>
    <w:rsid w:val="0041144A"/>
    <w:rsid w:val="004116E0"/>
    <w:rsid w:val="00411B7D"/>
    <w:rsid w:val="00411FC0"/>
    <w:rsid w:val="004120FB"/>
    <w:rsid w:val="00412801"/>
    <w:rsid w:val="0041289A"/>
    <w:rsid w:val="00412998"/>
    <w:rsid w:val="00412C00"/>
    <w:rsid w:val="00412C4B"/>
    <w:rsid w:val="00412C6B"/>
    <w:rsid w:val="00412F1D"/>
    <w:rsid w:val="004131FA"/>
    <w:rsid w:val="00413842"/>
    <w:rsid w:val="00413913"/>
    <w:rsid w:val="00413BDE"/>
    <w:rsid w:val="00414518"/>
    <w:rsid w:val="00414864"/>
    <w:rsid w:val="00414D1F"/>
    <w:rsid w:val="00415926"/>
    <w:rsid w:val="00415AFD"/>
    <w:rsid w:val="00415BC9"/>
    <w:rsid w:val="00415F3F"/>
    <w:rsid w:val="00416089"/>
    <w:rsid w:val="0041655F"/>
    <w:rsid w:val="004166C8"/>
    <w:rsid w:val="00416AA6"/>
    <w:rsid w:val="00416B2C"/>
    <w:rsid w:val="00417460"/>
    <w:rsid w:val="00417D94"/>
    <w:rsid w:val="00420A3E"/>
    <w:rsid w:val="004211C1"/>
    <w:rsid w:val="0042146D"/>
    <w:rsid w:val="004214D2"/>
    <w:rsid w:val="00421721"/>
    <w:rsid w:val="00421CC0"/>
    <w:rsid w:val="0042200C"/>
    <w:rsid w:val="00422223"/>
    <w:rsid w:val="0042248F"/>
    <w:rsid w:val="00422542"/>
    <w:rsid w:val="0042264D"/>
    <w:rsid w:val="00422EE0"/>
    <w:rsid w:val="004231D7"/>
    <w:rsid w:val="004236A9"/>
    <w:rsid w:val="004238EB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22A"/>
    <w:rsid w:val="0042694D"/>
    <w:rsid w:val="00426BB3"/>
    <w:rsid w:val="00426C18"/>
    <w:rsid w:val="00426DDA"/>
    <w:rsid w:val="0042701B"/>
    <w:rsid w:val="0042712E"/>
    <w:rsid w:val="00427221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638C"/>
    <w:rsid w:val="004375B8"/>
    <w:rsid w:val="004375E6"/>
    <w:rsid w:val="00437999"/>
    <w:rsid w:val="00437D41"/>
    <w:rsid w:val="00437F1E"/>
    <w:rsid w:val="00437FCA"/>
    <w:rsid w:val="00440088"/>
    <w:rsid w:val="00440445"/>
    <w:rsid w:val="004409E6"/>
    <w:rsid w:val="00440A29"/>
    <w:rsid w:val="00441B60"/>
    <w:rsid w:val="00441CC0"/>
    <w:rsid w:val="00442499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5231"/>
    <w:rsid w:val="0044559E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558"/>
    <w:rsid w:val="0044756B"/>
    <w:rsid w:val="004475C6"/>
    <w:rsid w:val="004476A4"/>
    <w:rsid w:val="004476BB"/>
    <w:rsid w:val="00447BAD"/>
    <w:rsid w:val="00447C4F"/>
    <w:rsid w:val="00447EF8"/>
    <w:rsid w:val="00447F08"/>
    <w:rsid w:val="0045018C"/>
    <w:rsid w:val="004505D8"/>
    <w:rsid w:val="004505F8"/>
    <w:rsid w:val="00450673"/>
    <w:rsid w:val="00450922"/>
    <w:rsid w:val="00451001"/>
    <w:rsid w:val="00451181"/>
    <w:rsid w:val="00451192"/>
    <w:rsid w:val="0045173C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13E"/>
    <w:rsid w:val="00457354"/>
    <w:rsid w:val="0045758D"/>
    <w:rsid w:val="004577DC"/>
    <w:rsid w:val="004577EA"/>
    <w:rsid w:val="00457EC7"/>
    <w:rsid w:val="00457F94"/>
    <w:rsid w:val="004603E1"/>
    <w:rsid w:val="00460E9D"/>
    <w:rsid w:val="00461117"/>
    <w:rsid w:val="00461657"/>
    <w:rsid w:val="00461AEF"/>
    <w:rsid w:val="004626E4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498"/>
    <w:rsid w:val="004649FD"/>
    <w:rsid w:val="0046512E"/>
    <w:rsid w:val="004653BD"/>
    <w:rsid w:val="0046558C"/>
    <w:rsid w:val="00465BEF"/>
    <w:rsid w:val="00465EA3"/>
    <w:rsid w:val="0046669D"/>
    <w:rsid w:val="0046754E"/>
    <w:rsid w:val="004678D2"/>
    <w:rsid w:val="00467F3C"/>
    <w:rsid w:val="00470637"/>
    <w:rsid w:val="00470794"/>
    <w:rsid w:val="00470A13"/>
    <w:rsid w:val="00470B33"/>
    <w:rsid w:val="00470C8D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5CA5"/>
    <w:rsid w:val="004763DB"/>
    <w:rsid w:val="00476F21"/>
    <w:rsid w:val="00477235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BAE"/>
    <w:rsid w:val="00481D94"/>
    <w:rsid w:val="00481F48"/>
    <w:rsid w:val="00482028"/>
    <w:rsid w:val="0048237C"/>
    <w:rsid w:val="004823AE"/>
    <w:rsid w:val="00482718"/>
    <w:rsid w:val="004828E7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6E0"/>
    <w:rsid w:val="00490F56"/>
    <w:rsid w:val="004916B0"/>
    <w:rsid w:val="00491918"/>
    <w:rsid w:val="00492556"/>
    <w:rsid w:val="00492715"/>
    <w:rsid w:val="00492733"/>
    <w:rsid w:val="00492835"/>
    <w:rsid w:val="0049286C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FE1"/>
    <w:rsid w:val="004A7654"/>
    <w:rsid w:val="004A7E5B"/>
    <w:rsid w:val="004B03E4"/>
    <w:rsid w:val="004B0433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D63"/>
    <w:rsid w:val="004C264E"/>
    <w:rsid w:val="004C26B3"/>
    <w:rsid w:val="004C2731"/>
    <w:rsid w:val="004C27CF"/>
    <w:rsid w:val="004C3581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7190"/>
    <w:rsid w:val="004C740E"/>
    <w:rsid w:val="004C7587"/>
    <w:rsid w:val="004C7680"/>
    <w:rsid w:val="004C77B3"/>
    <w:rsid w:val="004D0092"/>
    <w:rsid w:val="004D0563"/>
    <w:rsid w:val="004D062C"/>
    <w:rsid w:val="004D077C"/>
    <w:rsid w:val="004D0DDA"/>
    <w:rsid w:val="004D0DF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EEC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2361"/>
    <w:rsid w:val="004E2402"/>
    <w:rsid w:val="004E28AD"/>
    <w:rsid w:val="004E2B09"/>
    <w:rsid w:val="004E2FF8"/>
    <w:rsid w:val="004E30A4"/>
    <w:rsid w:val="004E3CFA"/>
    <w:rsid w:val="004E3E98"/>
    <w:rsid w:val="004E3EC7"/>
    <w:rsid w:val="004E46DE"/>
    <w:rsid w:val="004E545B"/>
    <w:rsid w:val="004E57C6"/>
    <w:rsid w:val="004E57CD"/>
    <w:rsid w:val="004E57D9"/>
    <w:rsid w:val="004E5E4F"/>
    <w:rsid w:val="004E620A"/>
    <w:rsid w:val="004E6296"/>
    <w:rsid w:val="004E6413"/>
    <w:rsid w:val="004E64FE"/>
    <w:rsid w:val="004E65EC"/>
    <w:rsid w:val="004E6654"/>
    <w:rsid w:val="004E6F39"/>
    <w:rsid w:val="004E7433"/>
    <w:rsid w:val="004E79D5"/>
    <w:rsid w:val="004E7D97"/>
    <w:rsid w:val="004E7FB3"/>
    <w:rsid w:val="004F00A9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D5"/>
    <w:rsid w:val="004F28F4"/>
    <w:rsid w:val="004F2C4A"/>
    <w:rsid w:val="004F33AD"/>
    <w:rsid w:val="004F345F"/>
    <w:rsid w:val="004F36CB"/>
    <w:rsid w:val="004F3BC4"/>
    <w:rsid w:val="004F4203"/>
    <w:rsid w:val="004F46BA"/>
    <w:rsid w:val="004F4BB4"/>
    <w:rsid w:val="004F4C7B"/>
    <w:rsid w:val="004F4CCD"/>
    <w:rsid w:val="004F4F30"/>
    <w:rsid w:val="004F5177"/>
    <w:rsid w:val="004F55D4"/>
    <w:rsid w:val="004F55FE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B1A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6D7"/>
    <w:rsid w:val="00513785"/>
    <w:rsid w:val="00514032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987"/>
    <w:rsid w:val="00521D3E"/>
    <w:rsid w:val="00521DE5"/>
    <w:rsid w:val="00521E8E"/>
    <w:rsid w:val="005226C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D80"/>
    <w:rsid w:val="00530FBB"/>
    <w:rsid w:val="005311B9"/>
    <w:rsid w:val="00531269"/>
    <w:rsid w:val="0053133C"/>
    <w:rsid w:val="005314FC"/>
    <w:rsid w:val="00531A45"/>
    <w:rsid w:val="00531CB3"/>
    <w:rsid w:val="00532156"/>
    <w:rsid w:val="0053236B"/>
    <w:rsid w:val="00532BD3"/>
    <w:rsid w:val="005330E1"/>
    <w:rsid w:val="00533100"/>
    <w:rsid w:val="00533120"/>
    <w:rsid w:val="005332B8"/>
    <w:rsid w:val="00533CF1"/>
    <w:rsid w:val="00533F3E"/>
    <w:rsid w:val="00534953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3512"/>
    <w:rsid w:val="00543595"/>
    <w:rsid w:val="005438B9"/>
    <w:rsid w:val="00543ABA"/>
    <w:rsid w:val="00543CFA"/>
    <w:rsid w:val="00543FEB"/>
    <w:rsid w:val="00544157"/>
    <w:rsid w:val="0054434F"/>
    <w:rsid w:val="005448E1"/>
    <w:rsid w:val="005449E4"/>
    <w:rsid w:val="00544B67"/>
    <w:rsid w:val="00544FDC"/>
    <w:rsid w:val="00545132"/>
    <w:rsid w:val="0054578A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E91"/>
    <w:rsid w:val="00552F2E"/>
    <w:rsid w:val="00553148"/>
    <w:rsid w:val="005531F5"/>
    <w:rsid w:val="005535C9"/>
    <w:rsid w:val="00553615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BF2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97B"/>
    <w:rsid w:val="00571C45"/>
    <w:rsid w:val="00571CA1"/>
    <w:rsid w:val="00571D6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B64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2EA"/>
    <w:rsid w:val="00580A4E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580"/>
    <w:rsid w:val="005849A9"/>
    <w:rsid w:val="005849CD"/>
    <w:rsid w:val="00584D53"/>
    <w:rsid w:val="00584E27"/>
    <w:rsid w:val="005861BA"/>
    <w:rsid w:val="00586358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29C4"/>
    <w:rsid w:val="0059397A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142A"/>
    <w:rsid w:val="005A156C"/>
    <w:rsid w:val="005A1B23"/>
    <w:rsid w:val="005A24BE"/>
    <w:rsid w:val="005A24FF"/>
    <w:rsid w:val="005A2A09"/>
    <w:rsid w:val="005A2B51"/>
    <w:rsid w:val="005A30DC"/>
    <w:rsid w:val="005A3459"/>
    <w:rsid w:val="005A34F7"/>
    <w:rsid w:val="005A37BC"/>
    <w:rsid w:val="005A37C7"/>
    <w:rsid w:val="005A3CB3"/>
    <w:rsid w:val="005A3E7C"/>
    <w:rsid w:val="005A43EE"/>
    <w:rsid w:val="005A47C8"/>
    <w:rsid w:val="005A501D"/>
    <w:rsid w:val="005A522E"/>
    <w:rsid w:val="005A52AE"/>
    <w:rsid w:val="005A5795"/>
    <w:rsid w:val="005A57C3"/>
    <w:rsid w:val="005A586A"/>
    <w:rsid w:val="005A5C70"/>
    <w:rsid w:val="005A6C87"/>
    <w:rsid w:val="005A6F09"/>
    <w:rsid w:val="005A6F26"/>
    <w:rsid w:val="005A6FF3"/>
    <w:rsid w:val="005A7158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8F3"/>
    <w:rsid w:val="005B2035"/>
    <w:rsid w:val="005B24AC"/>
    <w:rsid w:val="005B24E8"/>
    <w:rsid w:val="005B2646"/>
    <w:rsid w:val="005B2907"/>
    <w:rsid w:val="005B2AA3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5926"/>
    <w:rsid w:val="005B5B74"/>
    <w:rsid w:val="005B5D59"/>
    <w:rsid w:val="005B5EC7"/>
    <w:rsid w:val="005B6920"/>
    <w:rsid w:val="005B6942"/>
    <w:rsid w:val="005B6C40"/>
    <w:rsid w:val="005B6E90"/>
    <w:rsid w:val="005B6FDD"/>
    <w:rsid w:val="005C06BD"/>
    <w:rsid w:val="005C0891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6FE"/>
    <w:rsid w:val="005C774F"/>
    <w:rsid w:val="005D034E"/>
    <w:rsid w:val="005D03D1"/>
    <w:rsid w:val="005D0628"/>
    <w:rsid w:val="005D0C83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E77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31E"/>
    <w:rsid w:val="005E08C6"/>
    <w:rsid w:val="005E0A3D"/>
    <w:rsid w:val="005E0C22"/>
    <w:rsid w:val="005E0EA5"/>
    <w:rsid w:val="005E138C"/>
    <w:rsid w:val="005E1692"/>
    <w:rsid w:val="005E1744"/>
    <w:rsid w:val="005E198B"/>
    <w:rsid w:val="005E2115"/>
    <w:rsid w:val="005E2D1B"/>
    <w:rsid w:val="005E2D85"/>
    <w:rsid w:val="005E2DE3"/>
    <w:rsid w:val="005E2DE8"/>
    <w:rsid w:val="005E2F7A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551"/>
    <w:rsid w:val="005F1710"/>
    <w:rsid w:val="005F2104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D37"/>
    <w:rsid w:val="005F5176"/>
    <w:rsid w:val="005F51B8"/>
    <w:rsid w:val="005F5369"/>
    <w:rsid w:val="005F6168"/>
    <w:rsid w:val="005F6577"/>
    <w:rsid w:val="005F6703"/>
    <w:rsid w:val="005F6A05"/>
    <w:rsid w:val="005F6C1F"/>
    <w:rsid w:val="005F7027"/>
    <w:rsid w:val="005F7366"/>
    <w:rsid w:val="005F777C"/>
    <w:rsid w:val="006003C2"/>
    <w:rsid w:val="006009AD"/>
    <w:rsid w:val="00600E81"/>
    <w:rsid w:val="00601180"/>
    <w:rsid w:val="0060170C"/>
    <w:rsid w:val="0060198E"/>
    <w:rsid w:val="00601E6D"/>
    <w:rsid w:val="00602654"/>
    <w:rsid w:val="0060265F"/>
    <w:rsid w:val="00602E55"/>
    <w:rsid w:val="00602ED7"/>
    <w:rsid w:val="00603089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D76"/>
    <w:rsid w:val="00606224"/>
    <w:rsid w:val="006072DD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2774"/>
    <w:rsid w:val="00613967"/>
    <w:rsid w:val="00613A88"/>
    <w:rsid w:val="00613BD3"/>
    <w:rsid w:val="00613C4C"/>
    <w:rsid w:val="00613F2C"/>
    <w:rsid w:val="006143D0"/>
    <w:rsid w:val="00614488"/>
    <w:rsid w:val="00614706"/>
    <w:rsid w:val="00614752"/>
    <w:rsid w:val="00614CCE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F69"/>
    <w:rsid w:val="00622345"/>
    <w:rsid w:val="0062239F"/>
    <w:rsid w:val="006223B6"/>
    <w:rsid w:val="006225E5"/>
    <w:rsid w:val="006229AC"/>
    <w:rsid w:val="00622EDD"/>
    <w:rsid w:val="00623533"/>
    <w:rsid w:val="006237C4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225"/>
    <w:rsid w:val="00627C74"/>
    <w:rsid w:val="00627F13"/>
    <w:rsid w:val="00627F37"/>
    <w:rsid w:val="00627F3E"/>
    <w:rsid w:val="0063029A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695"/>
    <w:rsid w:val="00640C26"/>
    <w:rsid w:val="00640F40"/>
    <w:rsid w:val="0064129D"/>
    <w:rsid w:val="00641B3D"/>
    <w:rsid w:val="00641BA8"/>
    <w:rsid w:val="00641D57"/>
    <w:rsid w:val="00642183"/>
    <w:rsid w:val="0064235A"/>
    <w:rsid w:val="006423C7"/>
    <w:rsid w:val="006428DE"/>
    <w:rsid w:val="00642C3E"/>
    <w:rsid w:val="006431A0"/>
    <w:rsid w:val="00643214"/>
    <w:rsid w:val="006437E4"/>
    <w:rsid w:val="00643930"/>
    <w:rsid w:val="00643A4B"/>
    <w:rsid w:val="00643A8F"/>
    <w:rsid w:val="00643E06"/>
    <w:rsid w:val="0064419D"/>
    <w:rsid w:val="006442D7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1016"/>
    <w:rsid w:val="00651291"/>
    <w:rsid w:val="00651305"/>
    <w:rsid w:val="006515D3"/>
    <w:rsid w:val="0065277B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CEB"/>
    <w:rsid w:val="00656E41"/>
    <w:rsid w:val="00656F35"/>
    <w:rsid w:val="00656F74"/>
    <w:rsid w:val="00656FA1"/>
    <w:rsid w:val="00657055"/>
    <w:rsid w:val="00657596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745"/>
    <w:rsid w:val="00665A1C"/>
    <w:rsid w:val="00665F47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259"/>
    <w:rsid w:val="00672287"/>
    <w:rsid w:val="00672308"/>
    <w:rsid w:val="00672582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F32"/>
    <w:rsid w:val="006751EA"/>
    <w:rsid w:val="006757F3"/>
    <w:rsid w:val="00675806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94D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125"/>
    <w:rsid w:val="0069622A"/>
    <w:rsid w:val="0069648E"/>
    <w:rsid w:val="006966F0"/>
    <w:rsid w:val="00696E6D"/>
    <w:rsid w:val="00697404"/>
    <w:rsid w:val="006976BA"/>
    <w:rsid w:val="00697CD6"/>
    <w:rsid w:val="006A01FF"/>
    <w:rsid w:val="006A093F"/>
    <w:rsid w:val="006A095A"/>
    <w:rsid w:val="006A0985"/>
    <w:rsid w:val="006A0B39"/>
    <w:rsid w:val="006A0B92"/>
    <w:rsid w:val="006A0B9C"/>
    <w:rsid w:val="006A0C4B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4DB"/>
    <w:rsid w:val="006A394B"/>
    <w:rsid w:val="006A39D1"/>
    <w:rsid w:val="006A3AB2"/>
    <w:rsid w:val="006A3AF8"/>
    <w:rsid w:val="006A3D06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E61"/>
    <w:rsid w:val="006A7FED"/>
    <w:rsid w:val="006B0671"/>
    <w:rsid w:val="006B0CD9"/>
    <w:rsid w:val="006B0FED"/>
    <w:rsid w:val="006B104F"/>
    <w:rsid w:val="006B1267"/>
    <w:rsid w:val="006B1CCB"/>
    <w:rsid w:val="006B1D76"/>
    <w:rsid w:val="006B21B3"/>
    <w:rsid w:val="006B2585"/>
    <w:rsid w:val="006B2662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01"/>
    <w:rsid w:val="006B58F1"/>
    <w:rsid w:val="006B5DD5"/>
    <w:rsid w:val="006B6475"/>
    <w:rsid w:val="006B6CFE"/>
    <w:rsid w:val="006B71FB"/>
    <w:rsid w:val="006B72A7"/>
    <w:rsid w:val="006B7314"/>
    <w:rsid w:val="006B7484"/>
    <w:rsid w:val="006B7757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B01"/>
    <w:rsid w:val="006C2097"/>
    <w:rsid w:val="006C20F4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92"/>
    <w:rsid w:val="006D0492"/>
    <w:rsid w:val="006D08AC"/>
    <w:rsid w:val="006D0903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61B5"/>
    <w:rsid w:val="006D62EC"/>
    <w:rsid w:val="006D63EA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E36"/>
    <w:rsid w:val="006E0100"/>
    <w:rsid w:val="006E0133"/>
    <w:rsid w:val="006E0807"/>
    <w:rsid w:val="006E08AB"/>
    <w:rsid w:val="006E0ABC"/>
    <w:rsid w:val="006E0B08"/>
    <w:rsid w:val="006E0C33"/>
    <w:rsid w:val="006E1091"/>
    <w:rsid w:val="006E1761"/>
    <w:rsid w:val="006E178B"/>
    <w:rsid w:val="006E1980"/>
    <w:rsid w:val="006E1E36"/>
    <w:rsid w:val="006E2588"/>
    <w:rsid w:val="006E2D64"/>
    <w:rsid w:val="006E3245"/>
    <w:rsid w:val="006E3398"/>
    <w:rsid w:val="006E37BA"/>
    <w:rsid w:val="006E3E29"/>
    <w:rsid w:val="006E4081"/>
    <w:rsid w:val="006E43D8"/>
    <w:rsid w:val="006E4EB9"/>
    <w:rsid w:val="006E4EF1"/>
    <w:rsid w:val="006E5AA7"/>
    <w:rsid w:val="006E60D9"/>
    <w:rsid w:val="006E6915"/>
    <w:rsid w:val="006E6977"/>
    <w:rsid w:val="006E6C0B"/>
    <w:rsid w:val="006E7907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31EE"/>
    <w:rsid w:val="006F3C25"/>
    <w:rsid w:val="006F3EFE"/>
    <w:rsid w:val="006F42BE"/>
    <w:rsid w:val="006F4D0A"/>
    <w:rsid w:val="006F4FF7"/>
    <w:rsid w:val="006F545B"/>
    <w:rsid w:val="006F56E3"/>
    <w:rsid w:val="006F5B9C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3FDD"/>
    <w:rsid w:val="00704166"/>
    <w:rsid w:val="00704293"/>
    <w:rsid w:val="007050D5"/>
    <w:rsid w:val="00705809"/>
    <w:rsid w:val="00705AD7"/>
    <w:rsid w:val="00705D98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CC"/>
    <w:rsid w:val="00713EC9"/>
    <w:rsid w:val="00714030"/>
    <w:rsid w:val="0071449A"/>
    <w:rsid w:val="00714518"/>
    <w:rsid w:val="007147A7"/>
    <w:rsid w:val="007147F5"/>
    <w:rsid w:val="00714E78"/>
    <w:rsid w:val="0071512D"/>
    <w:rsid w:val="00715164"/>
    <w:rsid w:val="00715A69"/>
    <w:rsid w:val="00715B0D"/>
    <w:rsid w:val="00716A65"/>
    <w:rsid w:val="0071719F"/>
    <w:rsid w:val="007174BA"/>
    <w:rsid w:val="00717A00"/>
    <w:rsid w:val="00717CC5"/>
    <w:rsid w:val="007207B0"/>
    <w:rsid w:val="00720F8B"/>
    <w:rsid w:val="007210FF"/>
    <w:rsid w:val="007211B3"/>
    <w:rsid w:val="00721251"/>
    <w:rsid w:val="00721296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743"/>
    <w:rsid w:val="0073196B"/>
    <w:rsid w:val="00731F9A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66C"/>
    <w:rsid w:val="00737817"/>
    <w:rsid w:val="00737847"/>
    <w:rsid w:val="00737934"/>
    <w:rsid w:val="00737F25"/>
    <w:rsid w:val="00737FCF"/>
    <w:rsid w:val="00740285"/>
    <w:rsid w:val="00740299"/>
    <w:rsid w:val="007405F7"/>
    <w:rsid w:val="00740C4C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60A3"/>
    <w:rsid w:val="007464EE"/>
    <w:rsid w:val="007466FA"/>
    <w:rsid w:val="007467D2"/>
    <w:rsid w:val="00746C7C"/>
    <w:rsid w:val="00746EAB"/>
    <w:rsid w:val="00747A1C"/>
    <w:rsid w:val="00747CA6"/>
    <w:rsid w:val="00747D4D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2F1D"/>
    <w:rsid w:val="00753544"/>
    <w:rsid w:val="00753720"/>
    <w:rsid w:val="00753D73"/>
    <w:rsid w:val="00753E29"/>
    <w:rsid w:val="00754466"/>
    <w:rsid w:val="0075446C"/>
    <w:rsid w:val="007546DC"/>
    <w:rsid w:val="007546DD"/>
    <w:rsid w:val="007546FD"/>
    <w:rsid w:val="00754775"/>
    <w:rsid w:val="00754F1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D7"/>
    <w:rsid w:val="00761079"/>
    <w:rsid w:val="00761091"/>
    <w:rsid w:val="00761225"/>
    <w:rsid w:val="007616CD"/>
    <w:rsid w:val="00761BA5"/>
    <w:rsid w:val="0076223A"/>
    <w:rsid w:val="007623F0"/>
    <w:rsid w:val="007626F1"/>
    <w:rsid w:val="007627BC"/>
    <w:rsid w:val="00762A94"/>
    <w:rsid w:val="00762D24"/>
    <w:rsid w:val="0076302A"/>
    <w:rsid w:val="0076317D"/>
    <w:rsid w:val="0076324C"/>
    <w:rsid w:val="00763A52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3F"/>
    <w:rsid w:val="0076767D"/>
    <w:rsid w:val="00767CFE"/>
    <w:rsid w:val="007700CE"/>
    <w:rsid w:val="007700F3"/>
    <w:rsid w:val="007701A4"/>
    <w:rsid w:val="0077066D"/>
    <w:rsid w:val="007716BD"/>
    <w:rsid w:val="00771873"/>
    <w:rsid w:val="00771BFC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3EBF"/>
    <w:rsid w:val="007744CD"/>
    <w:rsid w:val="0077453D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E9"/>
    <w:rsid w:val="00780D31"/>
    <w:rsid w:val="00780F67"/>
    <w:rsid w:val="007819A1"/>
    <w:rsid w:val="00781EF7"/>
    <w:rsid w:val="00781F75"/>
    <w:rsid w:val="007823AA"/>
    <w:rsid w:val="007824F1"/>
    <w:rsid w:val="00782CC9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7ED"/>
    <w:rsid w:val="007848FD"/>
    <w:rsid w:val="00785384"/>
    <w:rsid w:val="007854E5"/>
    <w:rsid w:val="00785993"/>
    <w:rsid w:val="00785C71"/>
    <w:rsid w:val="00785DB3"/>
    <w:rsid w:val="00785F34"/>
    <w:rsid w:val="007861B1"/>
    <w:rsid w:val="0078677A"/>
    <w:rsid w:val="00786B2B"/>
    <w:rsid w:val="00786D15"/>
    <w:rsid w:val="00786D5F"/>
    <w:rsid w:val="00787224"/>
    <w:rsid w:val="00787449"/>
    <w:rsid w:val="0078761C"/>
    <w:rsid w:val="00790745"/>
    <w:rsid w:val="0079119A"/>
    <w:rsid w:val="007912C1"/>
    <w:rsid w:val="007913B0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361"/>
    <w:rsid w:val="007937C6"/>
    <w:rsid w:val="00793A70"/>
    <w:rsid w:val="00793C63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6366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C0B"/>
    <w:rsid w:val="007A1EAE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DC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78D"/>
    <w:rsid w:val="007B7792"/>
    <w:rsid w:val="007B7A37"/>
    <w:rsid w:val="007C07AF"/>
    <w:rsid w:val="007C082D"/>
    <w:rsid w:val="007C0EF4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D0147"/>
    <w:rsid w:val="007D0290"/>
    <w:rsid w:val="007D0346"/>
    <w:rsid w:val="007D0C9C"/>
    <w:rsid w:val="007D0D0D"/>
    <w:rsid w:val="007D0DC5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16A"/>
    <w:rsid w:val="007D7341"/>
    <w:rsid w:val="007D7C62"/>
    <w:rsid w:val="007D7D0E"/>
    <w:rsid w:val="007E0B5F"/>
    <w:rsid w:val="007E0E1E"/>
    <w:rsid w:val="007E1009"/>
    <w:rsid w:val="007E16BD"/>
    <w:rsid w:val="007E1860"/>
    <w:rsid w:val="007E1C41"/>
    <w:rsid w:val="007E235C"/>
    <w:rsid w:val="007E24EF"/>
    <w:rsid w:val="007E29AF"/>
    <w:rsid w:val="007E3295"/>
    <w:rsid w:val="007E334D"/>
    <w:rsid w:val="007E340E"/>
    <w:rsid w:val="007E3643"/>
    <w:rsid w:val="007E3B1C"/>
    <w:rsid w:val="007E3CDB"/>
    <w:rsid w:val="007E3E27"/>
    <w:rsid w:val="007E3E2D"/>
    <w:rsid w:val="007E3E39"/>
    <w:rsid w:val="007E401F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F0381"/>
    <w:rsid w:val="007F0FA8"/>
    <w:rsid w:val="007F10F1"/>
    <w:rsid w:val="007F1314"/>
    <w:rsid w:val="007F1386"/>
    <w:rsid w:val="007F149B"/>
    <w:rsid w:val="007F15CE"/>
    <w:rsid w:val="007F18DF"/>
    <w:rsid w:val="007F1E18"/>
    <w:rsid w:val="007F1FB7"/>
    <w:rsid w:val="007F21CC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8E7"/>
    <w:rsid w:val="008045B4"/>
    <w:rsid w:val="0080471A"/>
    <w:rsid w:val="008048E3"/>
    <w:rsid w:val="00804AE9"/>
    <w:rsid w:val="00804B01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9B8"/>
    <w:rsid w:val="00810AF5"/>
    <w:rsid w:val="00810D0A"/>
    <w:rsid w:val="008110DE"/>
    <w:rsid w:val="00811249"/>
    <w:rsid w:val="00811620"/>
    <w:rsid w:val="00811B66"/>
    <w:rsid w:val="00811CAF"/>
    <w:rsid w:val="00811EDF"/>
    <w:rsid w:val="00812AC9"/>
    <w:rsid w:val="00812C0A"/>
    <w:rsid w:val="00812D37"/>
    <w:rsid w:val="00812E33"/>
    <w:rsid w:val="00812F58"/>
    <w:rsid w:val="008132DA"/>
    <w:rsid w:val="008133E4"/>
    <w:rsid w:val="0081382A"/>
    <w:rsid w:val="0081389D"/>
    <w:rsid w:val="00813C8A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001"/>
    <w:rsid w:val="00842592"/>
    <w:rsid w:val="00842708"/>
    <w:rsid w:val="008428B5"/>
    <w:rsid w:val="00842A02"/>
    <w:rsid w:val="00842AAE"/>
    <w:rsid w:val="00842EAB"/>
    <w:rsid w:val="00842FCC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10B"/>
    <w:rsid w:val="0084628D"/>
    <w:rsid w:val="0084675B"/>
    <w:rsid w:val="00846A77"/>
    <w:rsid w:val="00847EFA"/>
    <w:rsid w:val="00850251"/>
    <w:rsid w:val="0085036F"/>
    <w:rsid w:val="00850930"/>
    <w:rsid w:val="00850EA4"/>
    <w:rsid w:val="00850EB4"/>
    <w:rsid w:val="00851400"/>
    <w:rsid w:val="0085203A"/>
    <w:rsid w:val="0085267E"/>
    <w:rsid w:val="008527F2"/>
    <w:rsid w:val="00852BA1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6001C"/>
    <w:rsid w:val="00860457"/>
    <w:rsid w:val="00860750"/>
    <w:rsid w:val="008609DE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EA2"/>
    <w:rsid w:val="008633F3"/>
    <w:rsid w:val="00863467"/>
    <w:rsid w:val="00863D39"/>
    <w:rsid w:val="00863DAF"/>
    <w:rsid w:val="00863DD4"/>
    <w:rsid w:val="00863ED8"/>
    <w:rsid w:val="00863F97"/>
    <w:rsid w:val="00864571"/>
    <w:rsid w:val="008645C2"/>
    <w:rsid w:val="0086489A"/>
    <w:rsid w:val="008649BC"/>
    <w:rsid w:val="00864CD9"/>
    <w:rsid w:val="008654B5"/>
    <w:rsid w:val="00865680"/>
    <w:rsid w:val="008657B2"/>
    <w:rsid w:val="008657E5"/>
    <w:rsid w:val="00865CC2"/>
    <w:rsid w:val="00865E36"/>
    <w:rsid w:val="0086692E"/>
    <w:rsid w:val="00866C32"/>
    <w:rsid w:val="00866CFE"/>
    <w:rsid w:val="00866D73"/>
    <w:rsid w:val="008671FF"/>
    <w:rsid w:val="00867949"/>
    <w:rsid w:val="00867FF6"/>
    <w:rsid w:val="00870294"/>
    <w:rsid w:val="00870459"/>
    <w:rsid w:val="008706C4"/>
    <w:rsid w:val="00870A9D"/>
    <w:rsid w:val="00870D6F"/>
    <w:rsid w:val="00870E03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0A8"/>
    <w:rsid w:val="0087422A"/>
    <w:rsid w:val="00874A22"/>
    <w:rsid w:val="00874F40"/>
    <w:rsid w:val="008753C2"/>
    <w:rsid w:val="008754F9"/>
    <w:rsid w:val="008757E4"/>
    <w:rsid w:val="00875D83"/>
    <w:rsid w:val="00875DDC"/>
    <w:rsid w:val="008760C2"/>
    <w:rsid w:val="0087658B"/>
    <w:rsid w:val="0087789E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3B8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4D5"/>
    <w:rsid w:val="00890D60"/>
    <w:rsid w:val="0089123E"/>
    <w:rsid w:val="008912DF"/>
    <w:rsid w:val="008913B8"/>
    <w:rsid w:val="008914DD"/>
    <w:rsid w:val="00891550"/>
    <w:rsid w:val="00891621"/>
    <w:rsid w:val="00891701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8D4"/>
    <w:rsid w:val="0089390F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62C0"/>
    <w:rsid w:val="00896B13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0757"/>
    <w:rsid w:val="008A1045"/>
    <w:rsid w:val="008A11D5"/>
    <w:rsid w:val="008A154E"/>
    <w:rsid w:val="008A209F"/>
    <w:rsid w:val="008A22B3"/>
    <w:rsid w:val="008A24D6"/>
    <w:rsid w:val="008A2793"/>
    <w:rsid w:val="008A2A8A"/>
    <w:rsid w:val="008A2F45"/>
    <w:rsid w:val="008A3D40"/>
    <w:rsid w:val="008A41F1"/>
    <w:rsid w:val="008A4F5E"/>
    <w:rsid w:val="008A5207"/>
    <w:rsid w:val="008A5755"/>
    <w:rsid w:val="008A57AF"/>
    <w:rsid w:val="008A5DC2"/>
    <w:rsid w:val="008A6026"/>
    <w:rsid w:val="008A63C0"/>
    <w:rsid w:val="008A6403"/>
    <w:rsid w:val="008A6966"/>
    <w:rsid w:val="008A7234"/>
    <w:rsid w:val="008A7561"/>
    <w:rsid w:val="008A7566"/>
    <w:rsid w:val="008A789F"/>
    <w:rsid w:val="008B0135"/>
    <w:rsid w:val="008B01FE"/>
    <w:rsid w:val="008B026F"/>
    <w:rsid w:val="008B0331"/>
    <w:rsid w:val="008B0843"/>
    <w:rsid w:val="008B0BED"/>
    <w:rsid w:val="008B1206"/>
    <w:rsid w:val="008B1372"/>
    <w:rsid w:val="008B24A6"/>
    <w:rsid w:val="008B26EF"/>
    <w:rsid w:val="008B290B"/>
    <w:rsid w:val="008B322B"/>
    <w:rsid w:val="008B3405"/>
    <w:rsid w:val="008B3861"/>
    <w:rsid w:val="008B3E86"/>
    <w:rsid w:val="008B4479"/>
    <w:rsid w:val="008B47B9"/>
    <w:rsid w:val="008B4D16"/>
    <w:rsid w:val="008B4EB5"/>
    <w:rsid w:val="008B509A"/>
    <w:rsid w:val="008B5377"/>
    <w:rsid w:val="008B609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6AD"/>
    <w:rsid w:val="008C67D6"/>
    <w:rsid w:val="008C6FB1"/>
    <w:rsid w:val="008C7766"/>
    <w:rsid w:val="008C7815"/>
    <w:rsid w:val="008C7D7C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46D5"/>
    <w:rsid w:val="008E4909"/>
    <w:rsid w:val="008E4952"/>
    <w:rsid w:val="008E4F42"/>
    <w:rsid w:val="008E521C"/>
    <w:rsid w:val="008E53DB"/>
    <w:rsid w:val="008E5593"/>
    <w:rsid w:val="008E5672"/>
    <w:rsid w:val="008E5F85"/>
    <w:rsid w:val="008E6440"/>
    <w:rsid w:val="008E66F5"/>
    <w:rsid w:val="008E7601"/>
    <w:rsid w:val="008E7FA0"/>
    <w:rsid w:val="008F0146"/>
    <w:rsid w:val="008F0224"/>
    <w:rsid w:val="008F049D"/>
    <w:rsid w:val="008F056B"/>
    <w:rsid w:val="008F0A67"/>
    <w:rsid w:val="008F13ED"/>
    <w:rsid w:val="008F1808"/>
    <w:rsid w:val="008F1B66"/>
    <w:rsid w:val="008F1C73"/>
    <w:rsid w:val="008F1E60"/>
    <w:rsid w:val="008F20D8"/>
    <w:rsid w:val="008F327D"/>
    <w:rsid w:val="008F3336"/>
    <w:rsid w:val="008F3DCC"/>
    <w:rsid w:val="008F42BD"/>
    <w:rsid w:val="008F47C6"/>
    <w:rsid w:val="008F4A70"/>
    <w:rsid w:val="008F4E5A"/>
    <w:rsid w:val="008F50A5"/>
    <w:rsid w:val="008F5741"/>
    <w:rsid w:val="008F5855"/>
    <w:rsid w:val="008F58EB"/>
    <w:rsid w:val="008F5B0A"/>
    <w:rsid w:val="008F5BE0"/>
    <w:rsid w:val="008F5D40"/>
    <w:rsid w:val="008F6028"/>
    <w:rsid w:val="008F609E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C7A"/>
    <w:rsid w:val="00903F51"/>
    <w:rsid w:val="0090411A"/>
    <w:rsid w:val="0090444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C59"/>
    <w:rsid w:val="00913C6A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403"/>
    <w:rsid w:val="00930654"/>
    <w:rsid w:val="00930CDD"/>
    <w:rsid w:val="00930F32"/>
    <w:rsid w:val="00931127"/>
    <w:rsid w:val="009315D4"/>
    <w:rsid w:val="009315F3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F0C"/>
    <w:rsid w:val="00935F0E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4025D"/>
    <w:rsid w:val="009404D3"/>
    <w:rsid w:val="009405F6"/>
    <w:rsid w:val="009409CA"/>
    <w:rsid w:val="00940C92"/>
    <w:rsid w:val="00941326"/>
    <w:rsid w:val="00941398"/>
    <w:rsid w:val="0094179E"/>
    <w:rsid w:val="00941D4D"/>
    <w:rsid w:val="00942334"/>
    <w:rsid w:val="00942347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F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568"/>
    <w:rsid w:val="009728B1"/>
    <w:rsid w:val="00972ABC"/>
    <w:rsid w:val="00972E61"/>
    <w:rsid w:val="0097327A"/>
    <w:rsid w:val="009732F9"/>
    <w:rsid w:val="00973AC0"/>
    <w:rsid w:val="00974115"/>
    <w:rsid w:val="00974162"/>
    <w:rsid w:val="00974400"/>
    <w:rsid w:val="00974D72"/>
    <w:rsid w:val="009751AC"/>
    <w:rsid w:val="00975301"/>
    <w:rsid w:val="00975894"/>
    <w:rsid w:val="009758E3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A0324"/>
    <w:rsid w:val="009A0A9B"/>
    <w:rsid w:val="009A0B3B"/>
    <w:rsid w:val="009A0D1B"/>
    <w:rsid w:val="009A1645"/>
    <w:rsid w:val="009A22CE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6FC"/>
    <w:rsid w:val="009A4719"/>
    <w:rsid w:val="009A475A"/>
    <w:rsid w:val="009A4863"/>
    <w:rsid w:val="009A5092"/>
    <w:rsid w:val="009A5557"/>
    <w:rsid w:val="009A5B50"/>
    <w:rsid w:val="009A5BF0"/>
    <w:rsid w:val="009A632D"/>
    <w:rsid w:val="009A6348"/>
    <w:rsid w:val="009A65F9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407A"/>
    <w:rsid w:val="009B412D"/>
    <w:rsid w:val="009B4163"/>
    <w:rsid w:val="009B41B9"/>
    <w:rsid w:val="009B542A"/>
    <w:rsid w:val="009B5AC5"/>
    <w:rsid w:val="009B5BA1"/>
    <w:rsid w:val="009B5BB5"/>
    <w:rsid w:val="009B5E43"/>
    <w:rsid w:val="009B5FCF"/>
    <w:rsid w:val="009B6160"/>
    <w:rsid w:val="009B6AC3"/>
    <w:rsid w:val="009B6D04"/>
    <w:rsid w:val="009B6F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B4"/>
    <w:rsid w:val="009D2D86"/>
    <w:rsid w:val="009D2E67"/>
    <w:rsid w:val="009D3993"/>
    <w:rsid w:val="009D3F1D"/>
    <w:rsid w:val="009D4FEA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A001A9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B"/>
    <w:rsid w:val="00A02AAD"/>
    <w:rsid w:val="00A02F82"/>
    <w:rsid w:val="00A03340"/>
    <w:rsid w:val="00A037C9"/>
    <w:rsid w:val="00A03B8F"/>
    <w:rsid w:val="00A03D70"/>
    <w:rsid w:val="00A04279"/>
    <w:rsid w:val="00A042AB"/>
    <w:rsid w:val="00A042D8"/>
    <w:rsid w:val="00A04498"/>
    <w:rsid w:val="00A04BEB"/>
    <w:rsid w:val="00A04ED7"/>
    <w:rsid w:val="00A055AE"/>
    <w:rsid w:val="00A05D43"/>
    <w:rsid w:val="00A05E32"/>
    <w:rsid w:val="00A06266"/>
    <w:rsid w:val="00A079A4"/>
    <w:rsid w:val="00A07A6A"/>
    <w:rsid w:val="00A07B7F"/>
    <w:rsid w:val="00A07F67"/>
    <w:rsid w:val="00A10951"/>
    <w:rsid w:val="00A10BA0"/>
    <w:rsid w:val="00A10E81"/>
    <w:rsid w:val="00A11318"/>
    <w:rsid w:val="00A1182D"/>
    <w:rsid w:val="00A11911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BB8"/>
    <w:rsid w:val="00A17C00"/>
    <w:rsid w:val="00A17DBB"/>
    <w:rsid w:val="00A202CA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590"/>
    <w:rsid w:val="00A256A7"/>
    <w:rsid w:val="00A2586E"/>
    <w:rsid w:val="00A25DBB"/>
    <w:rsid w:val="00A25DDC"/>
    <w:rsid w:val="00A26836"/>
    <w:rsid w:val="00A26916"/>
    <w:rsid w:val="00A26AB0"/>
    <w:rsid w:val="00A27638"/>
    <w:rsid w:val="00A27CAE"/>
    <w:rsid w:val="00A3077D"/>
    <w:rsid w:val="00A30D0F"/>
    <w:rsid w:val="00A3166A"/>
    <w:rsid w:val="00A31724"/>
    <w:rsid w:val="00A3173F"/>
    <w:rsid w:val="00A323F5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486"/>
    <w:rsid w:val="00A368C7"/>
    <w:rsid w:val="00A371A7"/>
    <w:rsid w:val="00A37305"/>
    <w:rsid w:val="00A37509"/>
    <w:rsid w:val="00A401D6"/>
    <w:rsid w:val="00A4024F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1E"/>
    <w:rsid w:val="00A512B7"/>
    <w:rsid w:val="00A512C1"/>
    <w:rsid w:val="00A518E1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9BB"/>
    <w:rsid w:val="00A61C43"/>
    <w:rsid w:val="00A62392"/>
    <w:rsid w:val="00A62571"/>
    <w:rsid w:val="00A6270B"/>
    <w:rsid w:val="00A62820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9E4"/>
    <w:rsid w:val="00A64D81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A59"/>
    <w:rsid w:val="00A67B02"/>
    <w:rsid w:val="00A67EBC"/>
    <w:rsid w:val="00A702FC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939"/>
    <w:rsid w:val="00A72985"/>
    <w:rsid w:val="00A7312F"/>
    <w:rsid w:val="00A73886"/>
    <w:rsid w:val="00A73E75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54A4"/>
    <w:rsid w:val="00A85570"/>
    <w:rsid w:val="00A855BA"/>
    <w:rsid w:val="00A8593A"/>
    <w:rsid w:val="00A85E72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E9B"/>
    <w:rsid w:val="00A91F8D"/>
    <w:rsid w:val="00A91F92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14"/>
    <w:rsid w:val="00AA0986"/>
    <w:rsid w:val="00AA099E"/>
    <w:rsid w:val="00AA0BC7"/>
    <w:rsid w:val="00AA0C1D"/>
    <w:rsid w:val="00AA0C65"/>
    <w:rsid w:val="00AA0E17"/>
    <w:rsid w:val="00AA147A"/>
    <w:rsid w:val="00AA15DA"/>
    <w:rsid w:val="00AA1BC1"/>
    <w:rsid w:val="00AA2F7A"/>
    <w:rsid w:val="00AA37EF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748"/>
    <w:rsid w:val="00AA7B4B"/>
    <w:rsid w:val="00AA7C3C"/>
    <w:rsid w:val="00AB0369"/>
    <w:rsid w:val="00AB03B5"/>
    <w:rsid w:val="00AB0A56"/>
    <w:rsid w:val="00AB12CC"/>
    <w:rsid w:val="00AB1484"/>
    <w:rsid w:val="00AB14C2"/>
    <w:rsid w:val="00AB1948"/>
    <w:rsid w:val="00AB1D31"/>
    <w:rsid w:val="00AB1FF2"/>
    <w:rsid w:val="00AB2105"/>
    <w:rsid w:val="00AB22BE"/>
    <w:rsid w:val="00AB3695"/>
    <w:rsid w:val="00AB3BD5"/>
    <w:rsid w:val="00AB3E11"/>
    <w:rsid w:val="00AB400F"/>
    <w:rsid w:val="00AB41A8"/>
    <w:rsid w:val="00AB4EA1"/>
    <w:rsid w:val="00AB5464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3E"/>
    <w:rsid w:val="00AC36DC"/>
    <w:rsid w:val="00AC377B"/>
    <w:rsid w:val="00AC3EDB"/>
    <w:rsid w:val="00AC40E4"/>
    <w:rsid w:val="00AC4234"/>
    <w:rsid w:val="00AC4FF2"/>
    <w:rsid w:val="00AC578C"/>
    <w:rsid w:val="00AC5851"/>
    <w:rsid w:val="00AC5CE9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81F"/>
    <w:rsid w:val="00AD19CA"/>
    <w:rsid w:val="00AD1A6F"/>
    <w:rsid w:val="00AD1A72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393"/>
    <w:rsid w:val="00AD53EA"/>
    <w:rsid w:val="00AD5B56"/>
    <w:rsid w:val="00AD5C9E"/>
    <w:rsid w:val="00AD6241"/>
    <w:rsid w:val="00AD6C6A"/>
    <w:rsid w:val="00AD7986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6205"/>
    <w:rsid w:val="00AE66C2"/>
    <w:rsid w:val="00AE6892"/>
    <w:rsid w:val="00AE6BDF"/>
    <w:rsid w:val="00AE7145"/>
    <w:rsid w:val="00AE77B3"/>
    <w:rsid w:val="00AE7BFB"/>
    <w:rsid w:val="00AE7D6B"/>
    <w:rsid w:val="00AF0004"/>
    <w:rsid w:val="00AF0336"/>
    <w:rsid w:val="00AF03A6"/>
    <w:rsid w:val="00AF09B5"/>
    <w:rsid w:val="00AF0AFE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709"/>
    <w:rsid w:val="00AF6737"/>
    <w:rsid w:val="00AF673C"/>
    <w:rsid w:val="00AF6C67"/>
    <w:rsid w:val="00AF71F8"/>
    <w:rsid w:val="00AF7223"/>
    <w:rsid w:val="00AF7347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107D"/>
    <w:rsid w:val="00B01A9D"/>
    <w:rsid w:val="00B01AD2"/>
    <w:rsid w:val="00B01C53"/>
    <w:rsid w:val="00B0259B"/>
    <w:rsid w:val="00B02608"/>
    <w:rsid w:val="00B02942"/>
    <w:rsid w:val="00B02EB8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36AB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14DF"/>
    <w:rsid w:val="00B31A90"/>
    <w:rsid w:val="00B31D42"/>
    <w:rsid w:val="00B31EBE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54A"/>
    <w:rsid w:val="00B36905"/>
    <w:rsid w:val="00B36C72"/>
    <w:rsid w:val="00B36CCB"/>
    <w:rsid w:val="00B36E9D"/>
    <w:rsid w:val="00B37161"/>
    <w:rsid w:val="00B3751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99"/>
    <w:rsid w:val="00B4219E"/>
    <w:rsid w:val="00B4224C"/>
    <w:rsid w:val="00B42B9C"/>
    <w:rsid w:val="00B43030"/>
    <w:rsid w:val="00B43269"/>
    <w:rsid w:val="00B439AD"/>
    <w:rsid w:val="00B439F9"/>
    <w:rsid w:val="00B43CF1"/>
    <w:rsid w:val="00B43F85"/>
    <w:rsid w:val="00B4431C"/>
    <w:rsid w:val="00B447FB"/>
    <w:rsid w:val="00B44A17"/>
    <w:rsid w:val="00B45501"/>
    <w:rsid w:val="00B4560B"/>
    <w:rsid w:val="00B458ED"/>
    <w:rsid w:val="00B45B14"/>
    <w:rsid w:val="00B45E16"/>
    <w:rsid w:val="00B473C7"/>
    <w:rsid w:val="00B473E4"/>
    <w:rsid w:val="00B477A5"/>
    <w:rsid w:val="00B47A30"/>
    <w:rsid w:val="00B47B0D"/>
    <w:rsid w:val="00B47CF3"/>
    <w:rsid w:val="00B5091A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B81"/>
    <w:rsid w:val="00B555B3"/>
    <w:rsid w:val="00B55732"/>
    <w:rsid w:val="00B56029"/>
    <w:rsid w:val="00B56187"/>
    <w:rsid w:val="00B561F4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B77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380"/>
    <w:rsid w:val="00B74415"/>
    <w:rsid w:val="00B744C0"/>
    <w:rsid w:val="00B74AE6"/>
    <w:rsid w:val="00B75613"/>
    <w:rsid w:val="00B75616"/>
    <w:rsid w:val="00B75BE1"/>
    <w:rsid w:val="00B75D0B"/>
    <w:rsid w:val="00B760AE"/>
    <w:rsid w:val="00B768FC"/>
    <w:rsid w:val="00B76C3C"/>
    <w:rsid w:val="00B76F4B"/>
    <w:rsid w:val="00B77A33"/>
    <w:rsid w:val="00B77B40"/>
    <w:rsid w:val="00B77C3B"/>
    <w:rsid w:val="00B77E87"/>
    <w:rsid w:val="00B80AE5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E9D"/>
    <w:rsid w:val="00B85EA0"/>
    <w:rsid w:val="00B8603A"/>
    <w:rsid w:val="00B86128"/>
    <w:rsid w:val="00B86170"/>
    <w:rsid w:val="00B863A2"/>
    <w:rsid w:val="00B8648C"/>
    <w:rsid w:val="00B86A66"/>
    <w:rsid w:val="00B86C8B"/>
    <w:rsid w:val="00B87167"/>
    <w:rsid w:val="00B87491"/>
    <w:rsid w:val="00B874B4"/>
    <w:rsid w:val="00B875A5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17CE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F3B"/>
    <w:rsid w:val="00BA1FAA"/>
    <w:rsid w:val="00BA2449"/>
    <w:rsid w:val="00BA316F"/>
    <w:rsid w:val="00BA3917"/>
    <w:rsid w:val="00BA3A9C"/>
    <w:rsid w:val="00BA3C74"/>
    <w:rsid w:val="00BA3C9D"/>
    <w:rsid w:val="00BA3E15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E0C"/>
    <w:rsid w:val="00BB0EA8"/>
    <w:rsid w:val="00BB1993"/>
    <w:rsid w:val="00BB1998"/>
    <w:rsid w:val="00BB1F7A"/>
    <w:rsid w:val="00BB20A9"/>
    <w:rsid w:val="00BB2479"/>
    <w:rsid w:val="00BB29DD"/>
    <w:rsid w:val="00BB2D0C"/>
    <w:rsid w:val="00BB2D87"/>
    <w:rsid w:val="00BB31D3"/>
    <w:rsid w:val="00BB36D6"/>
    <w:rsid w:val="00BB37E8"/>
    <w:rsid w:val="00BB3B09"/>
    <w:rsid w:val="00BB3C9C"/>
    <w:rsid w:val="00BB4C51"/>
    <w:rsid w:val="00BB4EBD"/>
    <w:rsid w:val="00BB4F37"/>
    <w:rsid w:val="00BB56D6"/>
    <w:rsid w:val="00BB57C0"/>
    <w:rsid w:val="00BB5D57"/>
    <w:rsid w:val="00BB695F"/>
    <w:rsid w:val="00BB70D1"/>
    <w:rsid w:val="00BB7DD1"/>
    <w:rsid w:val="00BC0167"/>
    <w:rsid w:val="00BC02BE"/>
    <w:rsid w:val="00BC068A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2F"/>
    <w:rsid w:val="00BC635D"/>
    <w:rsid w:val="00BC675F"/>
    <w:rsid w:val="00BC6853"/>
    <w:rsid w:val="00BC6B0A"/>
    <w:rsid w:val="00BC6D46"/>
    <w:rsid w:val="00BC70E5"/>
    <w:rsid w:val="00BC7797"/>
    <w:rsid w:val="00BC7CC8"/>
    <w:rsid w:val="00BC7F1E"/>
    <w:rsid w:val="00BD0A77"/>
    <w:rsid w:val="00BD0C66"/>
    <w:rsid w:val="00BD0DD1"/>
    <w:rsid w:val="00BD110C"/>
    <w:rsid w:val="00BD1502"/>
    <w:rsid w:val="00BD1DD7"/>
    <w:rsid w:val="00BD1FA6"/>
    <w:rsid w:val="00BD201C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923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6164"/>
    <w:rsid w:val="00BD62E7"/>
    <w:rsid w:val="00BD6574"/>
    <w:rsid w:val="00BD679E"/>
    <w:rsid w:val="00BD6A21"/>
    <w:rsid w:val="00BD6AFF"/>
    <w:rsid w:val="00BD73A2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CF"/>
    <w:rsid w:val="00BE52EA"/>
    <w:rsid w:val="00BE5C55"/>
    <w:rsid w:val="00BE67AE"/>
    <w:rsid w:val="00BE685C"/>
    <w:rsid w:val="00BE6C56"/>
    <w:rsid w:val="00BE7123"/>
    <w:rsid w:val="00BE75D4"/>
    <w:rsid w:val="00BF045D"/>
    <w:rsid w:val="00BF0656"/>
    <w:rsid w:val="00BF0792"/>
    <w:rsid w:val="00BF09A6"/>
    <w:rsid w:val="00BF0A33"/>
    <w:rsid w:val="00BF0AA9"/>
    <w:rsid w:val="00BF0DFA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2DD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6B"/>
    <w:rsid w:val="00C151DF"/>
    <w:rsid w:val="00C152E9"/>
    <w:rsid w:val="00C15387"/>
    <w:rsid w:val="00C15843"/>
    <w:rsid w:val="00C15AF0"/>
    <w:rsid w:val="00C15F3B"/>
    <w:rsid w:val="00C1605E"/>
    <w:rsid w:val="00C16136"/>
    <w:rsid w:val="00C161CD"/>
    <w:rsid w:val="00C1645D"/>
    <w:rsid w:val="00C1658B"/>
    <w:rsid w:val="00C169C6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54C"/>
    <w:rsid w:val="00C22ACA"/>
    <w:rsid w:val="00C22EA5"/>
    <w:rsid w:val="00C237FC"/>
    <w:rsid w:val="00C23C0E"/>
    <w:rsid w:val="00C23C3A"/>
    <w:rsid w:val="00C23DC8"/>
    <w:rsid w:val="00C24555"/>
    <w:rsid w:val="00C250B1"/>
    <w:rsid w:val="00C25208"/>
    <w:rsid w:val="00C25628"/>
    <w:rsid w:val="00C25993"/>
    <w:rsid w:val="00C26BCB"/>
    <w:rsid w:val="00C26CB7"/>
    <w:rsid w:val="00C26D40"/>
    <w:rsid w:val="00C26DB7"/>
    <w:rsid w:val="00C26DEC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FB5"/>
    <w:rsid w:val="00C32285"/>
    <w:rsid w:val="00C326D3"/>
    <w:rsid w:val="00C329C6"/>
    <w:rsid w:val="00C3354B"/>
    <w:rsid w:val="00C33F0C"/>
    <w:rsid w:val="00C34446"/>
    <w:rsid w:val="00C34B23"/>
    <w:rsid w:val="00C34CD9"/>
    <w:rsid w:val="00C34DE2"/>
    <w:rsid w:val="00C34FBB"/>
    <w:rsid w:val="00C35278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6222"/>
    <w:rsid w:val="00C465F1"/>
    <w:rsid w:val="00C46672"/>
    <w:rsid w:val="00C46ACE"/>
    <w:rsid w:val="00C4711F"/>
    <w:rsid w:val="00C472FB"/>
    <w:rsid w:val="00C47BA0"/>
    <w:rsid w:val="00C47D19"/>
    <w:rsid w:val="00C5025D"/>
    <w:rsid w:val="00C502C8"/>
    <w:rsid w:val="00C50349"/>
    <w:rsid w:val="00C50552"/>
    <w:rsid w:val="00C50650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44DC"/>
    <w:rsid w:val="00C54B58"/>
    <w:rsid w:val="00C54BE6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D5"/>
    <w:rsid w:val="00C57FF9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24E"/>
    <w:rsid w:val="00C62641"/>
    <w:rsid w:val="00C62692"/>
    <w:rsid w:val="00C629A3"/>
    <w:rsid w:val="00C62B18"/>
    <w:rsid w:val="00C62D35"/>
    <w:rsid w:val="00C63488"/>
    <w:rsid w:val="00C63851"/>
    <w:rsid w:val="00C63A93"/>
    <w:rsid w:val="00C63C81"/>
    <w:rsid w:val="00C63D3C"/>
    <w:rsid w:val="00C6422E"/>
    <w:rsid w:val="00C6441A"/>
    <w:rsid w:val="00C6496A"/>
    <w:rsid w:val="00C649C0"/>
    <w:rsid w:val="00C64FC5"/>
    <w:rsid w:val="00C65216"/>
    <w:rsid w:val="00C65675"/>
    <w:rsid w:val="00C65C95"/>
    <w:rsid w:val="00C65FB8"/>
    <w:rsid w:val="00C6628D"/>
    <w:rsid w:val="00C662E9"/>
    <w:rsid w:val="00C669BB"/>
    <w:rsid w:val="00C66A94"/>
    <w:rsid w:val="00C66AD7"/>
    <w:rsid w:val="00C67037"/>
    <w:rsid w:val="00C670F6"/>
    <w:rsid w:val="00C674E5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2CE"/>
    <w:rsid w:val="00C8245D"/>
    <w:rsid w:val="00C8250A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E71"/>
    <w:rsid w:val="00CA1092"/>
    <w:rsid w:val="00CA144E"/>
    <w:rsid w:val="00CA1D90"/>
    <w:rsid w:val="00CA1E5E"/>
    <w:rsid w:val="00CA1EF4"/>
    <w:rsid w:val="00CA20C0"/>
    <w:rsid w:val="00CA22B1"/>
    <w:rsid w:val="00CA2566"/>
    <w:rsid w:val="00CA26E8"/>
    <w:rsid w:val="00CA2A45"/>
    <w:rsid w:val="00CA3005"/>
    <w:rsid w:val="00CA34E1"/>
    <w:rsid w:val="00CA3BA0"/>
    <w:rsid w:val="00CA3C6E"/>
    <w:rsid w:val="00CA401D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553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CE1"/>
    <w:rsid w:val="00CB3DC4"/>
    <w:rsid w:val="00CB427C"/>
    <w:rsid w:val="00CB4977"/>
    <w:rsid w:val="00CB5712"/>
    <w:rsid w:val="00CB5D6D"/>
    <w:rsid w:val="00CB647C"/>
    <w:rsid w:val="00CB6579"/>
    <w:rsid w:val="00CB69F9"/>
    <w:rsid w:val="00CB6B63"/>
    <w:rsid w:val="00CB76F1"/>
    <w:rsid w:val="00CB776D"/>
    <w:rsid w:val="00CB79F0"/>
    <w:rsid w:val="00CC02A8"/>
    <w:rsid w:val="00CC03F6"/>
    <w:rsid w:val="00CC072F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5D0"/>
    <w:rsid w:val="00CC2C68"/>
    <w:rsid w:val="00CC2D20"/>
    <w:rsid w:val="00CC2D5F"/>
    <w:rsid w:val="00CC2F6F"/>
    <w:rsid w:val="00CC3308"/>
    <w:rsid w:val="00CC3C17"/>
    <w:rsid w:val="00CC4C88"/>
    <w:rsid w:val="00CC5628"/>
    <w:rsid w:val="00CC56C4"/>
    <w:rsid w:val="00CC56DA"/>
    <w:rsid w:val="00CC5A7C"/>
    <w:rsid w:val="00CC6357"/>
    <w:rsid w:val="00CC6786"/>
    <w:rsid w:val="00CC67E8"/>
    <w:rsid w:val="00CC6888"/>
    <w:rsid w:val="00CC69BC"/>
    <w:rsid w:val="00CC6AF4"/>
    <w:rsid w:val="00CC6D27"/>
    <w:rsid w:val="00CC7149"/>
    <w:rsid w:val="00CC7AA5"/>
    <w:rsid w:val="00CD0117"/>
    <w:rsid w:val="00CD05EF"/>
    <w:rsid w:val="00CD0E90"/>
    <w:rsid w:val="00CD0F37"/>
    <w:rsid w:val="00CD15DB"/>
    <w:rsid w:val="00CD1C93"/>
    <w:rsid w:val="00CD208D"/>
    <w:rsid w:val="00CD238B"/>
    <w:rsid w:val="00CD2825"/>
    <w:rsid w:val="00CD28E9"/>
    <w:rsid w:val="00CD29BB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C09"/>
    <w:rsid w:val="00CD7E62"/>
    <w:rsid w:val="00CD7E69"/>
    <w:rsid w:val="00CE08E6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53D2"/>
    <w:rsid w:val="00CE5A86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CD"/>
    <w:rsid w:val="00CF11B6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4"/>
    <w:rsid w:val="00CF384D"/>
    <w:rsid w:val="00CF3851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C0"/>
    <w:rsid w:val="00CF72F3"/>
    <w:rsid w:val="00CF741A"/>
    <w:rsid w:val="00CF747F"/>
    <w:rsid w:val="00CF7485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A2F"/>
    <w:rsid w:val="00D05F48"/>
    <w:rsid w:val="00D06090"/>
    <w:rsid w:val="00D062A1"/>
    <w:rsid w:val="00D0636B"/>
    <w:rsid w:val="00D0670E"/>
    <w:rsid w:val="00D068B0"/>
    <w:rsid w:val="00D070DD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EA9"/>
    <w:rsid w:val="00D13046"/>
    <w:rsid w:val="00D132E8"/>
    <w:rsid w:val="00D1340D"/>
    <w:rsid w:val="00D13CEF"/>
    <w:rsid w:val="00D13EA0"/>
    <w:rsid w:val="00D1433A"/>
    <w:rsid w:val="00D1453C"/>
    <w:rsid w:val="00D147D9"/>
    <w:rsid w:val="00D147EF"/>
    <w:rsid w:val="00D1498B"/>
    <w:rsid w:val="00D14A42"/>
    <w:rsid w:val="00D150DF"/>
    <w:rsid w:val="00D152A1"/>
    <w:rsid w:val="00D15636"/>
    <w:rsid w:val="00D15891"/>
    <w:rsid w:val="00D159CF"/>
    <w:rsid w:val="00D15E14"/>
    <w:rsid w:val="00D16025"/>
    <w:rsid w:val="00D16655"/>
    <w:rsid w:val="00D166FB"/>
    <w:rsid w:val="00D16842"/>
    <w:rsid w:val="00D16C5E"/>
    <w:rsid w:val="00D16EB4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A42"/>
    <w:rsid w:val="00D20B22"/>
    <w:rsid w:val="00D213FB"/>
    <w:rsid w:val="00D21491"/>
    <w:rsid w:val="00D21905"/>
    <w:rsid w:val="00D21A8B"/>
    <w:rsid w:val="00D21B10"/>
    <w:rsid w:val="00D220F1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FC6"/>
    <w:rsid w:val="00D30439"/>
    <w:rsid w:val="00D30751"/>
    <w:rsid w:val="00D30E1B"/>
    <w:rsid w:val="00D31AF5"/>
    <w:rsid w:val="00D31ED5"/>
    <w:rsid w:val="00D32226"/>
    <w:rsid w:val="00D324F5"/>
    <w:rsid w:val="00D333D5"/>
    <w:rsid w:val="00D33511"/>
    <w:rsid w:val="00D33EED"/>
    <w:rsid w:val="00D33FA6"/>
    <w:rsid w:val="00D34079"/>
    <w:rsid w:val="00D34096"/>
    <w:rsid w:val="00D34272"/>
    <w:rsid w:val="00D34398"/>
    <w:rsid w:val="00D347EA"/>
    <w:rsid w:val="00D34918"/>
    <w:rsid w:val="00D34A31"/>
    <w:rsid w:val="00D34AAA"/>
    <w:rsid w:val="00D34AB0"/>
    <w:rsid w:val="00D34E37"/>
    <w:rsid w:val="00D34EDE"/>
    <w:rsid w:val="00D36503"/>
    <w:rsid w:val="00D3656F"/>
    <w:rsid w:val="00D36971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664"/>
    <w:rsid w:val="00D55701"/>
    <w:rsid w:val="00D55FB0"/>
    <w:rsid w:val="00D560FE"/>
    <w:rsid w:val="00D56158"/>
    <w:rsid w:val="00D56B2A"/>
    <w:rsid w:val="00D57058"/>
    <w:rsid w:val="00D57BFD"/>
    <w:rsid w:val="00D57C01"/>
    <w:rsid w:val="00D57C28"/>
    <w:rsid w:val="00D57D57"/>
    <w:rsid w:val="00D60056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76"/>
    <w:rsid w:val="00D62B05"/>
    <w:rsid w:val="00D62C7A"/>
    <w:rsid w:val="00D63426"/>
    <w:rsid w:val="00D63535"/>
    <w:rsid w:val="00D63774"/>
    <w:rsid w:val="00D63A19"/>
    <w:rsid w:val="00D63A48"/>
    <w:rsid w:val="00D63CDC"/>
    <w:rsid w:val="00D63FE0"/>
    <w:rsid w:val="00D63FE8"/>
    <w:rsid w:val="00D6416E"/>
    <w:rsid w:val="00D64389"/>
    <w:rsid w:val="00D6486C"/>
    <w:rsid w:val="00D64949"/>
    <w:rsid w:val="00D64D6F"/>
    <w:rsid w:val="00D64EEF"/>
    <w:rsid w:val="00D65997"/>
    <w:rsid w:val="00D65DAD"/>
    <w:rsid w:val="00D65DC8"/>
    <w:rsid w:val="00D65E99"/>
    <w:rsid w:val="00D65EB8"/>
    <w:rsid w:val="00D66305"/>
    <w:rsid w:val="00D665EF"/>
    <w:rsid w:val="00D66B7F"/>
    <w:rsid w:val="00D66C78"/>
    <w:rsid w:val="00D67A68"/>
    <w:rsid w:val="00D67E02"/>
    <w:rsid w:val="00D70142"/>
    <w:rsid w:val="00D70527"/>
    <w:rsid w:val="00D7064F"/>
    <w:rsid w:val="00D709F9"/>
    <w:rsid w:val="00D7121A"/>
    <w:rsid w:val="00D71437"/>
    <w:rsid w:val="00D72D61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D2"/>
    <w:rsid w:val="00D75AEE"/>
    <w:rsid w:val="00D75B60"/>
    <w:rsid w:val="00D766D4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289"/>
    <w:rsid w:val="00D93500"/>
    <w:rsid w:val="00D93582"/>
    <w:rsid w:val="00D94533"/>
    <w:rsid w:val="00D94659"/>
    <w:rsid w:val="00D9492D"/>
    <w:rsid w:val="00D94D8C"/>
    <w:rsid w:val="00D95D49"/>
    <w:rsid w:val="00D9624C"/>
    <w:rsid w:val="00D96546"/>
    <w:rsid w:val="00D968B6"/>
    <w:rsid w:val="00D96FCE"/>
    <w:rsid w:val="00D97152"/>
    <w:rsid w:val="00D971F8"/>
    <w:rsid w:val="00D977B3"/>
    <w:rsid w:val="00D97AE4"/>
    <w:rsid w:val="00D97C7F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FA"/>
    <w:rsid w:val="00DB0FB6"/>
    <w:rsid w:val="00DB1310"/>
    <w:rsid w:val="00DB165D"/>
    <w:rsid w:val="00DB2048"/>
    <w:rsid w:val="00DB251B"/>
    <w:rsid w:val="00DB2749"/>
    <w:rsid w:val="00DB2751"/>
    <w:rsid w:val="00DB2876"/>
    <w:rsid w:val="00DB3805"/>
    <w:rsid w:val="00DB3886"/>
    <w:rsid w:val="00DB4116"/>
    <w:rsid w:val="00DB4452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7FB"/>
    <w:rsid w:val="00DB7C7F"/>
    <w:rsid w:val="00DB7CFB"/>
    <w:rsid w:val="00DC00ED"/>
    <w:rsid w:val="00DC01EB"/>
    <w:rsid w:val="00DC05C9"/>
    <w:rsid w:val="00DC074A"/>
    <w:rsid w:val="00DC0CE9"/>
    <w:rsid w:val="00DC1246"/>
    <w:rsid w:val="00DC14AE"/>
    <w:rsid w:val="00DC1F57"/>
    <w:rsid w:val="00DC212B"/>
    <w:rsid w:val="00DC2647"/>
    <w:rsid w:val="00DC279B"/>
    <w:rsid w:val="00DC324C"/>
    <w:rsid w:val="00DC33AE"/>
    <w:rsid w:val="00DC348A"/>
    <w:rsid w:val="00DC34BC"/>
    <w:rsid w:val="00DC3653"/>
    <w:rsid w:val="00DC3899"/>
    <w:rsid w:val="00DC38EA"/>
    <w:rsid w:val="00DC39C0"/>
    <w:rsid w:val="00DC433B"/>
    <w:rsid w:val="00DC47FC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75D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556C"/>
    <w:rsid w:val="00DD5579"/>
    <w:rsid w:val="00DD5B6E"/>
    <w:rsid w:val="00DD5C02"/>
    <w:rsid w:val="00DD5F91"/>
    <w:rsid w:val="00DD607E"/>
    <w:rsid w:val="00DD63B7"/>
    <w:rsid w:val="00DD6A3F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660"/>
    <w:rsid w:val="00DE1A4E"/>
    <w:rsid w:val="00DE1DD1"/>
    <w:rsid w:val="00DE1DDB"/>
    <w:rsid w:val="00DE28A0"/>
    <w:rsid w:val="00DE29A1"/>
    <w:rsid w:val="00DE29A4"/>
    <w:rsid w:val="00DE2F2A"/>
    <w:rsid w:val="00DE35B1"/>
    <w:rsid w:val="00DE4776"/>
    <w:rsid w:val="00DE4EAE"/>
    <w:rsid w:val="00DE4F01"/>
    <w:rsid w:val="00DE5283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14E2"/>
    <w:rsid w:val="00DF267F"/>
    <w:rsid w:val="00DF26C3"/>
    <w:rsid w:val="00DF2961"/>
    <w:rsid w:val="00DF2E58"/>
    <w:rsid w:val="00DF2EE8"/>
    <w:rsid w:val="00DF2F35"/>
    <w:rsid w:val="00DF328A"/>
    <w:rsid w:val="00DF3C73"/>
    <w:rsid w:val="00DF3C86"/>
    <w:rsid w:val="00DF3EFF"/>
    <w:rsid w:val="00DF47C7"/>
    <w:rsid w:val="00DF4964"/>
    <w:rsid w:val="00DF4A24"/>
    <w:rsid w:val="00DF4ECC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33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E47"/>
    <w:rsid w:val="00E10FDC"/>
    <w:rsid w:val="00E1122E"/>
    <w:rsid w:val="00E11791"/>
    <w:rsid w:val="00E11794"/>
    <w:rsid w:val="00E118CB"/>
    <w:rsid w:val="00E118D9"/>
    <w:rsid w:val="00E11A85"/>
    <w:rsid w:val="00E11EC9"/>
    <w:rsid w:val="00E11F08"/>
    <w:rsid w:val="00E1200F"/>
    <w:rsid w:val="00E121D5"/>
    <w:rsid w:val="00E12327"/>
    <w:rsid w:val="00E12488"/>
    <w:rsid w:val="00E12DCC"/>
    <w:rsid w:val="00E12F00"/>
    <w:rsid w:val="00E1303C"/>
    <w:rsid w:val="00E13119"/>
    <w:rsid w:val="00E13AA6"/>
    <w:rsid w:val="00E13BBC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857"/>
    <w:rsid w:val="00E3296B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B29"/>
    <w:rsid w:val="00E351FF"/>
    <w:rsid w:val="00E354E3"/>
    <w:rsid w:val="00E360AF"/>
    <w:rsid w:val="00E36866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5A9"/>
    <w:rsid w:val="00E40C22"/>
    <w:rsid w:val="00E4139C"/>
    <w:rsid w:val="00E413D2"/>
    <w:rsid w:val="00E41868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427"/>
    <w:rsid w:val="00E4779B"/>
    <w:rsid w:val="00E50633"/>
    <w:rsid w:val="00E50892"/>
    <w:rsid w:val="00E50BED"/>
    <w:rsid w:val="00E51114"/>
    <w:rsid w:val="00E5158A"/>
    <w:rsid w:val="00E5212F"/>
    <w:rsid w:val="00E521E7"/>
    <w:rsid w:val="00E528B3"/>
    <w:rsid w:val="00E52942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A22"/>
    <w:rsid w:val="00E55BB0"/>
    <w:rsid w:val="00E55EB4"/>
    <w:rsid w:val="00E561BD"/>
    <w:rsid w:val="00E56C0D"/>
    <w:rsid w:val="00E56CE2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B4"/>
    <w:rsid w:val="00E614FB"/>
    <w:rsid w:val="00E61A71"/>
    <w:rsid w:val="00E62195"/>
    <w:rsid w:val="00E62356"/>
    <w:rsid w:val="00E626E2"/>
    <w:rsid w:val="00E62A7E"/>
    <w:rsid w:val="00E62E05"/>
    <w:rsid w:val="00E63109"/>
    <w:rsid w:val="00E637D0"/>
    <w:rsid w:val="00E63F7C"/>
    <w:rsid w:val="00E64031"/>
    <w:rsid w:val="00E641FE"/>
    <w:rsid w:val="00E644A9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14"/>
    <w:rsid w:val="00E71DF8"/>
    <w:rsid w:val="00E71FBE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33B"/>
    <w:rsid w:val="00E77EAA"/>
    <w:rsid w:val="00E80830"/>
    <w:rsid w:val="00E80C40"/>
    <w:rsid w:val="00E80CF2"/>
    <w:rsid w:val="00E80EE6"/>
    <w:rsid w:val="00E8136F"/>
    <w:rsid w:val="00E819AF"/>
    <w:rsid w:val="00E81C7F"/>
    <w:rsid w:val="00E81EA4"/>
    <w:rsid w:val="00E820AB"/>
    <w:rsid w:val="00E822CC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90A3A"/>
    <w:rsid w:val="00E90C69"/>
    <w:rsid w:val="00E9102F"/>
    <w:rsid w:val="00E91079"/>
    <w:rsid w:val="00E91164"/>
    <w:rsid w:val="00E91177"/>
    <w:rsid w:val="00E911FB"/>
    <w:rsid w:val="00E915E9"/>
    <w:rsid w:val="00E91692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A42"/>
    <w:rsid w:val="00E95CC6"/>
    <w:rsid w:val="00E95F89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8D8"/>
    <w:rsid w:val="00EA0F14"/>
    <w:rsid w:val="00EA1704"/>
    <w:rsid w:val="00EA1CBC"/>
    <w:rsid w:val="00EA2961"/>
    <w:rsid w:val="00EA2C95"/>
    <w:rsid w:val="00EA2CE7"/>
    <w:rsid w:val="00EA38A9"/>
    <w:rsid w:val="00EA3B59"/>
    <w:rsid w:val="00EA3C04"/>
    <w:rsid w:val="00EA3D9A"/>
    <w:rsid w:val="00EA3E4F"/>
    <w:rsid w:val="00EA3F5D"/>
    <w:rsid w:val="00EA4A6B"/>
    <w:rsid w:val="00EA4EDA"/>
    <w:rsid w:val="00EA542B"/>
    <w:rsid w:val="00EA55EC"/>
    <w:rsid w:val="00EA5769"/>
    <w:rsid w:val="00EA5782"/>
    <w:rsid w:val="00EA59A1"/>
    <w:rsid w:val="00EA5C86"/>
    <w:rsid w:val="00EA60F6"/>
    <w:rsid w:val="00EA7013"/>
    <w:rsid w:val="00EA73B2"/>
    <w:rsid w:val="00EA7789"/>
    <w:rsid w:val="00EA7BDB"/>
    <w:rsid w:val="00EA7E64"/>
    <w:rsid w:val="00EB0108"/>
    <w:rsid w:val="00EB02BC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F8E"/>
    <w:rsid w:val="00EB5340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45B"/>
    <w:rsid w:val="00EC1690"/>
    <w:rsid w:val="00EC178C"/>
    <w:rsid w:val="00EC22C7"/>
    <w:rsid w:val="00EC25E9"/>
    <w:rsid w:val="00EC273D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FF2"/>
    <w:rsid w:val="00ED029A"/>
    <w:rsid w:val="00ED031B"/>
    <w:rsid w:val="00ED0581"/>
    <w:rsid w:val="00ED0ACA"/>
    <w:rsid w:val="00ED1018"/>
    <w:rsid w:val="00ED102C"/>
    <w:rsid w:val="00ED12F5"/>
    <w:rsid w:val="00ED1356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3090"/>
    <w:rsid w:val="00EE3549"/>
    <w:rsid w:val="00EE36CE"/>
    <w:rsid w:val="00EE3A46"/>
    <w:rsid w:val="00EE3CD1"/>
    <w:rsid w:val="00EE3CFE"/>
    <w:rsid w:val="00EE458B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D0A"/>
    <w:rsid w:val="00EF0718"/>
    <w:rsid w:val="00EF0F65"/>
    <w:rsid w:val="00EF123D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BC6"/>
    <w:rsid w:val="00F04CC8"/>
    <w:rsid w:val="00F05403"/>
    <w:rsid w:val="00F0562F"/>
    <w:rsid w:val="00F05B86"/>
    <w:rsid w:val="00F0605D"/>
    <w:rsid w:val="00F064AB"/>
    <w:rsid w:val="00F067B2"/>
    <w:rsid w:val="00F06F76"/>
    <w:rsid w:val="00F075EF"/>
    <w:rsid w:val="00F0774F"/>
    <w:rsid w:val="00F07EB7"/>
    <w:rsid w:val="00F10004"/>
    <w:rsid w:val="00F1005D"/>
    <w:rsid w:val="00F1022D"/>
    <w:rsid w:val="00F10B0E"/>
    <w:rsid w:val="00F11373"/>
    <w:rsid w:val="00F1148E"/>
    <w:rsid w:val="00F115B1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B6F"/>
    <w:rsid w:val="00F163CD"/>
    <w:rsid w:val="00F16470"/>
    <w:rsid w:val="00F164C2"/>
    <w:rsid w:val="00F1656F"/>
    <w:rsid w:val="00F16CE6"/>
    <w:rsid w:val="00F16FB0"/>
    <w:rsid w:val="00F171C3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4EC7"/>
    <w:rsid w:val="00F25050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CC3"/>
    <w:rsid w:val="00F4502C"/>
    <w:rsid w:val="00F452F3"/>
    <w:rsid w:val="00F4538C"/>
    <w:rsid w:val="00F456F2"/>
    <w:rsid w:val="00F46AD2"/>
    <w:rsid w:val="00F46F6C"/>
    <w:rsid w:val="00F470AC"/>
    <w:rsid w:val="00F4717B"/>
    <w:rsid w:val="00F472D4"/>
    <w:rsid w:val="00F47966"/>
    <w:rsid w:val="00F47B81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9D1"/>
    <w:rsid w:val="00F56DDB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F9"/>
    <w:rsid w:val="00F60DD2"/>
    <w:rsid w:val="00F61142"/>
    <w:rsid w:val="00F6195E"/>
    <w:rsid w:val="00F62358"/>
    <w:rsid w:val="00F627D6"/>
    <w:rsid w:val="00F62B53"/>
    <w:rsid w:val="00F631A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9D"/>
    <w:rsid w:val="00F668F2"/>
    <w:rsid w:val="00F67420"/>
    <w:rsid w:val="00F676BC"/>
    <w:rsid w:val="00F676D7"/>
    <w:rsid w:val="00F679AF"/>
    <w:rsid w:val="00F7011D"/>
    <w:rsid w:val="00F70127"/>
    <w:rsid w:val="00F7035A"/>
    <w:rsid w:val="00F7112E"/>
    <w:rsid w:val="00F7212A"/>
    <w:rsid w:val="00F72B1B"/>
    <w:rsid w:val="00F72C7F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CC7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963"/>
    <w:rsid w:val="00F97B3A"/>
    <w:rsid w:val="00F97D2D"/>
    <w:rsid w:val="00F97D3D"/>
    <w:rsid w:val="00F97FA9"/>
    <w:rsid w:val="00FA0153"/>
    <w:rsid w:val="00FA02CD"/>
    <w:rsid w:val="00FA0490"/>
    <w:rsid w:val="00FA0A08"/>
    <w:rsid w:val="00FA0AAD"/>
    <w:rsid w:val="00FA0DE3"/>
    <w:rsid w:val="00FA0EB7"/>
    <w:rsid w:val="00FA12CB"/>
    <w:rsid w:val="00FA1880"/>
    <w:rsid w:val="00FA1A99"/>
    <w:rsid w:val="00FA1CAC"/>
    <w:rsid w:val="00FA1D6F"/>
    <w:rsid w:val="00FA1E49"/>
    <w:rsid w:val="00FA2012"/>
    <w:rsid w:val="00FA205C"/>
    <w:rsid w:val="00FA212E"/>
    <w:rsid w:val="00FA2491"/>
    <w:rsid w:val="00FA28BD"/>
    <w:rsid w:val="00FA3572"/>
    <w:rsid w:val="00FA3879"/>
    <w:rsid w:val="00FA3B3B"/>
    <w:rsid w:val="00FA40FE"/>
    <w:rsid w:val="00FA411C"/>
    <w:rsid w:val="00FA4D2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B06D0"/>
    <w:rsid w:val="00FB17F4"/>
    <w:rsid w:val="00FB18B6"/>
    <w:rsid w:val="00FB19D2"/>
    <w:rsid w:val="00FB1A26"/>
    <w:rsid w:val="00FB1A97"/>
    <w:rsid w:val="00FB2234"/>
    <w:rsid w:val="00FB2E7D"/>
    <w:rsid w:val="00FB2F74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314"/>
    <w:rsid w:val="00FC1445"/>
    <w:rsid w:val="00FC1DEB"/>
    <w:rsid w:val="00FC215E"/>
    <w:rsid w:val="00FC26E5"/>
    <w:rsid w:val="00FC27AA"/>
    <w:rsid w:val="00FC29BB"/>
    <w:rsid w:val="00FC2C4B"/>
    <w:rsid w:val="00FC2DE4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54B"/>
    <w:rsid w:val="00FD2847"/>
    <w:rsid w:val="00FD2981"/>
    <w:rsid w:val="00FD2F0F"/>
    <w:rsid w:val="00FD3598"/>
    <w:rsid w:val="00FD35D8"/>
    <w:rsid w:val="00FD36AF"/>
    <w:rsid w:val="00FD382F"/>
    <w:rsid w:val="00FD3974"/>
    <w:rsid w:val="00FD442C"/>
    <w:rsid w:val="00FD4BC3"/>
    <w:rsid w:val="00FD4D36"/>
    <w:rsid w:val="00FD4F29"/>
    <w:rsid w:val="00FD4F5F"/>
    <w:rsid w:val="00FD51CD"/>
    <w:rsid w:val="00FD537B"/>
    <w:rsid w:val="00FD541B"/>
    <w:rsid w:val="00FD5787"/>
    <w:rsid w:val="00FD5D99"/>
    <w:rsid w:val="00FD5F0B"/>
    <w:rsid w:val="00FD629B"/>
    <w:rsid w:val="00FD6E7E"/>
    <w:rsid w:val="00FD76A1"/>
    <w:rsid w:val="00FD7CA2"/>
    <w:rsid w:val="00FE04D5"/>
    <w:rsid w:val="00FE0A57"/>
    <w:rsid w:val="00FE0C57"/>
    <w:rsid w:val="00FE0D07"/>
    <w:rsid w:val="00FE0FD7"/>
    <w:rsid w:val="00FE212C"/>
    <w:rsid w:val="00FE28FD"/>
    <w:rsid w:val="00FE293D"/>
    <w:rsid w:val="00FE3804"/>
    <w:rsid w:val="00FE3C4F"/>
    <w:rsid w:val="00FE4529"/>
    <w:rsid w:val="00FE49E1"/>
    <w:rsid w:val="00FE50F3"/>
    <w:rsid w:val="00FE573B"/>
    <w:rsid w:val="00FE5A83"/>
    <w:rsid w:val="00FE5ACD"/>
    <w:rsid w:val="00FE5F8D"/>
    <w:rsid w:val="00FE61E1"/>
    <w:rsid w:val="00FE637B"/>
    <w:rsid w:val="00FE6777"/>
    <w:rsid w:val="00FE691A"/>
    <w:rsid w:val="00FE75C7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3CF5"/>
    <w:rsid w:val="00FF3D48"/>
    <w:rsid w:val="00FF4174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6233F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86692E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paragraph" w:styleId="a9">
    <w:name w:val="Revision"/>
    <w:hidden/>
    <w:uiPriority w:val="99"/>
    <w:semiHidden/>
    <w:rsid w:val="00FE75C7"/>
    <w:rPr>
      <w:rFonts w:ascii="宋体" w:eastAsia="宋体" w:hAnsi="宋体" w:cs="宋体"/>
      <w:kern w:val="0"/>
    </w:rPr>
  </w:style>
  <w:style w:type="character" w:styleId="aa">
    <w:name w:val="annotation reference"/>
    <w:basedOn w:val="a0"/>
    <w:uiPriority w:val="99"/>
    <w:semiHidden/>
    <w:unhideWhenUsed/>
    <w:rsid w:val="00576B64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576B64"/>
  </w:style>
  <w:style w:type="character" w:customStyle="1" w:styleId="ac">
    <w:name w:val="批注文字 字符"/>
    <w:basedOn w:val="a0"/>
    <w:link w:val="ab"/>
    <w:uiPriority w:val="99"/>
    <w:semiHidden/>
    <w:rsid w:val="00576B64"/>
    <w:rPr>
      <w:rFonts w:ascii="宋体" w:eastAsia="宋体" w:hAnsi="宋体" w:cs="宋体"/>
      <w:kern w:val="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76B64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576B64"/>
    <w:rPr>
      <w:rFonts w:ascii="宋体" w:eastAsia="宋体" w:hAnsi="宋体" w:cs="宋体"/>
      <w:b/>
      <w:bCs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B3FA89-B260-1C48-AA7B-0AED028E8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11192</TotalTime>
  <Pages>13</Pages>
  <Words>932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shuang zhang</cp:lastModifiedBy>
  <cp:revision>8980</cp:revision>
  <dcterms:created xsi:type="dcterms:W3CDTF">2023-08-22T05:25:00Z</dcterms:created>
  <dcterms:modified xsi:type="dcterms:W3CDTF">2023-12-29T01:57:00Z</dcterms:modified>
</cp:coreProperties>
</file>