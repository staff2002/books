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27CCDD" w14:textId="77777777" w:rsidR="00AD5C9E" w:rsidRPr="00AD5C9E" w:rsidRDefault="004E7FB3" w:rsidP="00BA7D9B">
      <w:pPr>
        <w:pStyle w:val="1"/>
        <w:widowControl w:val="0"/>
        <w:tabs>
          <w:tab w:val="right" w:pos="8505"/>
        </w:tabs>
        <w:topLinePunct/>
        <w:spacing w:beforeLines="50" w:before="211" w:beforeAutospacing="0" w:after="0" w:afterAutospacing="0" w:line="360" w:lineRule="auto"/>
        <w:ind w:rightChars="2" w:right="5"/>
        <w:jc w:val="both"/>
        <w:textAlignment w:val="center"/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第</w:t>
      </w:r>
      <w:r w:rsidR="001A744E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8</w:t>
      </w:r>
      <w:r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章 </w:t>
      </w:r>
      <w:r w:rsidR="001A744E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干活全靠我一人</w:t>
      </w:r>
      <w:r w:rsidR="002466D1" w:rsidRPr="002466D1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——</w:t>
      </w:r>
      <w:r w:rsidR="001A744E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单例</w:t>
      </w:r>
      <w:r w:rsidR="002466D1" w:rsidRPr="002466D1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模式</w:t>
      </w:r>
    </w:p>
    <w:p w14:paraId="1DEB2C1B" w14:textId="4F75AA65" w:rsidR="007211B3" w:rsidRDefault="00DB09F5" w:rsidP="00DB09F5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8.1</w:t>
      </w:r>
      <w:r w:rsidR="002466D1"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 </w:t>
      </w:r>
      <w:ins w:id="0" w:author="shuang zhang" w:date="2023-11-22T10:53:00Z">
        <w:r w:rsidR="00812897">
          <w:rPr>
            <w:rFonts w:ascii="Impact" w:eastAsia="方正大黑简体" w:hAnsi="Impact" w:cs="Times New Roman" w:hint="eastAsia"/>
            <w:b w:val="0"/>
            <w:bCs w:val="0"/>
            <w:noProof/>
            <w:szCs w:val="21"/>
          </w:rPr>
          <w:t>异常忙碌</w:t>
        </w:r>
      </w:ins>
      <w:del w:id="1" w:author="shuang zhang" w:date="2023-11-22T10:53:00Z">
        <w:r w:rsidR="00D54583" w:rsidDel="00812897">
          <w:rPr>
            <w:rFonts w:ascii="Impact" w:eastAsia="方正大黑简体" w:hAnsi="Impact" w:cs="Times New Roman" w:hint="eastAsia"/>
            <w:b w:val="0"/>
            <w:bCs w:val="0"/>
            <w:noProof/>
            <w:szCs w:val="21"/>
          </w:rPr>
          <w:delText>快要忙死</w:delText>
        </w:r>
      </w:del>
      <w:r w:rsidR="00D54583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的项目经理</w:t>
      </w:r>
    </w:p>
    <w:p w14:paraId="6207B7FC" w14:textId="726DDDAF" w:rsidR="002466D1" w:rsidRDefault="002466D1" w:rsidP="000F23FB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76223A">
        <w:rPr>
          <w:rFonts w:hint="eastAsia"/>
        </w:rPr>
        <w:t>我参与的第一个</w:t>
      </w:r>
      <w:r w:rsidR="00EA2CE7">
        <w:rPr>
          <w:rFonts w:hint="eastAsia"/>
        </w:rPr>
        <w:t>项目</w:t>
      </w:r>
      <w:r w:rsidR="0076223A">
        <w:rPr>
          <w:rFonts w:hint="eastAsia"/>
        </w:rPr>
        <w:t>终于要上线了！</w:t>
      </w:r>
      <w:r w:rsidR="00EA2CE7">
        <w:rPr>
          <w:rFonts w:hint="eastAsia"/>
        </w:rPr>
        <w:t>最近</w:t>
      </w:r>
      <w:r w:rsidR="00D54583">
        <w:rPr>
          <w:rFonts w:hint="eastAsia"/>
        </w:rPr>
        <w:t>项目经理</w:t>
      </w:r>
      <w:r w:rsidR="0076223A">
        <w:rPr>
          <w:rFonts w:hint="eastAsia"/>
        </w:rPr>
        <w:t>可是</w:t>
      </w:r>
      <w:del w:id="2" w:author="shuang zhang" w:date="2023-11-22T10:53:00Z">
        <w:r w:rsidR="00D54583" w:rsidDel="00812897">
          <w:rPr>
            <w:rFonts w:hint="eastAsia"/>
          </w:rPr>
          <w:delText>快忙死了</w:delText>
        </w:r>
      </w:del>
      <w:ins w:id="3" w:author="shuang zhang" w:date="2023-11-22T10:53:00Z">
        <w:r w:rsidR="00812897">
          <w:rPr>
            <w:rFonts w:hint="eastAsia"/>
          </w:rPr>
          <w:t>忙得团团转</w:t>
        </w:r>
      </w:ins>
      <w:r w:rsidR="00A21AEF">
        <w:rPr>
          <w:rFonts w:hint="eastAsia"/>
        </w:rPr>
        <w:t>，</w:t>
      </w:r>
      <w:r w:rsidR="00AB12CC">
        <w:rPr>
          <w:rFonts w:hint="eastAsia"/>
        </w:rPr>
        <w:t>这两个</w:t>
      </w:r>
      <w:r w:rsidR="00685607">
        <w:rPr>
          <w:rFonts w:hint="eastAsia"/>
        </w:rPr>
        <w:t>星期</w:t>
      </w:r>
      <w:r w:rsidR="00FA40FE">
        <w:rPr>
          <w:rFonts w:hint="eastAsia"/>
        </w:rPr>
        <w:t>一直</w:t>
      </w:r>
      <w:r w:rsidR="00685607">
        <w:rPr>
          <w:rFonts w:hint="eastAsia"/>
        </w:rPr>
        <w:t>在加班</w:t>
      </w:r>
      <w:r w:rsidR="007A22BE">
        <w:rPr>
          <w:rFonts w:hint="eastAsia"/>
        </w:rPr>
        <w:t>。</w:t>
      </w:r>
    </w:p>
    <w:p w14:paraId="5D2A36E1" w14:textId="77777777" w:rsidR="002466D1" w:rsidRDefault="002466D1" w:rsidP="000F23FB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D54583">
        <w:rPr>
          <w:rFonts w:hint="eastAsia"/>
        </w:rPr>
        <w:t>是呀，项目快要上线了，事情比较多。</w:t>
      </w:r>
      <w:r w:rsidR="00605BA2">
        <w:rPr>
          <w:rFonts w:hint="eastAsia"/>
        </w:rPr>
        <w:t>开发工作在收尾</w:t>
      </w:r>
      <w:r w:rsidR="00D54583">
        <w:rPr>
          <w:rFonts w:hint="eastAsia"/>
        </w:rPr>
        <w:t>，客户又提了一些需求变更，经过评估也要做</w:t>
      </w:r>
      <w:r w:rsidR="00B86C8B">
        <w:rPr>
          <w:rFonts w:hint="eastAsia"/>
        </w:rPr>
        <w:t>，进度面临很大压力。</w:t>
      </w:r>
      <w:r w:rsidR="00685607">
        <w:rPr>
          <w:rFonts w:hint="eastAsia"/>
        </w:rPr>
        <w:t>上线前还要做安全扫描，修改</w:t>
      </w:r>
      <w:r w:rsidR="00C37F85">
        <w:rPr>
          <w:rFonts w:hint="eastAsia"/>
        </w:rPr>
        <w:t>安全</w:t>
      </w:r>
      <w:r w:rsidR="00685607">
        <w:rPr>
          <w:rFonts w:hint="eastAsia"/>
        </w:rPr>
        <w:t>问题。UAT</w:t>
      </w:r>
      <w:r w:rsidR="000417C2">
        <w:rPr>
          <w:rStyle w:val="a8"/>
        </w:rPr>
        <w:footnoteReference w:id="1"/>
      </w:r>
      <w:r w:rsidR="00685607">
        <w:rPr>
          <w:rFonts w:hint="eastAsia"/>
        </w:rPr>
        <w:t>的问题也需要和客户沟通。最要命的是项目二期已经开始准备了</w:t>
      </w:r>
      <w:r w:rsidR="0076424D">
        <w:rPr>
          <w:rFonts w:hint="eastAsia"/>
        </w:rPr>
        <w:t>。项目经理</w:t>
      </w:r>
      <w:r w:rsidR="00ED25AF">
        <w:rPr>
          <w:rFonts w:hint="eastAsia"/>
        </w:rPr>
        <w:t>最近</w:t>
      </w:r>
      <w:r w:rsidR="0076424D">
        <w:rPr>
          <w:rFonts w:hint="eastAsia"/>
        </w:rPr>
        <w:t>确实忙</w:t>
      </w:r>
      <w:r w:rsidR="003F4E46">
        <w:rPr>
          <w:rFonts w:hint="eastAsia"/>
        </w:rPr>
        <w:t>得</w:t>
      </w:r>
      <w:r w:rsidR="0076424D">
        <w:rPr>
          <w:rFonts w:hint="eastAsia"/>
        </w:rPr>
        <w:t>不可开交</w:t>
      </w:r>
      <w:r w:rsidR="0092520A">
        <w:rPr>
          <w:rFonts w:hint="eastAsia"/>
        </w:rPr>
        <w:t>。</w:t>
      </w:r>
      <w:r w:rsidR="00161E0E">
        <w:rPr>
          <w:rFonts w:hint="eastAsia"/>
        </w:rPr>
        <w:t>没事，你狮哥他挺得住！</w:t>
      </w:r>
    </w:p>
    <w:p w14:paraId="37884B00" w14:textId="77777777" w:rsidR="007E29AF" w:rsidRDefault="007E29AF" w:rsidP="007E29AF">
      <w:pPr>
        <w:spacing w:beforeLines="50" w:before="211" w:line="360" w:lineRule="auto"/>
        <w:jc w:val="center"/>
      </w:pPr>
      <w:r>
        <w:rPr>
          <w:noProof/>
        </w:rPr>
        <w:drawing>
          <wp:inline distT="0" distB="0" distL="0" distR="0" wp14:anchorId="72BA834C" wp14:editId="784BEE85">
            <wp:extent cx="4970352" cy="2893929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未命名作品 11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858" cy="291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231C" w14:textId="77777777" w:rsidR="00D7487D" w:rsidRDefault="002466D1" w:rsidP="00D7487D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685607">
        <w:rPr>
          <w:rFonts w:hint="eastAsia"/>
        </w:rPr>
        <w:t>咱们公司太抠门了，就不能再安排一位项目经理吗？</w:t>
      </w:r>
    </w:p>
    <w:p w14:paraId="06F99010" w14:textId="77777777" w:rsidR="00685607" w:rsidRDefault="00685607" w:rsidP="00D7487D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lastRenderedPageBreak/>
        <w:t>熊小猫：</w:t>
      </w:r>
      <w:r w:rsidR="00352663">
        <w:rPr>
          <w:rFonts w:hint="eastAsia"/>
        </w:rPr>
        <w:t>这可</w:t>
      </w:r>
      <w:r>
        <w:rPr>
          <w:rFonts w:hint="eastAsia"/>
        </w:rPr>
        <w:t>不是公司抠门</w:t>
      </w:r>
      <w:r w:rsidR="00E015C2">
        <w:rPr>
          <w:rFonts w:hint="eastAsia"/>
        </w:rPr>
        <w:t>。</w:t>
      </w:r>
      <w:r>
        <w:rPr>
          <w:rFonts w:hint="eastAsia"/>
        </w:rPr>
        <w:t>一个项目一般只能有一</w:t>
      </w:r>
      <w:r w:rsidR="002719A9">
        <w:rPr>
          <w:rFonts w:hint="eastAsia"/>
        </w:rPr>
        <w:t>位</w:t>
      </w:r>
      <w:r>
        <w:rPr>
          <w:rFonts w:hint="eastAsia"/>
        </w:rPr>
        <w:t>项目经理。项目经理需要掌握项目的所有上下文，统筹大局。</w:t>
      </w:r>
      <w:r w:rsidR="00DE0F6F">
        <w:rPr>
          <w:rFonts w:hint="eastAsia"/>
        </w:rPr>
        <w:t>咱们项目</w:t>
      </w:r>
      <w:r w:rsidR="002A772E">
        <w:rPr>
          <w:rFonts w:hint="eastAsia"/>
        </w:rPr>
        <w:t>运行到</w:t>
      </w:r>
      <w:r w:rsidR="00DE0F6F">
        <w:rPr>
          <w:rFonts w:hint="eastAsia"/>
        </w:rPr>
        <w:t>这个阶段，</w:t>
      </w:r>
      <w:r w:rsidR="00565D00">
        <w:rPr>
          <w:rFonts w:hint="eastAsia"/>
        </w:rPr>
        <w:t>项目上下文非常复杂，</w:t>
      </w:r>
      <w:r>
        <w:rPr>
          <w:rFonts w:hint="eastAsia"/>
        </w:rPr>
        <w:t>即使</w:t>
      </w:r>
      <w:r w:rsidR="009B6AC3">
        <w:rPr>
          <w:rFonts w:hint="eastAsia"/>
        </w:rPr>
        <w:t>再</w:t>
      </w:r>
      <w:r>
        <w:rPr>
          <w:rFonts w:hint="eastAsia"/>
        </w:rPr>
        <w:t>派一位项目经理</w:t>
      </w:r>
      <w:r w:rsidR="00DB251B">
        <w:rPr>
          <w:rFonts w:hint="eastAsia"/>
        </w:rPr>
        <w:t>，也只能做</w:t>
      </w:r>
      <w:r w:rsidR="008C456D">
        <w:rPr>
          <w:rFonts w:hint="eastAsia"/>
        </w:rPr>
        <w:t>一些</w:t>
      </w:r>
      <w:r w:rsidR="00DB251B">
        <w:rPr>
          <w:rFonts w:hint="eastAsia"/>
        </w:rPr>
        <w:t>辅助工作，</w:t>
      </w:r>
      <w:r>
        <w:rPr>
          <w:rFonts w:hint="eastAsia"/>
        </w:rPr>
        <w:t>作用有限，搞不好还会出乱子</w:t>
      </w:r>
      <w:r w:rsidR="0022772E">
        <w:rPr>
          <w:rFonts w:hint="eastAsia"/>
        </w:rPr>
        <w:t>。</w:t>
      </w:r>
      <w:r>
        <w:rPr>
          <w:rFonts w:hint="eastAsia"/>
        </w:rPr>
        <w:t>项目总会有张有弛，关键时刻只能项目经理扛一下。</w:t>
      </w:r>
    </w:p>
    <w:p w14:paraId="2F1873B5" w14:textId="77777777" w:rsidR="0035282C" w:rsidRDefault="0035282C" w:rsidP="0035282C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</w:t>
      </w:r>
      <w:r w:rsidR="002466D1">
        <w:rPr>
          <w:rFonts w:hint="eastAsia"/>
        </w:rPr>
        <w:t>：</w:t>
      </w:r>
      <w:r>
        <w:rPr>
          <w:rFonts w:hint="eastAsia"/>
        </w:rPr>
        <w:t>还真的是这样，</w:t>
      </w:r>
      <w:r w:rsidR="00DD0226">
        <w:rPr>
          <w:rFonts w:hint="eastAsia"/>
        </w:rPr>
        <w:t>一个</w:t>
      </w:r>
      <w:r>
        <w:rPr>
          <w:rFonts w:hint="eastAsia"/>
        </w:rPr>
        <w:t>项目中</w:t>
      </w:r>
      <w:r w:rsidR="00DD0226">
        <w:rPr>
          <w:rFonts w:hint="eastAsia"/>
        </w:rPr>
        <w:t>，</w:t>
      </w:r>
      <w:r>
        <w:rPr>
          <w:rFonts w:hint="eastAsia"/>
        </w:rPr>
        <w:t>产品经理、程序员、测试人员可以有很多，但是项目经理</w:t>
      </w:r>
      <w:r w:rsidR="00EC7187">
        <w:rPr>
          <w:rFonts w:hint="eastAsia"/>
        </w:rPr>
        <w:t>通常</w:t>
      </w:r>
      <w:r>
        <w:rPr>
          <w:rFonts w:hint="eastAsia"/>
        </w:rPr>
        <w:t>只有一个。</w:t>
      </w:r>
    </w:p>
    <w:p w14:paraId="581BB292" w14:textId="77777777" w:rsidR="0035282C" w:rsidRDefault="0035282C" w:rsidP="0035282C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熊小猫：程序</w:t>
      </w:r>
      <w:r w:rsidR="00135054">
        <w:rPr>
          <w:rFonts w:hint="eastAsia"/>
        </w:rPr>
        <w:t>中</w:t>
      </w:r>
      <w:r w:rsidR="00D26C61">
        <w:rPr>
          <w:rFonts w:hint="eastAsia"/>
        </w:rPr>
        <w:t>的对象也有同样情况</w:t>
      </w:r>
      <w:r w:rsidR="00AE7D6B">
        <w:rPr>
          <w:rFonts w:hint="eastAsia"/>
        </w:rPr>
        <w:t>，有时</w:t>
      </w:r>
      <w:r w:rsidR="00D26C61">
        <w:rPr>
          <w:rFonts w:hint="eastAsia"/>
        </w:rPr>
        <w:t>全局只能存在一个实例。</w:t>
      </w:r>
      <w:r w:rsidR="002A4ECC">
        <w:rPr>
          <w:rFonts w:hint="eastAsia"/>
        </w:rPr>
        <w:t>例如</w:t>
      </w:r>
      <w:r w:rsidR="008444E6">
        <w:rPr>
          <w:rFonts w:hint="eastAsia"/>
        </w:rPr>
        <w:t>程序中负责</w:t>
      </w:r>
      <w:r w:rsidR="00EB631E">
        <w:rPr>
          <w:rFonts w:hint="eastAsia"/>
        </w:rPr>
        <w:t>协调</w:t>
      </w:r>
      <w:r w:rsidR="008444E6">
        <w:rPr>
          <w:rFonts w:hint="eastAsia"/>
        </w:rPr>
        <w:t>工作的对象</w:t>
      </w:r>
      <w:r>
        <w:rPr>
          <w:rFonts w:hint="eastAsia"/>
        </w:rPr>
        <w:t>，需要了解程序运行的上下文和状态</w:t>
      </w:r>
      <w:r w:rsidR="00346CE0">
        <w:rPr>
          <w:rFonts w:hint="eastAsia"/>
        </w:rPr>
        <w:t>，统一安排资源</w:t>
      </w:r>
      <w:r w:rsidR="008A01EB">
        <w:rPr>
          <w:rFonts w:hint="eastAsia"/>
        </w:rPr>
        <w:t>。如果出现两个协调者，就会产生冲突。</w:t>
      </w:r>
    </w:p>
    <w:p w14:paraId="399E751A" w14:textId="77777777" w:rsidR="008A01EB" w:rsidRDefault="008A01EB" w:rsidP="0035282C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兔小白：如果有两个项目经理，</w:t>
      </w:r>
      <w:r w:rsidR="009D1B41">
        <w:rPr>
          <w:rFonts w:hint="eastAsia"/>
        </w:rPr>
        <w:t>他俩没有协调好，</w:t>
      </w:r>
      <w:r>
        <w:rPr>
          <w:rFonts w:hint="eastAsia"/>
        </w:rPr>
        <w:t>一个让我开发新需求，一个让我改Bug，我可就</w:t>
      </w:r>
      <w:r w:rsidR="00560F19">
        <w:rPr>
          <w:rFonts w:hint="eastAsia"/>
        </w:rPr>
        <w:t>抓狂了！</w:t>
      </w:r>
    </w:p>
    <w:p w14:paraId="0EFF3160" w14:textId="77777777" w:rsidR="00DD0226" w:rsidRDefault="00DD0226" w:rsidP="0035282C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9472A5">
        <w:rPr>
          <w:rFonts w:hint="eastAsia"/>
        </w:rPr>
        <w:t>程序里也有</w:t>
      </w:r>
      <w:r w:rsidR="00492715">
        <w:rPr>
          <w:rFonts w:hint="eastAsia"/>
        </w:rPr>
        <w:t>类似</w:t>
      </w:r>
      <w:r w:rsidR="009472A5">
        <w:rPr>
          <w:rFonts w:hint="eastAsia"/>
        </w:rPr>
        <w:t>场景。</w:t>
      </w:r>
      <w:r w:rsidR="0074183F">
        <w:rPr>
          <w:rFonts w:hint="eastAsia"/>
        </w:rPr>
        <w:t>例如线程池管理器</w:t>
      </w:r>
      <w:r w:rsidR="009472A5">
        <w:rPr>
          <w:rFonts w:hint="eastAsia"/>
        </w:rPr>
        <w:t>要全局唯一</w:t>
      </w:r>
      <w:r w:rsidR="00E05AE6">
        <w:rPr>
          <w:rFonts w:hint="eastAsia"/>
        </w:rPr>
        <w:t>，</w:t>
      </w:r>
      <w:r w:rsidR="00D13046">
        <w:rPr>
          <w:rFonts w:hint="eastAsia"/>
        </w:rPr>
        <w:t>才能</w:t>
      </w:r>
      <w:r w:rsidR="00753D73">
        <w:rPr>
          <w:rFonts w:hint="eastAsia"/>
        </w:rPr>
        <w:t>控制好线程数量</w:t>
      </w:r>
      <w:r w:rsidR="00D13046">
        <w:rPr>
          <w:rFonts w:hint="eastAsia"/>
        </w:rPr>
        <w:t>。</w:t>
      </w:r>
      <w:r w:rsidR="009472A5">
        <w:rPr>
          <w:rFonts w:hint="eastAsia"/>
        </w:rPr>
        <w:t>否则两个线程池管理器</w:t>
      </w:r>
      <w:r w:rsidR="00AD53EA">
        <w:rPr>
          <w:rFonts w:hint="eastAsia"/>
        </w:rPr>
        <w:t>各管各的</w:t>
      </w:r>
      <w:r w:rsidR="009472A5">
        <w:rPr>
          <w:rFonts w:hint="eastAsia"/>
        </w:rPr>
        <w:t>，线程数量就要翻倍了。</w:t>
      </w:r>
    </w:p>
    <w:p w14:paraId="6F15FBED" w14:textId="77777777" w:rsidR="009472A5" w:rsidRDefault="009472A5" w:rsidP="0035282C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195B32">
        <w:rPr>
          <w:rFonts w:hint="eastAsia"/>
        </w:rPr>
        <w:t>协调工作</w:t>
      </w:r>
      <w:r w:rsidR="00577B94">
        <w:rPr>
          <w:rFonts w:hint="eastAsia"/>
        </w:rPr>
        <w:t>确实</w:t>
      </w:r>
      <w:r w:rsidR="00195B32">
        <w:rPr>
          <w:rFonts w:hint="eastAsia"/>
        </w:rPr>
        <w:t>只能</w:t>
      </w:r>
      <w:r w:rsidR="00611E68">
        <w:rPr>
          <w:rFonts w:hint="eastAsia"/>
        </w:rPr>
        <w:t>由</w:t>
      </w:r>
      <w:r w:rsidR="00195B32">
        <w:rPr>
          <w:rFonts w:hint="eastAsia"/>
        </w:rPr>
        <w:t>一个</w:t>
      </w:r>
      <w:r w:rsidR="00611E68">
        <w:rPr>
          <w:rFonts w:hint="eastAsia"/>
        </w:rPr>
        <w:t>实例</w:t>
      </w:r>
      <w:r w:rsidR="00195B32">
        <w:rPr>
          <w:rFonts w:hint="eastAsia"/>
        </w:rPr>
        <w:t>来承担。程序是如何</w:t>
      </w:r>
      <w:r w:rsidR="008443B9">
        <w:rPr>
          <w:rFonts w:hint="eastAsia"/>
        </w:rPr>
        <w:t>做到一个类在</w:t>
      </w:r>
      <w:r w:rsidR="00195B32">
        <w:rPr>
          <w:rFonts w:hint="eastAsia"/>
        </w:rPr>
        <w:t>全局只生成一个实例呢？</w:t>
      </w:r>
    </w:p>
    <w:p w14:paraId="396E9AF3" w14:textId="77C2436B" w:rsidR="00195B32" w:rsidRDefault="00195B32" w:rsidP="0035282C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熊小猫：单例模式</w:t>
      </w:r>
      <w:r w:rsidR="00151CBA">
        <w:rPr>
          <w:rFonts w:hint="eastAsia"/>
        </w:rPr>
        <w:t>就是用来解决这个问题的</w:t>
      </w:r>
      <w:r>
        <w:rPr>
          <w:rFonts w:hint="eastAsia"/>
        </w:rPr>
        <w:t>。单例模式</w:t>
      </w:r>
      <w:r w:rsidR="00EC52C7">
        <w:rPr>
          <w:rFonts w:hint="eastAsia"/>
        </w:rPr>
        <w:t>的</w:t>
      </w:r>
      <w:r w:rsidR="00A83BC0">
        <w:rPr>
          <w:rFonts w:hint="eastAsia"/>
        </w:rPr>
        <w:t>目的很明确</w:t>
      </w:r>
      <w:r>
        <w:rPr>
          <w:rFonts w:hint="eastAsia"/>
        </w:rPr>
        <w:t>，确保</w:t>
      </w:r>
      <w:r w:rsidR="002D1D38">
        <w:rPr>
          <w:rFonts w:hint="eastAsia"/>
        </w:rPr>
        <w:t>一个类在</w:t>
      </w:r>
      <w:r>
        <w:rPr>
          <w:rFonts w:hint="eastAsia"/>
        </w:rPr>
        <w:t>全局只有一个实例。</w:t>
      </w:r>
      <w:r w:rsidR="0040762D">
        <w:rPr>
          <w:rFonts w:hint="eastAsia"/>
        </w:rPr>
        <w:t>客户端</w:t>
      </w:r>
      <w:ins w:id="4" w:author="shuang zhang" w:date="2023-11-22T10:54:00Z">
        <w:r w:rsidR="00812897">
          <w:rPr>
            <w:rFonts w:hint="eastAsia"/>
          </w:rPr>
          <w:t>中</w:t>
        </w:r>
      </w:ins>
      <w:r w:rsidR="00356D65">
        <w:rPr>
          <w:rFonts w:hint="eastAsia"/>
        </w:rPr>
        <w:t>任何</w:t>
      </w:r>
      <w:r>
        <w:rPr>
          <w:rFonts w:hint="eastAsia"/>
        </w:rPr>
        <w:t>使用该类实例的</w:t>
      </w:r>
      <w:r w:rsidR="00356D65">
        <w:rPr>
          <w:rFonts w:hint="eastAsia"/>
        </w:rPr>
        <w:t>地方</w:t>
      </w:r>
      <w:r>
        <w:rPr>
          <w:rFonts w:hint="eastAsia"/>
        </w:rPr>
        <w:t>，</w:t>
      </w:r>
      <w:r w:rsidR="00034B60">
        <w:rPr>
          <w:rFonts w:hint="eastAsia"/>
        </w:rPr>
        <w:t>获取</w:t>
      </w:r>
      <w:r w:rsidR="00356D65">
        <w:rPr>
          <w:rFonts w:hint="eastAsia"/>
        </w:rPr>
        <w:t>到</w:t>
      </w:r>
      <w:r w:rsidR="00034B60">
        <w:rPr>
          <w:rFonts w:hint="eastAsia"/>
        </w:rPr>
        <w:t>的都是全局唯一的实例</w:t>
      </w:r>
      <w:r>
        <w:rPr>
          <w:rFonts w:hint="eastAsia"/>
        </w:rPr>
        <w:t>。</w:t>
      </w:r>
      <w:r w:rsidR="000E55EE">
        <w:rPr>
          <w:rFonts w:hint="eastAsia"/>
        </w:rPr>
        <w:t>单例模式</w:t>
      </w:r>
      <w:r w:rsidR="00560CE2">
        <w:rPr>
          <w:rFonts w:hint="eastAsia"/>
        </w:rPr>
        <w:t>的</w:t>
      </w:r>
      <w:r>
        <w:rPr>
          <w:rFonts w:hint="eastAsia"/>
        </w:rPr>
        <w:t>代码实现有一些技巧，咱们打开</w:t>
      </w:r>
      <w:r w:rsidR="00B83C3F">
        <w:rPr>
          <w:rFonts w:hint="eastAsia"/>
        </w:rPr>
        <w:t>电脑</w:t>
      </w:r>
      <w:r>
        <w:rPr>
          <w:rFonts w:hint="eastAsia"/>
        </w:rPr>
        <w:t>，边写边讲。</w:t>
      </w:r>
    </w:p>
    <w:p w14:paraId="633B2CD3" w14:textId="77777777" w:rsidR="00E91079" w:rsidRDefault="00E91079" w:rsidP="00E91079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lastRenderedPageBreak/>
        <w:t xml:space="preserve">8.2 </w:t>
      </w:r>
      <w:r w:rsidR="001273E9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懒汉式实现单例模式</w:t>
      </w:r>
    </w:p>
    <w:p w14:paraId="70337E9B" w14:textId="77777777" w:rsidR="001273E9" w:rsidRDefault="001273E9" w:rsidP="002233BA">
      <w:pPr>
        <w:spacing w:beforeLines="50" w:before="211" w:line="360" w:lineRule="auto"/>
        <w:ind w:firstLine="482"/>
        <w:jc w:val="both"/>
      </w:pPr>
      <w:r>
        <w:rPr>
          <w:rFonts w:hint="eastAsia"/>
        </w:rPr>
        <w:t>熊小猫：你觉得要保证一个类只有一个实例，首先应该做什么？</w:t>
      </w:r>
    </w:p>
    <w:p w14:paraId="028CE5FE" w14:textId="77777777" w:rsidR="00446233" w:rsidRDefault="001273E9" w:rsidP="002233BA">
      <w:pPr>
        <w:spacing w:beforeLines="50" w:before="211" w:line="360" w:lineRule="auto"/>
        <w:ind w:firstLine="482"/>
        <w:jc w:val="both"/>
      </w:pPr>
      <w:r>
        <w:rPr>
          <w:rFonts w:hint="eastAsia"/>
        </w:rPr>
        <w:t>兔小白：</w:t>
      </w:r>
      <w:r w:rsidR="00975F62">
        <w:rPr>
          <w:rFonts w:hint="eastAsia"/>
        </w:rPr>
        <w:t>应该先把</w:t>
      </w:r>
      <w:r w:rsidR="004800CC">
        <w:rPr>
          <w:rFonts w:hint="eastAsia"/>
        </w:rPr>
        <w:t>构造</w:t>
      </w:r>
      <w:r>
        <w:rPr>
          <w:rFonts w:hint="eastAsia"/>
        </w:rPr>
        <w:t>对象的大门要关起来，也就是不能</w:t>
      </w:r>
      <w:r w:rsidR="00314902">
        <w:rPr>
          <w:rFonts w:hint="eastAsia"/>
        </w:rPr>
        <w:t>随意</w:t>
      </w:r>
      <w:r>
        <w:rPr>
          <w:rFonts w:hint="eastAsia"/>
        </w:rPr>
        <w:t>通过new</w:t>
      </w:r>
      <w:r w:rsidR="00266DEB">
        <w:rPr>
          <w:rFonts w:hint="eastAsia"/>
        </w:rPr>
        <w:t>关键字</w:t>
      </w:r>
      <w:r w:rsidR="00AF6C67">
        <w:rPr>
          <w:rFonts w:hint="eastAsia"/>
        </w:rPr>
        <w:t>构造</w:t>
      </w:r>
      <w:r>
        <w:rPr>
          <w:rFonts w:hint="eastAsia"/>
        </w:rPr>
        <w:t>对象。</w:t>
      </w:r>
    </w:p>
    <w:p w14:paraId="725FE11D" w14:textId="77777777" w:rsidR="001273E9" w:rsidRDefault="00446233" w:rsidP="002233BA">
      <w:pPr>
        <w:spacing w:beforeLines="50" w:before="211" w:line="360" w:lineRule="auto"/>
        <w:ind w:firstLine="482"/>
        <w:jc w:val="both"/>
      </w:pPr>
      <w:r>
        <w:rPr>
          <w:rFonts w:hint="eastAsia"/>
        </w:rPr>
        <w:t>熊小猫：没错，</w:t>
      </w:r>
      <w:r w:rsidR="0075209E">
        <w:rPr>
          <w:rFonts w:hint="eastAsia"/>
        </w:rPr>
        <w:t>单例类</w:t>
      </w:r>
      <w:r>
        <w:rPr>
          <w:rFonts w:hint="eastAsia"/>
        </w:rPr>
        <w:t>要</w:t>
      </w:r>
      <w:r w:rsidR="00B1618C">
        <w:rPr>
          <w:rFonts w:hint="eastAsia"/>
        </w:rPr>
        <w:t>禁止使用new关键字</w:t>
      </w:r>
      <w:r w:rsidR="00633517">
        <w:rPr>
          <w:rFonts w:hint="eastAsia"/>
        </w:rPr>
        <w:t>实例化</w:t>
      </w:r>
      <w:r w:rsidR="00E76B6C">
        <w:rPr>
          <w:rFonts w:hint="eastAsia"/>
        </w:rPr>
        <w:t>，</w:t>
      </w:r>
      <w:r>
        <w:rPr>
          <w:rFonts w:hint="eastAsia"/>
        </w:rPr>
        <w:t>构造</w:t>
      </w:r>
      <w:r w:rsidR="0009062D">
        <w:rPr>
          <w:rFonts w:hint="eastAsia"/>
        </w:rPr>
        <w:t>方法</w:t>
      </w:r>
      <w:r>
        <w:rPr>
          <w:rFonts w:hint="eastAsia"/>
        </w:rPr>
        <w:t>不能被暴露。</w:t>
      </w:r>
      <w:r w:rsidR="00462E95">
        <w:rPr>
          <w:rFonts w:hint="eastAsia"/>
        </w:rPr>
        <w:t>再</w:t>
      </w:r>
      <w:r w:rsidR="00867949">
        <w:rPr>
          <w:rFonts w:hint="eastAsia"/>
        </w:rPr>
        <w:t>另外</w:t>
      </w:r>
      <w:r w:rsidR="00C77C2A">
        <w:rPr>
          <w:rFonts w:hint="eastAsia"/>
        </w:rPr>
        <w:t>提供</w:t>
      </w:r>
      <w:r w:rsidR="003643E9">
        <w:rPr>
          <w:rFonts w:hint="eastAsia"/>
        </w:rPr>
        <w:t>获取单例对象</w:t>
      </w:r>
      <w:r w:rsidR="00C723F0">
        <w:rPr>
          <w:rFonts w:hint="eastAsia"/>
        </w:rPr>
        <w:t>的方法</w:t>
      </w:r>
      <w:r w:rsidR="0048583E">
        <w:rPr>
          <w:rFonts w:hint="eastAsia"/>
        </w:rPr>
        <w:t>。</w:t>
      </w:r>
    </w:p>
    <w:p w14:paraId="634C1D4E" w14:textId="683831A1" w:rsidR="00DF5AEE" w:rsidRPr="00DF5AEE" w:rsidRDefault="00CD3A25" w:rsidP="002233BA">
      <w:pPr>
        <w:spacing w:beforeLines="50" w:before="211" w:line="360" w:lineRule="auto"/>
        <w:ind w:firstLine="482"/>
        <w:jc w:val="both"/>
      </w:pPr>
      <w:r>
        <w:rPr>
          <w:rFonts w:hint="eastAsia"/>
        </w:rPr>
        <w:t>咱们看看</w:t>
      </w:r>
      <w:r w:rsidR="00023265">
        <w:rPr>
          <w:rFonts w:hint="eastAsia"/>
        </w:rPr>
        <w:t>程序</w:t>
      </w:r>
      <w:r w:rsidR="00C544DC">
        <w:rPr>
          <w:rFonts w:hint="eastAsia"/>
        </w:rPr>
        <w:t>如何</w:t>
      </w:r>
      <w:del w:id="5" w:author="shuang zhang" w:date="2023-11-22T11:08:00Z">
        <w:r w:rsidDel="00B42F68">
          <w:rPr>
            <w:rFonts w:hint="eastAsia"/>
          </w:rPr>
          <w:delText>怎么</w:delText>
        </w:r>
      </w:del>
      <w:r>
        <w:rPr>
          <w:rFonts w:hint="eastAsia"/>
        </w:rPr>
        <w:t>实现</w:t>
      </w:r>
      <w:r w:rsidR="007D5D19">
        <w:rPr>
          <w:rFonts w:hint="eastAsia"/>
        </w:rPr>
        <w:t>。我</w:t>
      </w:r>
      <w:r>
        <w:rPr>
          <w:rFonts w:hint="eastAsia"/>
        </w:rPr>
        <w:t>就拿项目经理举例吧，</w:t>
      </w:r>
      <w:r w:rsidR="008016EE">
        <w:rPr>
          <w:rFonts w:hint="eastAsia"/>
        </w:rPr>
        <w:t>用</w:t>
      </w:r>
      <w:r>
        <w:rPr>
          <w:rFonts w:hint="eastAsia"/>
        </w:rPr>
        <w:t>单例模式</w:t>
      </w:r>
      <w:r w:rsidR="008016EE">
        <w:rPr>
          <w:rFonts w:hint="eastAsia"/>
        </w:rPr>
        <w:t>实现项目经理类</w:t>
      </w:r>
      <w:r>
        <w:rPr>
          <w:rFonts w:hint="eastAsia"/>
        </w:rPr>
        <w:t>。</w:t>
      </w:r>
    </w:p>
    <w:p w14:paraId="7A0D2F58" w14:textId="77777777" w:rsidR="00DF5AEE" w:rsidRPr="00DF5AEE" w:rsidRDefault="00DF5AEE" w:rsidP="00DF5AEE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ProjectManger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static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ProjectManger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instance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ProjectManger</w:t>
      </w:r>
      <w:r>
        <w:rPr>
          <w:rFonts w:ascii="Consolas" w:hAnsi="Consolas" w:cs="Consolas"/>
          <w:color w:val="333333"/>
          <w:sz w:val="22"/>
          <w:szCs w:val="22"/>
        </w:rPr>
        <w:t>()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static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ProjectManger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getInstance</w:t>
      </w:r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if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instance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==</w:t>
      </w:r>
      <w:r>
        <w:rPr>
          <w:rStyle w:val="cm-atom"/>
          <w:rFonts w:ascii="Consolas" w:hAnsi="Consolas" w:cs="Consolas"/>
          <w:color w:val="221199"/>
          <w:sz w:val="22"/>
          <w:szCs w:val="22"/>
        </w:rPr>
        <w:t>null</w:t>
      </w:r>
      <w:r>
        <w:rPr>
          <w:rFonts w:ascii="Consolas" w:hAnsi="Consolas" w:cs="Consolas"/>
          <w:color w:val="333333"/>
          <w:sz w:val="22"/>
          <w:szCs w:val="22"/>
        </w:rPr>
        <w:t>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instance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ProjectManger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return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instance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14:paraId="66DE4664" w14:textId="0538441C" w:rsidR="00CD7E62" w:rsidRDefault="00CD7E62" w:rsidP="002233BA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熊小猫：首先使用private</w:t>
      </w:r>
      <w:r>
        <w:t xml:space="preserve"> </w:t>
      </w:r>
      <w:r>
        <w:rPr>
          <w:rFonts w:hint="eastAsia"/>
        </w:rPr>
        <w:t>修饰构造</w:t>
      </w:r>
      <w:r w:rsidR="001168A9">
        <w:rPr>
          <w:rFonts w:hint="eastAsia"/>
        </w:rPr>
        <w:t>方法</w:t>
      </w:r>
      <w:r>
        <w:rPr>
          <w:rFonts w:hint="eastAsia"/>
        </w:rPr>
        <w:t>，对外不再提供new关键字</w:t>
      </w:r>
      <w:r w:rsidR="006B71FB">
        <w:rPr>
          <w:rFonts w:hint="eastAsia"/>
        </w:rPr>
        <w:t>构造</w:t>
      </w:r>
      <w:r>
        <w:rPr>
          <w:rFonts w:hint="eastAsia"/>
        </w:rPr>
        <w:t>ProjectManager</w:t>
      </w:r>
      <w:r w:rsidR="00332E84">
        <w:rPr>
          <w:rFonts w:hint="eastAsia"/>
        </w:rPr>
        <w:t>对象</w:t>
      </w:r>
      <w:r>
        <w:rPr>
          <w:rFonts w:hint="eastAsia"/>
        </w:rPr>
        <w:t>的操作。</w:t>
      </w:r>
      <w:r w:rsidR="00795F6A">
        <w:rPr>
          <w:rFonts w:hint="eastAsia"/>
        </w:rPr>
        <w:t>getInstance方法是客户</w:t>
      </w:r>
      <w:r w:rsidR="00014C0E">
        <w:rPr>
          <w:rFonts w:hint="eastAsia"/>
        </w:rPr>
        <w:t>端</w:t>
      </w:r>
      <w:r w:rsidR="00795F6A">
        <w:rPr>
          <w:rFonts w:hint="eastAsia"/>
        </w:rPr>
        <w:t>访问ProjectManager实例的</w:t>
      </w:r>
      <w:r w:rsidR="00A018A2">
        <w:rPr>
          <w:rFonts w:hint="eastAsia"/>
        </w:rPr>
        <w:t>唯一</w:t>
      </w:r>
      <w:r w:rsidR="00795F6A">
        <w:rPr>
          <w:rFonts w:hint="eastAsia"/>
        </w:rPr>
        <w:t>方法。这是一个静态方法，</w:t>
      </w:r>
      <w:r w:rsidR="00545B12">
        <w:rPr>
          <w:rFonts w:hint="eastAsia"/>
        </w:rPr>
        <w:t>可以通过类直接访问。</w:t>
      </w:r>
      <w:r w:rsidR="00795F6A">
        <w:rPr>
          <w:rFonts w:hint="eastAsia"/>
        </w:rPr>
        <w:t>为了确保ProjectManager实例唯一，</w:t>
      </w:r>
      <w:r w:rsidR="004540AA">
        <w:rPr>
          <w:rFonts w:hint="eastAsia"/>
        </w:rPr>
        <w:t>该方法</w:t>
      </w:r>
      <w:r w:rsidR="00A34675">
        <w:rPr>
          <w:rFonts w:hint="eastAsia"/>
        </w:rPr>
        <w:t>首先</w:t>
      </w:r>
      <w:r w:rsidR="00795F6A">
        <w:rPr>
          <w:rFonts w:hint="eastAsia"/>
        </w:rPr>
        <w:t>判断是否已经创建了</w:t>
      </w:r>
      <w:r w:rsidR="00735EB4">
        <w:rPr>
          <w:rFonts w:hint="eastAsia"/>
        </w:rPr>
        <w:t>单例实例</w:t>
      </w:r>
      <w:r w:rsidR="00A43AE0">
        <w:rPr>
          <w:rFonts w:hint="eastAsia"/>
        </w:rPr>
        <w:t>。</w:t>
      </w:r>
      <w:r w:rsidR="00795F6A">
        <w:rPr>
          <w:rFonts w:hint="eastAsia"/>
        </w:rPr>
        <w:t>如果已经创建</w:t>
      </w:r>
      <w:r w:rsidR="00EC6B9E">
        <w:rPr>
          <w:rFonts w:hint="eastAsia"/>
        </w:rPr>
        <w:t>，</w:t>
      </w:r>
      <w:ins w:id="6" w:author="shuang zhang" w:date="2023-11-22T11:12:00Z">
        <w:r w:rsidR="00B42F68">
          <w:rPr>
            <w:rFonts w:hint="eastAsia"/>
          </w:rPr>
          <w:t>则</w:t>
        </w:r>
      </w:ins>
      <w:r w:rsidR="00795F6A">
        <w:rPr>
          <w:rFonts w:hint="eastAsia"/>
        </w:rPr>
        <w:t>直接返回该实例，</w:t>
      </w:r>
      <w:del w:id="7" w:author="shuang zhang" w:date="2023-11-22T11:12:00Z">
        <w:r w:rsidR="00795F6A" w:rsidDel="00B42F68">
          <w:rPr>
            <w:rFonts w:hint="eastAsia"/>
          </w:rPr>
          <w:delText>没有创建</w:delText>
        </w:r>
      </w:del>
      <w:ins w:id="8" w:author="shuang zhang" w:date="2023-11-22T11:12:00Z">
        <w:r w:rsidR="00B42F68">
          <w:rPr>
            <w:rFonts w:hint="eastAsia"/>
          </w:rPr>
          <w:t>否</w:t>
        </w:r>
      </w:ins>
      <w:r w:rsidR="00A43AE0">
        <w:rPr>
          <w:rFonts w:hint="eastAsia"/>
        </w:rPr>
        <w:t>则</w:t>
      </w:r>
      <w:del w:id="9" w:author="shuang zhang" w:date="2023-11-22T11:12:00Z">
        <w:r w:rsidR="00795F6A" w:rsidDel="00B42F68">
          <w:rPr>
            <w:rFonts w:hint="eastAsia"/>
          </w:rPr>
          <w:delText>会</w:delText>
        </w:r>
      </w:del>
      <w:r w:rsidR="00795F6A">
        <w:rPr>
          <w:rFonts w:hint="eastAsia"/>
        </w:rPr>
        <w:t>先创建</w:t>
      </w:r>
      <w:ins w:id="10" w:author="shuang zhang" w:date="2023-11-22T11:12:00Z">
        <w:r w:rsidR="00B42F68">
          <w:rPr>
            <w:rFonts w:hint="eastAsia"/>
          </w:rPr>
          <w:t>示例</w:t>
        </w:r>
      </w:ins>
      <w:r w:rsidR="00795F6A">
        <w:rPr>
          <w:rFonts w:hint="eastAsia"/>
        </w:rPr>
        <w:t>再返回。</w:t>
      </w:r>
    </w:p>
    <w:p w14:paraId="783F5B3E" w14:textId="77777777" w:rsidR="0084628D" w:rsidRPr="0084628D" w:rsidRDefault="002446F1" w:rsidP="002233BA">
      <w:pPr>
        <w:spacing w:beforeLines="50" w:before="211" w:line="360" w:lineRule="auto"/>
        <w:ind w:firstLine="482"/>
        <w:jc w:val="both"/>
      </w:pPr>
      <w:r>
        <w:rPr>
          <w:rFonts w:hint="eastAsia"/>
        </w:rPr>
        <w:lastRenderedPageBreak/>
        <w:t>我们</w:t>
      </w:r>
      <w:r w:rsidR="006D0492">
        <w:rPr>
          <w:rFonts w:hint="eastAsia"/>
        </w:rPr>
        <w:t>再来看一下客户端代码，</w:t>
      </w:r>
      <w:r w:rsidR="000B51B9">
        <w:rPr>
          <w:rFonts w:hint="eastAsia"/>
        </w:rPr>
        <w:t>代码中</w:t>
      </w:r>
      <w:r w:rsidR="006D0492">
        <w:rPr>
          <w:rFonts w:hint="eastAsia"/>
        </w:rPr>
        <w:t>声明了两个项目经理对象</w:t>
      </w:r>
      <w:r w:rsidR="00811CAF">
        <w:rPr>
          <w:rFonts w:hint="eastAsia"/>
        </w:rPr>
        <w:t>，</w:t>
      </w:r>
      <w:r w:rsidR="00CA34E1">
        <w:rPr>
          <w:rFonts w:hint="eastAsia"/>
        </w:rPr>
        <w:t>这</w:t>
      </w:r>
      <w:r w:rsidR="00811CAF">
        <w:rPr>
          <w:rFonts w:hint="eastAsia"/>
        </w:rPr>
        <w:t>两个对象</w:t>
      </w:r>
      <w:r w:rsidR="001A3233">
        <w:rPr>
          <w:rFonts w:hint="eastAsia"/>
        </w:rPr>
        <w:t>其实</w:t>
      </w:r>
      <w:r w:rsidR="00811CAF" w:rsidRPr="00B42F68">
        <w:rPr>
          <w:rFonts w:hint="eastAsia"/>
          <w:highlight w:val="yellow"/>
          <w:rPrChange w:id="11" w:author="shuang zhang" w:date="2023-11-22T11:13:00Z">
            <w:rPr>
              <w:rFonts w:hint="eastAsia"/>
            </w:rPr>
          </w:rPrChange>
        </w:rPr>
        <w:t>指向了</w:t>
      </w:r>
      <w:r w:rsidR="00811CAF">
        <w:rPr>
          <w:rFonts w:hint="eastAsia"/>
        </w:rPr>
        <w:t>同一个实例。</w:t>
      </w:r>
      <w:r w:rsidR="00105AD2">
        <w:rPr>
          <w:rFonts w:hint="eastAsia"/>
        </w:rPr>
        <w:t>代码中对</w:t>
      </w:r>
      <w:r w:rsidR="00305FC3">
        <w:rPr>
          <w:rFonts w:hint="eastAsia"/>
        </w:rPr>
        <w:t>这</w:t>
      </w:r>
      <w:r w:rsidR="00F150FD">
        <w:rPr>
          <w:rFonts w:hint="eastAsia"/>
        </w:rPr>
        <w:t>两个对象的</w:t>
      </w:r>
      <w:r w:rsidR="00811CAF">
        <w:rPr>
          <w:rFonts w:hint="eastAsia"/>
        </w:rPr>
        <w:t>等值判断可以证明这一点</w:t>
      </w:r>
      <w:r w:rsidR="00F150FD">
        <w:rPr>
          <w:rFonts w:hint="eastAsia"/>
        </w:rPr>
        <w:t>。</w:t>
      </w:r>
    </w:p>
    <w:p w14:paraId="319C4F76" w14:textId="77777777" w:rsidR="0084628D" w:rsidRPr="0084628D" w:rsidRDefault="0084628D" w:rsidP="0084628D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variable"/>
          <w:rFonts w:ascii="Consolas" w:hAnsi="Consolas" w:cs="Consolas"/>
          <w:color w:val="000000"/>
          <w:sz w:val="22"/>
          <w:szCs w:val="22"/>
        </w:rPr>
        <w:t>ProjectManger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zhangsan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ProjectManger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getInstance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ProjectManger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lisi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ProjectManger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getInstance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if</w:t>
      </w:r>
      <w:r>
        <w:rPr>
          <w:rFonts w:ascii="Consolas" w:hAnsi="Consolas" w:cs="Consolas"/>
          <w:color w:val="333333"/>
          <w:sz w:val="22"/>
          <w:szCs w:val="22"/>
        </w:rPr>
        <w:t xml:space="preserve"> 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zhangsan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lisi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两位项目经理对象</w:t>
      </w:r>
      <w:commentRangeStart w:id="12"/>
      <w:r>
        <w:rPr>
          <w:rStyle w:val="cm-string"/>
          <w:rFonts w:ascii="Consolas" w:hAnsi="Consolas" w:cs="Consolas"/>
          <w:color w:val="AA1111"/>
          <w:sz w:val="22"/>
          <w:szCs w:val="22"/>
        </w:rPr>
        <w:t>是</w:t>
      </w:r>
      <w:commentRangeEnd w:id="12"/>
      <w:r w:rsidR="00B42F68">
        <w:rPr>
          <w:rStyle w:val="aa"/>
        </w:rPr>
        <w:commentReference w:id="12"/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同一实例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14:paraId="54A1381C" w14:textId="3AA5DD03" w:rsidR="00811CAF" w:rsidRDefault="00811CAF" w:rsidP="002233BA">
      <w:pPr>
        <w:spacing w:beforeLines="50" w:before="211" w:line="360" w:lineRule="auto"/>
        <w:ind w:firstLine="482"/>
        <w:jc w:val="both"/>
      </w:pPr>
      <w:r>
        <w:rPr>
          <w:rFonts w:hint="eastAsia"/>
        </w:rPr>
        <w:t>兔小白：程序中任何</w:t>
      </w:r>
      <w:r w:rsidR="00090156">
        <w:rPr>
          <w:rFonts w:hint="eastAsia"/>
        </w:rPr>
        <w:t>需要</w:t>
      </w:r>
      <w:r>
        <w:rPr>
          <w:rFonts w:hint="eastAsia"/>
        </w:rPr>
        <w:t>使用ProjectManager对象的地方，</w:t>
      </w:r>
      <w:r w:rsidR="009341A9">
        <w:rPr>
          <w:rFonts w:hint="eastAsia"/>
        </w:rPr>
        <w:t>只能通过getInstance方法获取实例</w:t>
      </w:r>
      <w:r w:rsidR="00E0324C">
        <w:rPr>
          <w:rFonts w:hint="eastAsia"/>
        </w:rPr>
        <w:t>。</w:t>
      </w:r>
      <w:del w:id="13" w:author="shuang zhang" w:date="2023-11-22T11:13:00Z">
        <w:r w:rsidR="00032EA6" w:rsidDel="00380259">
          <w:rPr>
            <w:rFonts w:hint="eastAsia"/>
          </w:rPr>
          <w:delText>如何</w:delText>
        </w:r>
      </w:del>
      <w:r w:rsidR="00032EA6">
        <w:rPr>
          <w:rFonts w:hint="eastAsia"/>
        </w:rPr>
        <w:t>实现</w:t>
      </w:r>
      <w:r w:rsidR="00D57C28">
        <w:rPr>
          <w:rFonts w:hint="eastAsia"/>
        </w:rPr>
        <w:t xml:space="preserve"> getInstance方法是</w:t>
      </w:r>
      <w:r w:rsidR="0011254B">
        <w:rPr>
          <w:rFonts w:hint="eastAsia"/>
        </w:rPr>
        <w:t>确保</w:t>
      </w:r>
      <w:r w:rsidR="00F23BFF">
        <w:rPr>
          <w:rFonts w:hint="eastAsia"/>
        </w:rPr>
        <w:t>单例的关键</w:t>
      </w:r>
      <w:r w:rsidR="009760DE">
        <w:rPr>
          <w:rFonts w:hint="eastAsia"/>
        </w:rPr>
        <w:t>呀</w:t>
      </w:r>
      <w:r w:rsidR="009341A9">
        <w:rPr>
          <w:rFonts w:hint="eastAsia"/>
        </w:rPr>
        <w:t>。</w:t>
      </w:r>
    </w:p>
    <w:p w14:paraId="47F266A2" w14:textId="2ADB18A4" w:rsidR="00BF3BBB" w:rsidRDefault="00BF3BBB" w:rsidP="002233BA">
      <w:pPr>
        <w:spacing w:beforeLines="50" w:before="211" w:line="360" w:lineRule="auto"/>
        <w:ind w:firstLine="482"/>
        <w:jc w:val="both"/>
      </w:pPr>
      <w:r>
        <w:rPr>
          <w:rFonts w:hint="eastAsia"/>
        </w:rPr>
        <w:t>熊小猫：</w:t>
      </w:r>
      <w:r w:rsidR="00B27D73" w:rsidRPr="00380259">
        <w:rPr>
          <w:rFonts w:hint="eastAsia"/>
          <w:highlight w:val="yellow"/>
          <w:rPrChange w:id="14" w:author="shuang zhang" w:date="2023-11-22T11:15:00Z">
            <w:rPr>
              <w:rFonts w:hint="eastAsia"/>
            </w:rPr>
          </w:rPrChange>
        </w:rPr>
        <w:t>确实如此</w:t>
      </w:r>
      <w:r w:rsidR="00B27D73">
        <w:rPr>
          <w:rFonts w:hint="eastAsia"/>
        </w:rPr>
        <w:t>，这版代码</w:t>
      </w:r>
      <w:r>
        <w:rPr>
          <w:rFonts w:hint="eastAsia"/>
        </w:rPr>
        <w:t>在单线程</w:t>
      </w:r>
      <w:r w:rsidR="007A6D0B">
        <w:rPr>
          <w:rFonts w:hint="eastAsia"/>
        </w:rPr>
        <w:t>场景</w:t>
      </w:r>
      <w:r>
        <w:rPr>
          <w:rFonts w:hint="eastAsia"/>
        </w:rPr>
        <w:t>下，</w:t>
      </w:r>
      <w:r w:rsidR="00F86CC7">
        <w:rPr>
          <w:rFonts w:hint="eastAsia"/>
        </w:rPr>
        <w:t>可以确保单例</w:t>
      </w:r>
      <w:r>
        <w:rPr>
          <w:rFonts w:hint="eastAsia"/>
        </w:rPr>
        <w:t>。但</w:t>
      </w:r>
      <w:r w:rsidR="00656FA1">
        <w:rPr>
          <w:rFonts w:hint="eastAsia"/>
        </w:rPr>
        <w:t>在</w:t>
      </w:r>
      <w:r>
        <w:rPr>
          <w:rFonts w:hint="eastAsia"/>
        </w:rPr>
        <w:t>多线程</w:t>
      </w:r>
      <w:r w:rsidR="00ED3B07">
        <w:rPr>
          <w:rFonts w:hint="eastAsia"/>
        </w:rPr>
        <w:t>场景</w:t>
      </w:r>
      <w:r w:rsidR="00656FA1">
        <w:rPr>
          <w:rFonts w:hint="eastAsia"/>
        </w:rPr>
        <w:t>下</w:t>
      </w:r>
      <w:r>
        <w:rPr>
          <w:rFonts w:hint="eastAsia"/>
        </w:rPr>
        <w:t>，这种</w:t>
      </w:r>
      <w:r w:rsidR="003057DC">
        <w:rPr>
          <w:rFonts w:hint="eastAsia"/>
        </w:rPr>
        <w:t>实现</w:t>
      </w:r>
      <w:r>
        <w:rPr>
          <w:rFonts w:hint="eastAsia"/>
        </w:rPr>
        <w:t>方式存在漏洞</w:t>
      </w:r>
      <w:r w:rsidR="002D3899">
        <w:rPr>
          <w:rFonts w:hint="eastAsia"/>
        </w:rPr>
        <w:t>。</w:t>
      </w:r>
      <w:r>
        <w:rPr>
          <w:rFonts w:hint="eastAsia"/>
        </w:rPr>
        <w:t>问题出在</w:t>
      </w:r>
      <w:ins w:id="15" w:author="shuang zhang" w:date="2023-11-22T11:14:00Z">
        <w:r w:rsidR="00380259">
          <w:rPr>
            <w:rFonts w:hint="eastAsia"/>
          </w:rPr>
          <w:t>判断</w:t>
        </w:r>
      </w:ins>
      <w:r>
        <w:rPr>
          <w:rFonts w:hint="eastAsia"/>
        </w:rPr>
        <w:t>instance是否为null</w:t>
      </w:r>
      <w:del w:id="16" w:author="shuang zhang" w:date="2023-11-22T11:14:00Z">
        <w:r w:rsidDel="00380259">
          <w:rPr>
            <w:rFonts w:hint="eastAsia"/>
          </w:rPr>
          <w:delText>的判断</w:delText>
        </w:r>
      </w:del>
      <w:r>
        <w:rPr>
          <w:rFonts w:hint="eastAsia"/>
        </w:rPr>
        <w:t>上。当多个线程同时执行</w:t>
      </w:r>
      <w:r w:rsidR="006F1250">
        <w:rPr>
          <w:rFonts w:hint="eastAsia"/>
        </w:rPr>
        <w:t>到</w:t>
      </w:r>
      <w:r>
        <w:rPr>
          <w:rFonts w:hint="eastAsia"/>
        </w:rPr>
        <w:t>这一语句时，都会得到true的结果</w:t>
      </w:r>
      <w:r w:rsidR="002E06DA">
        <w:rPr>
          <w:rFonts w:hint="eastAsia"/>
        </w:rPr>
        <w:t>。</w:t>
      </w:r>
      <w:r w:rsidR="00257402">
        <w:rPr>
          <w:rFonts w:hint="eastAsia"/>
        </w:rPr>
        <w:t>每个</w:t>
      </w:r>
      <w:r>
        <w:rPr>
          <w:rFonts w:hint="eastAsia"/>
        </w:rPr>
        <w:t>线程</w:t>
      </w:r>
      <w:r w:rsidR="002E06DA">
        <w:rPr>
          <w:rFonts w:hint="eastAsia"/>
        </w:rPr>
        <w:t>继续向下执行，</w:t>
      </w:r>
      <w:r>
        <w:rPr>
          <w:rFonts w:hint="eastAsia"/>
        </w:rPr>
        <w:t>都会</w:t>
      </w:r>
      <w:del w:id="17" w:author="shuang zhang" w:date="2023-11-22T11:14:00Z">
        <w:r w:rsidR="009509DF" w:rsidDel="00380259">
          <w:rPr>
            <w:rFonts w:hint="eastAsia"/>
          </w:rPr>
          <w:delText>去</w:delText>
        </w:r>
      </w:del>
      <w:r>
        <w:rPr>
          <w:rFonts w:hint="eastAsia"/>
        </w:rPr>
        <w:t>创建实例，</w:t>
      </w:r>
      <w:r w:rsidR="000008E3">
        <w:rPr>
          <w:rFonts w:hint="eastAsia"/>
        </w:rPr>
        <w:t>从而</w:t>
      </w:r>
      <w:r>
        <w:rPr>
          <w:rFonts w:hint="eastAsia"/>
        </w:rPr>
        <w:t>导致创建多个实例。</w:t>
      </w:r>
    </w:p>
    <w:p w14:paraId="3958343C" w14:textId="214BD4D1" w:rsidR="006A34DB" w:rsidRDefault="006A34DB" w:rsidP="002233BA">
      <w:pPr>
        <w:spacing w:beforeLines="50" w:before="211" w:line="360" w:lineRule="auto"/>
        <w:ind w:firstLine="482"/>
        <w:jc w:val="both"/>
      </w:pPr>
      <w:r>
        <w:rPr>
          <w:rFonts w:hint="eastAsia"/>
        </w:rPr>
        <w:t>兔小白：早就听说多线程编程</w:t>
      </w:r>
      <w:r w:rsidR="003231E5">
        <w:rPr>
          <w:rFonts w:hint="eastAsia"/>
        </w:rPr>
        <w:t>容易出问题</w:t>
      </w:r>
      <w:r w:rsidR="00936D8F">
        <w:rPr>
          <w:rFonts w:hint="eastAsia"/>
        </w:rPr>
        <w:t>，</w:t>
      </w:r>
      <w:del w:id="18" w:author="shuang zhang" w:date="2023-11-22T11:15:00Z">
        <w:r w:rsidR="00936D8F" w:rsidDel="00380259">
          <w:rPr>
            <w:rFonts w:hint="eastAsia"/>
          </w:rPr>
          <w:delText>确实如此</w:delText>
        </w:r>
      </w:del>
      <w:ins w:id="19" w:author="shuang zhang" w:date="2023-11-22T11:15:00Z">
        <w:r w:rsidR="00380259">
          <w:rPr>
            <w:rFonts w:hint="eastAsia"/>
          </w:rPr>
          <w:t>原来问题出在这里</w:t>
        </w:r>
      </w:ins>
      <w:r w:rsidR="00B618AA">
        <w:rPr>
          <w:rFonts w:hint="eastAsia"/>
        </w:rPr>
        <w:t>！</w:t>
      </w:r>
    </w:p>
    <w:p w14:paraId="07D8C468" w14:textId="77777777" w:rsidR="003D4617" w:rsidRPr="003D4617" w:rsidRDefault="006A34DB" w:rsidP="002233BA">
      <w:pPr>
        <w:spacing w:beforeLines="50" w:before="211" w:line="360" w:lineRule="auto"/>
        <w:ind w:firstLine="482"/>
        <w:jc w:val="both"/>
      </w:pPr>
      <w:r>
        <w:rPr>
          <w:rFonts w:hint="eastAsia"/>
        </w:rPr>
        <w:t>熊小猫：</w:t>
      </w:r>
      <w:r w:rsidR="00300B0A">
        <w:rPr>
          <w:rFonts w:hint="eastAsia"/>
        </w:rPr>
        <w:t>解决多线程并发的问题</w:t>
      </w:r>
      <w:r>
        <w:rPr>
          <w:rFonts w:hint="eastAsia"/>
        </w:rPr>
        <w:t>也很简单，加上synchronized代码块，</w:t>
      </w:r>
      <w:r w:rsidR="00906AB3">
        <w:rPr>
          <w:rFonts w:hint="eastAsia"/>
        </w:rPr>
        <w:t>就能</w:t>
      </w:r>
      <w:r>
        <w:rPr>
          <w:rFonts w:hint="eastAsia"/>
        </w:rPr>
        <w:t>确保同一时间只会有一个线程</w:t>
      </w:r>
      <w:r w:rsidR="00244B9F">
        <w:rPr>
          <w:rFonts w:hint="eastAsia"/>
        </w:rPr>
        <w:t>执行创建单例实例的代码</w:t>
      </w:r>
      <w:r>
        <w:rPr>
          <w:rFonts w:hint="eastAsia"/>
        </w:rPr>
        <w:t>。</w:t>
      </w:r>
      <w:r w:rsidR="0065581C">
        <w:rPr>
          <w:rFonts w:hint="eastAsia"/>
        </w:rPr>
        <w:t>此外，</w:t>
      </w:r>
      <w:r w:rsidR="006F684F">
        <w:rPr>
          <w:rFonts w:hint="eastAsia"/>
        </w:rPr>
        <w:t>还需要</w:t>
      </w:r>
      <w:r>
        <w:rPr>
          <w:rFonts w:hint="eastAsia"/>
        </w:rPr>
        <w:t>使用volatile修饰instance变量</w:t>
      </w:r>
      <w:r w:rsidR="007C552D">
        <w:rPr>
          <w:rFonts w:hint="eastAsia"/>
        </w:rPr>
        <w:t>。volatile关键字用来解决多线程开发中的</w:t>
      </w:r>
      <w:r>
        <w:rPr>
          <w:rFonts w:hint="eastAsia"/>
        </w:rPr>
        <w:t>指令重排</w:t>
      </w:r>
      <w:r w:rsidR="0036708C">
        <w:rPr>
          <w:rFonts w:hint="eastAsia"/>
        </w:rPr>
        <w:t>和</w:t>
      </w:r>
      <w:r w:rsidR="007C552D">
        <w:rPr>
          <w:rFonts w:hint="eastAsia"/>
        </w:rPr>
        <w:t>变量</w:t>
      </w:r>
      <w:r w:rsidR="0036708C">
        <w:rPr>
          <w:rFonts w:hint="eastAsia"/>
        </w:rPr>
        <w:t>可见性</w:t>
      </w:r>
      <w:r w:rsidR="007C552D">
        <w:rPr>
          <w:rFonts w:hint="eastAsia"/>
        </w:rPr>
        <w:t>问题。这两个问题会</w:t>
      </w:r>
      <w:r w:rsidR="003C0C4E">
        <w:rPr>
          <w:rFonts w:hint="eastAsia"/>
        </w:rPr>
        <w:t>导致getInstance</w:t>
      </w:r>
      <w:r w:rsidR="00B40A89">
        <w:rPr>
          <w:rFonts w:hint="eastAsia"/>
        </w:rPr>
        <w:t>方法</w:t>
      </w:r>
      <w:r w:rsidR="003C0C4E">
        <w:rPr>
          <w:rFonts w:hint="eastAsia"/>
        </w:rPr>
        <w:t>返回</w:t>
      </w:r>
      <w:commentRangeStart w:id="20"/>
      <w:r w:rsidR="005F5369">
        <w:rPr>
          <w:rFonts w:hint="eastAsia"/>
        </w:rPr>
        <w:t>其它</w:t>
      </w:r>
      <w:commentRangeEnd w:id="20"/>
      <w:r w:rsidR="00380259">
        <w:rPr>
          <w:rStyle w:val="aa"/>
        </w:rPr>
        <w:commentReference w:id="20"/>
      </w:r>
      <w:r w:rsidR="005F5369">
        <w:rPr>
          <w:rFonts w:hint="eastAsia"/>
        </w:rPr>
        <w:t>线程还未</w:t>
      </w:r>
      <w:r w:rsidR="003C0C4E">
        <w:rPr>
          <w:rFonts w:hint="eastAsia"/>
        </w:rPr>
        <w:t>初始化</w:t>
      </w:r>
      <w:r w:rsidR="00F97147">
        <w:rPr>
          <w:rFonts w:hint="eastAsia"/>
        </w:rPr>
        <w:t>完成</w:t>
      </w:r>
      <w:r w:rsidR="003C0C4E">
        <w:rPr>
          <w:rFonts w:hint="eastAsia"/>
        </w:rPr>
        <w:t>的instance实例。</w:t>
      </w:r>
      <w:r w:rsidR="003D4617">
        <w:rPr>
          <w:rFonts w:hint="eastAsia"/>
        </w:rPr>
        <w:t>咱们看代码。</w:t>
      </w:r>
    </w:p>
    <w:p w14:paraId="21F37EC2" w14:textId="77777777" w:rsidR="008C57F5" w:rsidRPr="003D4617" w:rsidRDefault="003D4617" w:rsidP="003D4617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ProjectManger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static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volatile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ProjectManger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instance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Fonts w:ascii="Consolas" w:hAnsi="Consolas" w:cs="Consolas"/>
          <w:color w:val="333333"/>
          <w:sz w:val="22"/>
          <w:szCs w:val="22"/>
        </w:rPr>
        <w:lastRenderedPageBreak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ProjectManger</w:t>
      </w:r>
      <w:r>
        <w:rPr>
          <w:rFonts w:ascii="Consolas" w:hAnsi="Consolas" w:cs="Consolas"/>
          <w:color w:val="333333"/>
          <w:sz w:val="22"/>
          <w:szCs w:val="22"/>
        </w:rPr>
        <w:t>()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static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ProjectManger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getInstance</w:t>
      </w:r>
      <w:r>
        <w:rPr>
          <w:rFonts w:ascii="Consolas" w:hAnsi="Consolas" w:cs="Consolas"/>
          <w:color w:val="333333"/>
          <w:sz w:val="22"/>
          <w:szCs w:val="22"/>
        </w:rPr>
        <w:t>()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if</w:t>
      </w:r>
      <w:r>
        <w:rPr>
          <w:rFonts w:ascii="Consolas" w:hAnsi="Consolas" w:cs="Consolas"/>
          <w:color w:val="333333"/>
          <w:sz w:val="22"/>
          <w:szCs w:val="22"/>
        </w:rPr>
        <w:t xml:space="preserve"> 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instance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atom"/>
          <w:rFonts w:ascii="Consolas" w:hAnsi="Consolas" w:cs="Consolas"/>
          <w:color w:val="221199"/>
          <w:sz w:val="22"/>
          <w:szCs w:val="22"/>
        </w:rPr>
        <w:t>null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synchronized</w:t>
      </w:r>
      <w:r>
        <w:rPr>
          <w:rFonts w:ascii="Consolas" w:hAnsi="Consolas" w:cs="Consolas"/>
          <w:color w:val="333333"/>
          <w:sz w:val="22"/>
          <w:szCs w:val="22"/>
        </w:rPr>
        <w:t xml:space="preserve"> 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ProjectManger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if</w:t>
      </w:r>
      <w:r>
        <w:rPr>
          <w:rFonts w:ascii="Consolas" w:hAnsi="Consolas" w:cs="Consolas"/>
          <w:color w:val="333333"/>
          <w:sz w:val="22"/>
          <w:szCs w:val="22"/>
        </w:rPr>
        <w:t xml:space="preserve"> 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instance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atom"/>
          <w:rFonts w:ascii="Consolas" w:hAnsi="Consolas" w:cs="Consolas"/>
          <w:color w:val="221199"/>
          <w:sz w:val="22"/>
          <w:szCs w:val="22"/>
        </w:rPr>
        <w:t>null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instance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ProjectManger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    }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 }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return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instance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14:paraId="15529C11" w14:textId="77777777" w:rsidR="008C57F5" w:rsidRDefault="008C57F5" w:rsidP="002233BA">
      <w:pPr>
        <w:spacing w:beforeLines="50" w:before="211" w:line="360" w:lineRule="auto"/>
        <w:ind w:firstLine="482"/>
        <w:jc w:val="both"/>
      </w:pPr>
      <w:r>
        <w:rPr>
          <w:rFonts w:hint="eastAsia"/>
        </w:rPr>
        <w:t>熊小猫：</w:t>
      </w:r>
      <w:r w:rsidR="007546FD">
        <w:rPr>
          <w:rFonts w:hint="eastAsia"/>
        </w:rPr>
        <w:t>由于</w:t>
      </w:r>
      <w:r w:rsidR="001F45A2">
        <w:rPr>
          <w:rFonts w:hint="eastAsia"/>
        </w:rPr>
        <w:t>synchronized</w:t>
      </w:r>
      <w:r w:rsidR="007546FD">
        <w:rPr>
          <w:rFonts w:hint="eastAsia"/>
        </w:rPr>
        <w:t>代码块是串行执行，存在性能问题，所以</w:t>
      </w:r>
      <w:r>
        <w:rPr>
          <w:rFonts w:hint="eastAsia"/>
        </w:rPr>
        <w:t>在进入synchronized代码块之前先进行一次instance是否为null的判断，减少</w:t>
      </w:r>
      <w:r w:rsidR="00F40C82">
        <w:rPr>
          <w:rFonts w:hint="eastAsia"/>
        </w:rPr>
        <w:t>synchronized</w:t>
      </w:r>
      <w:r>
        <w:rPr>
          <w:rFonts w:hint="eastAsia"/>
        </w:rPr>
        <w:t>代码块被执行的可能性。</w:t>
      </w:r>
      <w:r w:rsidR="000444CA">
        <w:rPr>
          <w:rFonts w:hint="eastAsia"/>
        </w:rPr>
        <w:t>毕竟</w:t>
      </w:r>
      <w:r>
        <w:rPr>
          <w:rFonts w:hint="eastAsia"/>
        </w:rPr>
        <w:t>只有在第一次</w:t>
      </w:r>
      <w:r w:rsidR="00453508">
        <w:rPr>
          <w:rFonts w:hint="eastAsia"/>
        </w:rPr>
        <w:t>执行getInstance方法时</w:t>
      </w:r>
      <w:r>
        <w:rPr>
          <w:rFonts w:hint="eastAsia"/>
        </w:rPr>
        <w:t>，instance才可能为null</w:t>
      </w:r>
      <w:r w:rsidR="006C73D1">
        <w:rPr>
          <w:rFonts w:hint="eastAsia"/>
        </w:rPr>
        <w:t>。</w:t>
      </w:r>
      <w:r w:rsidR="00FD2186">
        <w:rPr>
          <w:rFonts w:hint="eastAsia"/>
        </w:rPr>
        <w:t>一旦instance</w:t>
      </w:r>
      <w:r w:rsidR="0037578B">
        <w:rPr>
          <w:rFonts w:hint="eastAsia"/>
        </w:rPr>
        <w:t>创建</w:t>
      </w:r>
      <w:r w:rsidR="00FD2186">
        <w:rPr>
          <w:rFonts w:hint="eastAsia"/>
        </w:rPr>
        <w:t>完成，</w:t>
      </w:r>
      <w:r w:rsidR="00C372B7">
        <w:rPr>
          <w:rFonts w:hint="eastAsia"/>
        </w:rPr>
        <w:t>synchronized</w:t>
      </w:r>
      <w:r w:rsidR="00FD2186">
        <w:rPr>
          <w:rFonts w:hint="eastAsia"/>
        </w:rPr>
        <w:t>代码块</w:t>
      </w:r>
      <w:r w:rsidR="00CA2566">
        <w:rPr>
          <w:rFonts w:hint="eastAsia"/>
        </w:rPr>
        <w:t>就</w:t>
      </w:r>
      <w:r w:rsidR="00FD2186">
        <w:rPr>
          <w:rFonts w:hint="eastAsia"/>
        </w:rPr>
        <w:t>不会被再次执行。</w:t>
      </w:r>
    </w:p>
    <w:p w14:paraId="1D39E583" w14:textId="77777777" w:rsidR="00F92757" w:rsidRDefault="00F92757" w:rsidP="002233BA">
      <w:pPr>
        <w:spacing w:beforeLines="50" w:before="211" w:line="360" w:lineRule="auto"/>
        <w:ind w:firstLine="482"/>
        <w:jc w:val="both"/>
      </w:pPr>
      <w:r>
        <w:rPr>
          <w:rFonts w:hint="eastAsia"/>
        </w:rPr>
        <w:t>兔小白：第一次判断instance是否为null，我听明白了。</w:t>
      </w:r>
      <w:r w:rsidR="005608DF">
        <w:rPr>
          <w:rFonts w:hint="eastAsia"/>
        </w:rPr>
        <w:t>但是为什么在</w:t>
      </w:r>
      <w:r w:rsidR="009168D3">
        <w:rPr>
          <w:rFonts w:hint="eastAsia"/>
        </w:rPr>
        <w:t>synchronized</w:t>
      </w:r>
      <w:r>
        <w:rPr>
          <w:rFonts w:hint="eastAsia"/>
        </w:rPr>
        <w:t>代码块中又判断了一次instance是否为null呢？</w:t>
      </w:r>
    </w:p>
    <w:p w14:paraId="512681F2" w14:textId="0E123409" w:rsidR="00F92757" w:rsidRDefault="00F92757" w:rsidP="002233BA">
      <w:pPr>
        <w:spacing w:beforeLines="50" w:before="211" w:line="360" w:lineRule="auto"/>
        <w:ind w:firstLine="482"/>
        <w:jc w:val="both"/>
      </w:pPr>
      <w:r>
        <w:rPr>
          <w:rFonts w:hint="eastAsia"/>
        </w:rPr>
        <w:t>熊小猫：当两个线程并发执行</w:t>
      </w:r>
      <w:r w:rsidR="00AF35DC">
        <w:rPr>
          <w:rFonts w:hint="eastAsia"/>
        </w:rPr>
        <w:t>时，都会通过第一次instance</w:t>
      </w:r>
      <w:del w:id="21" w:author="shuang zhang" w:date="2023-11-22T11:32:00Z">
        <w:r w:rsidR="00536B85" w:rsidDel="00F4010C">
          <w:rPr>
            <w:rFonts w:hint="eastAsia"/>
          </w:rPr>
          <w:delText xml:space="preserve"> == </w:delText>
        </w:r>
      </w:del>
      <w:ins w:id="22" w:author="shuang zhang" w:date="2023-11-22T11:32:00Z">
        <w:r w:rsidR="00F4010C">
          <w:rPr>
            <w:rFonts w:hint="eastAsia"/>
          </w:rPr>
          <w:t>是否为</w:t>
        </w:r>
      </w:ins>
      <w:r w:rsidR="00AF35DC">
        <w:rPr>
          <w:rFonts w:hint="eastAsia"/>
        </w:rPr>
        <w:t>null的判断。</w:t>
      </w:r>
      <w:r w:rsidR="002063DE">
        <w:rPr>
          <w:rFonts w:hint="eastAsia"/>
        </w:rPr>
        <w:t>当</w:t>
      </w:r>
      <w:r w:rsidR="001B147A">
        <w:rPr>
          <w:rFonts w:hint="eastAsia"/>
        </w:rPr>
        <w:t>执行到</w:t>
      </w:r>
      <w:r>
        <w:rPr>
          <w:rFonts w:hint="eastAsia"/>
        </w:rPr>
        <w:t>synchronized代码块时，</w:t>
      </w:r>
      <w:r w:rsidR="000764BA">
        <w:rPr>
          <w:rFonts w:hint="eastAsia"/>
        </w:rPr>
        <w:t>其中</w:t>
      </w:r>
      <w:r>
        <w:rPr>
          <w:rFonts w:hint="eastAsia"/>
        </w:rPr>
        <w:t>一个线程</w:t>
      </w:r>
      <w:r w:rsidR="000764BA">
        <w:rPr>
          <w:rFonts w:hint="eastAsia"/>
        </w:rPr>
        <w:t>先</w:t>
      </w:r>
      <w:r>
        <w:rPr>
          <w:rFonts w:hint="eastAsia"/>
        </w:rPr>
        <w:t>获取锁继续执行</w:t>
      </w:r>
      <w:r w:rsidR="003A10DF">
        <w:rPr>
          <w:rFonts w:hint="eastAsia"/>
        </w:rPr>
        <w:t>，</w:t>
      </w:r>
      <w:r>
        <w:rPr>
          <w:rFonts w:hint="eastAsia"/>
        </w:rPr>
        <w:t>创建instance实例。</w:t>
      </w:r>
      <w:r w:rsidR="003A10DF">
        <w:rPr>
          <w:rFonts w:hint="eastAsia"/>
        </w:rPr>
        <w:t>另一个线程锁</w:t>
      </w:r>
      <w:r w:rsidR="002766F0">
        <w:rPr>
          <w:rFonts w:hint="eastAsia"/>
        </w:rPr>
        <w:t>等待锁</w:t>
      </w:r>
      <w:r w:rsidR="003A10DF">
        <w:rPr>
          <w:rFonts w:hint="eastAsia"/>
        </w:rPr>
        <w:t>被释放后，会</w:t>
      </w:r>
      <w:r w:rsidR="002766F0">
        <w:rPr>
          <w:rFonts w:hint="eastAsia"/>
        </w:rPr>
        <w:t>获取锁</w:t>
      </w:r>
      <w:r w:rsidR="00421CC0">
        <w:rPr>
          <w:rFonts w:hint="eastAsia"/>
        </w:rPr>
        <w:t>继续</w:t>
      </w:r>
      <w:r w:rsidR="003A10DF">
        <w:rPr>
          <w:rFonts w:hint="eastAsia"/>
        </w:rPr>
        <w:t>执行synchronized代码块。如果不</w:t>
      </w:r>
      <w:r w:rsidR="000C2DF4">
        <w:rPr>
          <w:rFonts w:hint="eastAsia"/>
        </w:rPr>
        <w:t>再</w:t>
      </w:r>
      <w:r w:rsidR="003A10DF">
        <w:rPr>
          <w:rFonts w:hint="eastAsia"/>
        </w:rPr>
        <w:t>做</w:t>
      </w:r>
      <w:r w:rsidR="000C2DF4">
        <w:rPr>
          <w:rFonts w:hint="eastAsia"/>
        </w:rPr>
        <w:t>一次</w:t>
      </w:r>
      <w:r w:rsidR="003A10DF">
        <w:rPr>
          <w:rFonts w:hint="eastAsia"/>
        </w:rPr>
        <w:t>instance是否为null的判断，</w:t>
      </w:r>
      <w:r w:rsidR="0051619E">
        <w:rPr>
          <w:rFonts w:hint="eastAsia"/>
        </w:rPr>
        <w:t>将</w:t>
      </w:r>
      <w:r w:rsidR="003A10DF">
        <w:rPr>
          <w:rFonts w:hint="eastAsia"/>
        </w:rPr>
        <w:t>会再次创建新</w:t>
      </w:r>
      <w:r w:rsidR="006741C1">
        <w:rPr>
          <w:rFonts w:hint="eastAsia"/>
        </w:rPr>
        <w:t>的</w:t>
      </w:r>
      <w:r w:rsidR="003A10DF">
        <w:rPr>
          <w:rFonts w:hint="eastAsia"/>
        </w:rPr>
        <w:t>实例</w:t>
      </w:r>
      <w:r w:rsidR="00886593">
        <w:rPr>
          <w:rFonts w:hint="eastAsia"/>
        </w:rPr>
        <w:t>。</w:t>
      </w:r>
      <w:r w:rsidR="009A35B9">
        <w:rPr>
          <w:rFonts w:hint="eastAsia"/>
        </w:rPr>
        <w:t>下图</w:t>
      </w:r>
      <w:r w:rsidR="00443898">
        <w:rPr>
          <w:rFonts w:hint="eastAsia"/>
        </w:rPr>
        <w:t>详细</w:t>
      </w:r>
      <w:r w:rsidR="009A35B9">
        <w:rPr>
          <w:rFonts w:hint="eastAsia"/>
        </w:rPr>
        <w:t>展示了这个过程。</w:t>
      </w:r>
    </w:p>
    <w:p w14:paraId="4D53F2F6" w14:textId="77777777" w:rsidR="00A869BF" w:rsidRDefault="00A869BF" w:rsidP="00A869BF">
      <w:pPr>
        <w:spacing w:beforeLines="50" w:before="211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40A6486" wp14:editId="6DBF1410">
            <wp:extent cx="5302350" cy="308723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未命名作品 11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886" cy="31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9D3D" w14:textId="77777777" w:rsidR="003C4B31" w:rsidRDefault="003C4B31" w:rsidP="002233BA">
      <w:pPr>
        <w:spacing w:beforeLines="50" w:before="211" w:line="360" w:lineRule="auto"/>
        <w:ind w:firstLine="482"/>
        <w:jc w:val="both"/>
      </w:pPr>
      <w:r>
        <w:rPr>
          <w:rFonts w:hint="eastAsia"/>
        </w:rPr>
        <w:t>兔小白：</w:t>
      </w:r>
      <w:r w:rsidR="001F6C4C">
        <w:rPr>
          <w:rFonts w:hint="eastAsia"/>
        </w:rPr>
        <w:t>我是真的没想到</w:t>
      </w:r>
      <w:r w:rsidR="0066735C">
        <w:rPr>
          <w:rFonts w:hint="eastAsia"/>
        </w:rPr>
        <w:t>，</w:t>
      </w:r>
      <w:r w:rsidR="001F6C4C">
        <w:rPr>
          <w:rFonts w:hint="eastAsia"/>
        </w:rPr>
        <w:t>确保只有一个实例这么难！</w:t>
      </w:r>
    </w:p>
    <w:p w14:paraId="1B48E6C8" w14:textId="77777777" w:rsidR="001F6C4C" w:rsidRDefault="001F6C4C" w:rsidP="002233BA">
      <w:pPr>
        <w:spacing w:beforeLines="50" w:before="211" w:line="360" w:lineRule="auto"/>
        <w:ind w:firstLine="482"/>
        <w:jc w:val="both"/>
      </w:pPr>
      <w:r>
        <w:rPr>
          <w:rFonts w:hint="eastAsia"/>
        </w:rPr>
        <w:t>熊小猫：</w:t>
      </w:r>
      <w:r w:rsidR="00736C96">
        <w:rPr>
          <w:rFonts w:hint="eastAsia"/>
        </w:rPr>
        <w:t>因为要考虑多线程并发的问题</w:t>
      </w:r>
      <w:r w:rsidR="005D4D76">
        <w:rPr>
          <w:rFonts w:hint="eastAsia"/>
        </w:rPr>
        <w:t>嘛！</w:t>
      </w:r>
      <w:r w:rsidR="00132E0F">
        <w:rPr>
          <w:rFonts w:hint="eastAsia"/>
        </w:rPr>
        <w:t>以后你做多线程开发的时候可一定要小心。</w:t>
      </w:r>
      <w:r>
        <w:rPr>
          <w:rFonts w:hint="eastAsia"/>
        </w:rPr>
        <w:t>这种单例模式的实现方式叫做懒汉式</w:t>
      </w:r>
      <w:r w:rsidR="00CE72F5">
        <w:rPr>
          <w:rFonts w:hint="eastAsia"/>
        </w:rPr>
        <w:t>，</w:t>
      </w:r>
      <w:r>
        <w:rPr>
          <w:rFonts w:hint="eastAsia"/>
        </w:rPr>
        <w:t>因为</w:t>
      </w:r>
      <w:r w:rsidR="00903677">
        <w:rPr>
          <w:rFonts w:hint="eastAsia"/>
        </w:rPr>
        <w:t>程序在</w:t>
      </w:r>
      <w:r w:rsidR="00694F4A">
        <w:rPr>
          <w:rFonts w:hint="eastAsia"/>
        </w:rPr>
        <w:t>第一次调用</w:t>
      </w:r>
      <w:r w:rsidR="00CE72F5">
        <w:rPr>
          <w:rFonts w:hint="eastAsia"/>
        </w:rPr>
        <w:t>getInstance方法</w:t>
      </w:r>
      <w:r>
        <w:rPr>
          <w:rFonts w:hint="eastAsia"/>
        </w:rPr>
        <w:t>时</w:t>
      </w:r>
      <w:r w:rsidR="001F164B">
        <w:rPr>
          <w:rFonts w:hint="eastAsia"/>
        </w:rPr>
        <w:t>，</w:t>
      </w:r>
      <w:r>
        <w:rPr>
          <w:rFonts w:hint="eastAsia"/>
        </w:rPr>
        <w:t>才会创建</w:t>
      </w:r>
      <w:r w:rsidR="00B56029">
        <w:rPr>
          <w:rFonts w:hint="eastAsia"/>
        </w:rPr>
        <w:t>单例</w:t>
      </w:r>
      <w:r>
        <w:rPr>
          <w:rFonts w:hint="eastAsia"/>
        </w:rPr>
        <w:t>实例。</w:t>
      </w:r>
      <w:r w:rsidR="00A773A0">
        <w:rPr>
          <w:rFonts w:hint="eastAsia"/>
        </w:rPr>
        <w:t>与之相对应</w:t>
      </w:r>
      <w:r w:rsidR="001F164B">
        <w:rPr>
          <w:rFonts w:hint="eastAsia"/>
        </w:rPr>
        <w:t>的</w:t>
      </w:r>
      <w:r w:rsidR="00A773A0">
        <w:rPr>
          <w:rFonts w:hint="eastAsia"/>
        </w:rPr>
        <w:t>，还有一种叫做饿汉式</w:t>
      </w:r>
      <w:r w:rsidR="00FE04D5">
        <w:rPr>
          <w:rFonts w:hint="eastAsia"/>
        </w:rPr>
        <w:t>的单例模式实现方式</w:t>
      </w:r>
      <w:r w:rsidR="00FD142D">
        <w:rPr>
          <w:rFonts w:hint="eastAsia"/>
        </w:rPr>
        <w:t>。</w:t>
      </w:r>
    </w:p>
    <w:p w14:paraId="56CA5448" w14:textId="77777777" w:rsidR="0089390F" w:rsidRDefault="0089390F" w:rsidP="0089390F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8.3 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饿汉式实现单例模式</w:t>
      </w:r>
    </w:p>
    <w:p w14:paraId="2B102EE4" w14:textId="196E1CB1" w:rsidR="00BC02BE" w:rsidRPr="00BC02BE" w:rsidRDefault="0089390F" w:rsidP="002233BA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熊小猫：所谓的饿汉式，就是不管</w:t>
      </w:r>
      <w:r w:rsidR="009B7AFC">
        <w:rPr>
          <w:rFonts w:hint="eastAsia"/>
        </w:rPr>
        <w:t>单例</w:t>
      </w:r>
      <w:r w:rsidR="009C6E8B">
        <w:rPr>
          <w:rFonts w:hint="eastAsia"/>
        </w:rPr>
        <w:t>对象</w:t>
      </w:r>
      <w:r w:rsidR="009B7AFC">
        <w:rPr>
          <w:rFonts w:hint="eastAsia"/>
        </w:rPr>
        <w:t>是否被用到</w:t>
      </w:r>
      <w:r>
        <w:rPr>
          <w:rFonts w:hint="eastAsia"/>
        </w:rPr>
        <w:t>，</w:t>
      </w:r>
      <w:r w:rsidR="003048BA">
        <w:rPr>
          <w:rFonts w:hint="eastAsia"/>
        </w:rPr>
        <w:t>程序</w:t>
      </w:r>
      <w:r>
        <w:rPr>
          <w:rFonts w:hint="eastAsia"/>
        </w:rPr>
        <w:t>都会提前将</w:t>
      </w:r>
      <w:r w:rsidR="001943DB">
        <w:rPr>
          <w:rFonts w:hint="eastAsia"/>
        </w:rPr>
        <w:t>单例</w:t>
      </w:r>
      <w:r>
        <w:rPr>
          <w:rFonts w:hint="eastAsia"/>
        </w:rPr>
        <w:t>实例创建</w:t>
      </w:r>
      <w:r w:rsidR="00D26B11">
        <w:rPr>
          <w:rFonts w:hint="eastAsia"/>
        </w:rPr>
        <w:t>好</w:t>
      </w:r>
      <w:r>
        <w:rPr>
          <w:rFonts w:hint="eastAsia"/>
        </w:rPr>
        <w:t>。</w:t>
      </w:r>
      <w:r w:rsidR="00B74415">
        <w:rPr>
          <w:rFonts w:hint="eastAsia"/>
        </w:rPr>
        <w:t>如果不担心内存</w:t>
      </w:r>
      <w:r w:rsidR="009B5E43">
        <w:rPr>
          <w:rFonts w:hint="eastAsia"/>
        </w:rPr>
        <w:t>占用</w:t>
      </w:r>
      <w:r w:rsidR="00B74415">
        <w:rPr>
          <w:rFonts w:hint="eastAsia"/>
        </w:rPr>
        <w:t>，可以考虑采用饿汉式</w:t>
      </w:r>
      <w:ins w:id="23" w:author="shuang zhang" w:date="2023-11-22T11:35:00Z">
        <w:r w:rsidR="00CF51AC" w:rsidRPr="00CF51AC">
          <w:rPr>
            <w:rFonts w:hint="eastAsia"/>
          </w:rPr>
          <w:t>实现单例模式</w:t>
        </w:r>
      </w:ins>
      <w:del w:id="24" w:author="shuang zhang" w:date="2023-11-22T11:34:00Z">
        <w:r w:rsidR="00B74415" w:rsidDel="00CF51AC">
          <w:rPr>
            <w:rFonts w:hint="eastAsia"/>
          </w:rPr>
          <w:delText>实现</w:delText>
        </w:r>
      </w:del>
      <w:del w:id="25" w:author="shuang zhang" w:date="2023-11-22T11:35:00Z">
        <w:r w:rsidR="00FF4174" w:rsidDel="00CF51AC">
          <w:rPr>
            <w:rFonts w:hint="eastAsia"/>
          </w:rPr>
          <w:delText>方式</w:delText>
        </w:r>
      </w:del>
      <w:r w:rsidR="00B74415">
        <w:rPr>
          <w:rFonts w:hint="eastAsia"/>
        </w:rPr>
        <w:t>，代码更为简洁，</w:t>
      </w:r>
      <w:r w:rsidR="000C1FA1">
        <w:rPr>
          <w:rFonts w:hint="eastAsia"/>
        </w:rPr>
        <w:t>当然</w:t>
      </w:r>
      <w:r w:rsidR="00E614FB">
        <w:rPr>
          <w:rFonts w:hint="eastAsia"/>
        </w:rPr>
        <w:t>也是</w:t>
      </w:r>
      <w:r w:rsidR="00B74415">
        <w:rPr>
          <w:rFonts w:hint="eastAsia"/>
        </w:rPr>
        <w:t>线程安全</w:t>
      </w:r>
      <w:r w:rsidR="00AC11C8">
        <w:rPr>
          <w:rFonts w:hint="eastAsia"/>
        </w:rPr>
        <w:t>的</w:t>
      </w:r>
      <w:r w:rsidR="00B74415">
        <w:rPr>
          <w:rFonts w:hint="eastAsia"/>
        </w:rPr>
        <w:t>。我们来看看代码实现。</w:t>
      </w:r>
    </w:p>
    <w:p w14:paraId="26E3A76A" w14:textId="77777777" w:rsidR="00B74415" w:rsidRPr="00BC02BE" w:rsidRDefault="00BC02BE" w:rsidP="00BC02BE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ProjectManger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static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ProjectManger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instance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ProjectManger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ProjectManger</w:t>
      </w:r>
      <w:r>
        <w:rPr>
          <w:rFonts w:ascii="Consolas" w:hAnsi="Consolas" w:cs="Consolas"/>
          <w:color w:val="333333"/>
          <w:sz w:val="22"/>
          <w:szCs w:val="22"/>
        </w:rPr>
        <w:t>()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Fonts w:ascii="Consolas" w:hAnsi="Consolas" w:cs="Consolas"/>
          <w:color w:val="333333"/>
          <w:sz w:val="22"/>
          <w:szCs w:val="22"/>
        </w:rPr>
        <w:lastRenderedPageBreak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static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ProjectManger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getInstance</w:t>
      </w:r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return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instance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14:paraId="069A4509" w14:textId="77777777" w:rsidR="00B74415" w:rsidRPr="0089390F" w:rsidRDefault="00B74415" w:rsidP="002233BA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熊小猫：类加载时</w:t>
      </w:r>
      <w:r w:rsidR="00605D76">
        <w:rPr>
          <w:rFonts w:hint="eastAsia"/>
        </w:rPr>
        <w:t>会完成静态成员变量的初始化</w:t>
      </w:r>
      <w:r w:rsidR="00231BB4">
        <w:rPr>
          <w:rFonts w:hint="eastAsia"/>
        </w:rPr>
        <w:t>，</w:t>
      </w:r>
      <w:r w:rsidR="001919D1">
        <w:rPr>
          <w:rFonts w:hint="eastAsia"/>
        </w:rPr>
        <w:t>因此</w:t>
      </w:r>
      <w:r>
        <w:rPr>
          <w:rFonts w:hint="eastAsia"/>
        </w:rPr>
        <w:t>只要类加载</w:t>
      </w:r>
      <w:r w:rsidR="004E30A4">
        <w:rPr>
          <w:rFonts w:hint="eastAsia"/>
        </w:rPr>
        <w:t>完</w:t>
      </w:r>
      <w:r>
        <w:rPr>
          <w:rFonts w:hint="eastAsia"/>
        </w:rPr>
        <w:t>，</w:t>
      </w:r>
      <w:r w:rsidR="00615A7B">
        <w:rPr>
          <w:rFonts w:hint="eastAsia"/>
        </w:rPr>
        <w:t>就</w:t>
      </w:r>
      <w:r w:rsidR="003815B2">
        <w:rPr>
          <w:rFonts w:hint="eastAsia"/>
        </w:rPr>
        <w:t>会</w:t>
      </w:r>
      <w:r w:rsidR="00890D60">
        <w:rPr>
          <w:rFonts w:hint="eastAsia"/>
        </w:rPr>
        <w:t>完成</w:t>
      </w:r>
      <w:r w:rsidR="000B6DFA">
        <w:rPr>
          <w:rFonts w:hint="eastAsia"/>
        </w:rPr>
        <w:t>instance</w:t>
      </w:r>
      <w:r w:rsidR="000B0A77">
        <w:rPr>
          <w:rFonts w:hint="eastAsia"/>
        </w:rPr>
        <w:t>变量</w:t>
      </w:r>
      <w:r w:rsidR="00D8209F">
        <w:rPr>
          <w:rFonts w:hint="eastAsia"/>
        </w:rPr>
        <w:t>的</w:t>
      </w:r>
      <w:r w:rsidR="000B0A77">
        <w:rPr>
          <w:rFonts w:hint="eastAsia"/>
        </w:rPr>
        <w:t>初始化</w:t>
      </w:r>
      <w:r w:rsidR="00C10E75">
        <w:rPr>
          <w:rFonts w:hint="eastAsia"/>
        </w:rPr>
        <w:t>。</w:t>
      </w:r>
      <w:r w:rsidR="00FE5ACD">
        <w:rPr>
          <w:rFonts w:hint="eastAsia"/>
        </w:rPr>
        <w:t>创建单例实例</w:t>
      </w:r>
      <w:r w:rsidR="00210519">
        <w:rPr>
          <w:rFonts w:hint="eastAsia"/>
        </w:rPr>
        <w:t>发生在类加载</w:t>
      </w:r>
      <w:r w:rsidR="006C6109">
        <w:rPr>
          <w:rFonts w:hint="eastAsia"/>
        </w:rPr>
        <w:t>的</w:t>
      </w:r>
      <w:r w:rsidR="00210519">
        <w:rPr>
          <w:rFonts w:hint="eastAsia"/>
        </w:rPr>
        <w:t>过程中，因此</w:t>
      </w:r>
      <w:r w:rsidR="002B0BC4">
        <w:rPr>
          <w:rFonts w:hint="eastAsia"/>
        </w:rPr>
        <w:t>不存在线程安全问题</w:t>
      </w:r>
      <w:r>
        <w:rPr>
          <w:rFonts w:hint="eastAsia"/>
        </w:rPr>
        <w:t>。</w:t>
      </w:r>
      <w:r w:rsidR="00247972">
        <w:rPr>
          <w:rFonts w:hint="eastAsia"/>
        </w:rPr>
        <w:t>当</w:t>
      </w:r>
      <w:r w:rsidR="00354DAE">
        <w:rPr>
          <w:rFonts w:hint="eastAsia"/>
        </w:rPr>
        <w:t>客户端</w:t>
      </w:r>
      <w:r>
        <w:rPr>
          <w:rFonts w:hint="eastAsia"/>
        </w:rPr>
        <w:t>调用getInstance方法</w:t>
      </w:r>
      <w:r w:rsidR="00042AAA">
        <w:rPr>
          <w:rFonts w:hint="eastAsia"/>
        </w:rPr>
        <w:t>时</w:t>
      </w:r>
      <w:r>
        <w:rPr>
          <w:rFonts w:hint="eastAsia"/>
        </w:rPr>
        <w:t>，</w:t>
      </w:r>
      <w:r w:rsidR="00E1490D">
        <w:rPr>
          <w:rFonts w:hint="eastAsia"/>
        </w:rPr>
        <w:t>可以</w:t>
      </w:r>
      <w:r w:rsidR="00247972">
        <w:rPr>
          <w:rFonts w:hint="eastAsia"/>
        </w:rPr>
        <w:t>直接</w:t>
      </w:r>
      <w:r>
        <w:rPr>
          <w:rFonts w:hint="eastAsia"/>
        </w:rPr>
        <w:t>获取</w:t>
      </w:r>
      <w:r w:rsidR="0022119B">
        <w:rPr>
          <w:rFonts w:hint="eastAsia"/>
        </w:rPr>
        <w:t>到</w:t>
      </w:r>
      <w:r w:rsidR="00CA4BEF">
        <w:rPr>
          <w:rFonts w:hint="eastAsia"/>
        </w:rPr>
        <w:t>已经创建好</w:t>
      </w:r>
      <w:r w:rsidR="0005452B">
        <w:rPr>
          <w:rFonts w:hint="eastAsia"/>
        </w:rPr>
        <w:t>的</w:t>
      </w:r>
      <w:r>
        <w:rPr>
          <w:rFonts w:hint="eastAsia"/>
        </w:rPr>
        <w:t>实例。</w:t>
      </w:r>
    </w:p>
    <w:p w14:paraId="67570E3C" w14:textId="77777777" w:rsidR="00811CAF" w:rsidRDefault="00E319EC" w:rsidP="002233BA">
      <w:pPr>
        <w:spacing w:beforeLines="50" w:before="211" w:line="360" w:lineRule="auto"/>
        <w:ind w:firstLine="482"/>
        <w:jc w:val="both"/>
      </w:pPr>
      <w:r>
        <w:rPr>
          <w:rFonts w:hint="eastAsia"/>
        </w:rPr>
        <w:t>兔小白</w:t>
      </w:r>
      <w:r w:rsidR="008A209F">
        <w:rPr>
          <w:rFonts w:hint="eastAsia"/>
        </w:rPr>
        <w:t>：这种实现方式简洁</w:t>
      </w:r>
      <w:r w:rsidR="00FA1CAC">
        <w:rPr>
          <w:rFonts w:hint="eastAsia"/>
        </w:rPr>
        <w:t>多了</w:t>
      </w:r>
      <w:r w:rsidR="008A209F">
        <w:rPr>
          <w:rFonts w:hint="eastAsia"/>
        </w:rPr>
        <w:t>！</w:t>
      </w:r>
      <w:r w:rsidR="005849CD">
        <w:rPr>
          <w:rFonts w:hint="eastAsia"/>
        </w:rPr>
        <w:t>咱们</w:t>
      </w:r>
      <w:r w:rsidR="008A209F">
        <w:rPr>
          <w:rFonts w:hint="eastAsia"/>
        </w:rPr>
        <w:t>已经讲了</w:t>
      </w:r>
      <w:commentRangeStart w:id="26"/>
      <w:r w:rsidR="008A209F">
        <w:rPr>
          <w:rFonts w:hint="eastAsia"/>
        </w:rPr>
        <w:t>三种</w:t>
      </w:r>
      <w:r w:rsidR="00480ABC">
        <w:rPr>
          <w:rFonts w:hint="eastAsia"/>
        </w:rPr>
        <w:t>单例模式</w:t>
      </w:r>
      <w:commentRangeEnd w:id="26"/>
      <w:r w:rsidR="00A67EDB">
        <w:rPr>
          <w:rStyle w:val="aa"/>
        </w:rPr>
        <w:commentReference w:id="26"/>
      </w:r>
      <w:r w:rsidR="00480ABC">
        <w:rPr>
          <w:rFonts w:hint="eastAsia"/>
        </w:rPr>
        <w:t>的</w:t>
      </w:r>
      <w:r w:rsidR="008A209F">
        <w:rPr>
          <w:rFonts w:hint="eastAsia"/>
        </w:rPr>
        <w:t>实现方式，</w:t>
      </w:r>
      <w:r w:rsidR="006A2089">
        <w:rPr>
          <w:rFonts w:hint="eastAsia"/>
        </w:rPr>
        <w:t>你</w:t>
      </w:r>
      <w:r w:rsidR="008A209F">
        <w:rPr>
          <w:rFonts w:hint="eastAsia"/>
        </w:rPr>
        <w:t>推荐采用哪一种呢？</w:t>
      </w:r>
    </w:p>
    <w:p w14:paraId="11C9F4D5" w14:textId="12A9EA50" w:rsidR="008A209F" w:rsidRDefault="008A209F" w:rsidP="002233BA">
      <w:pPr>
        <w:spacing w:beforeLines="50" w:before="211" w:line="360" w:lineRule="auto"/>
        <w:ind w:firstLine="482"/>
        <w:jc w:val="both"/>
      </w:pPr>
      <w:r>
        <w:rPr>
          <w:rFonts w:hint="eastAsia"/>
        </w:rPr>
        <w:t>熊小猫：</w:t>
      </w:r>
      <w:r w:rsidR="00474221">
        <w:rPr>
          <w:rFonts w:hint="eastAsia"/>
        </w:rPr>
        <w:t>咱们讲的</w:t>
      </w:r>
      <w:r w:rsidR="008379A2">
        <w:rPr>
          <w:rFonts w:hint="eastAsia"/>
        </w:rPr>
        <w:t>这</w:t>
      </w:r>
      <w:r w:rsidR="0099069D">
        <w:rPr>
          <w:rFonts w:hint="eastAsia"/>
        </w:rPr>
        <w:t>三种</w:t>
      </w:r>
      <w:r w:rsidR="006123E1">
        <w:rPr>
          <w:rFonts w:hint="eastAsia"/>
        </w:rPr>
        <w:t>实现</w:t>
      </w:r>
      <w:r w:rsidR="0099069D">
        <w:rPr>
          <w:rFonts w:hint="eastAsia"/>
        </w:rPr>
        <w:t>方式</w:t>
      </w:r>
      <w:r w:rsidR="00253CF3">
        <w:rPr>
          <w:rFonts w:hint="eastAsia"/>
        </w:rPr>
        <w:t>都</w:t>
      </w:r>
      <w:r w:rsidR="000F51F5">
        <w:rPr>
          <w:rFonts w:hint="eastAsia"/>
        </w:rPr>
        <w:t>很</w:t>
      </w:r>
      <w:r w:rsidR="008379A2">
        <w:rPr>
          <w:rFonts w:hint="eastAsia"/>
        </w:rPr>
        <w:t>常用</w:t>
      </w:r>
      <w:r w:rsidR="003C05B6">
        <w:rPr>
          <w:rFonts w:hint="eastAsia"/>
        </w:rPr>
        <w:t>，</w:t>
      </w:r>
      <w:r w:rsidR="003F2672">
        <w:rPr>
          <w:rFonts w:hint="eastAsia"/>
        </w:rPr>
        <w:t>但</w:t>
      </w:r>
      <w:r w:rsidR="003C05B6">
        <w:rPr>
          <w:rFonts w:hint="eastAsia"/>
        </w:rPr>
        <w:t>各自有其适合的场景。懒汉式实现方式</w:t>
      </w:r>
      <w:r w:rsidR="002816C9">
        <w:rPr>
          <w:rFonts w:hint="eastAsia"/>
        </w:rPr>
        <w:t>，</w:t>
      </w:r>
      <w:del w:id="27" w:author="shuang zhang" w:date="2023-11-22T14:15:00Z">
        <w:r w:rsidR="003C05B6" w:rsidDel="00A67EDB">
          <w:rPr>
            <w:rFonts w:hint="eastAsia"/>
          </w:rPr>
          <w:delText>实例</w:delText>
        </w:r>
        <w:r w:rsidR="002816C9" w:rsidDel="00A67EDB">
          <w:rPr>
            <w:rFonts w:hint="eastAsia"/>
          </w:rPr>
          <w:delText>的</w:delText>
        </w:r>
        <w:r w:rsidR="003C05B6" w:rsidDel="00A67EDB">
          <w:rPr>
            <w:rFonts w:hint="eastAsia"/>
          </w:rPr>
          <w:delText>创建发生</w:delText>
        </w:r>
      </w:del>
      <w:r w:rsidR="003C05B6">
        <w:rPr>
          <w:rFonts w:hint="eastAsia"/>
        </w:rPr>
        <w:t>在</w:t>
      </w:r>
      <w:r w:rsidR="00C52013">
        <w:rPr>
          <w:rFonts w:hint="eastAsia"/>
        </w:rPr>
        <w:t>客户端</w:t>
      </w:r>
      <w:r w:rsidR="003C05B6">
        <w:rPr>
          <w:rFonts w:hint="eastAsia"/>
        </w:rPr>
        <w:t>第一次</w:t>
      </w:r>
      <w:r w:rsidR="002816C9">
        <w:rPr>
          <w:rFonts w:hint="eastAsia"/>
        </w:rPr>
        <w:t>调用getInstance</w:t>
      </w:r>
      <w:r w:rsidR="002E2683">
        <w:rPr>
          <w:rFonts w:hint="eastAsia"/>
        </w:rPr>
        <w:t>方法</w:t>
      </w:r>
      <w:ins w:id="28" w:author="shuang zhang" w:date="2023-11-22T14:15:00Z">
        <w:r w:rsidR="00A67EDB">
          <w:rPr>
            <w:rFonts w:hint="eastAsia"/>
          </w:rPr>
          <w:t>时创建实例</w:t>
        </w:r>
      </w:ins>
      <w:r w:rsidR="003C05B6">
        <w:rPr>
          <w:rFonts w:hint="eastAsia"/>
        </w:rPr>
        <w:t>，避免了内存的浪费。选择</w:t>
      </w:r>
      <w:commentRangeStart w:id="29"/>
      <w:r w:rsidR="003C05B6">
        <w:rPr>
          <w:rFonts w:hint="eastAsia"/>
        </w:rPr>
        <w:t>哪一种懒汉式实现方式</w:t>
      </w:r>
      <w:commentRangeEnd w:id="29"/>
      <w:r w:rsidR="00A67EDB">
        <w:rPr>
          <w:rStyle w:val="aa"/>
        </w:rPr>
        <w:commentReference w:id="29"/>
      </w:r>
      <w:r w:rsidR="003C05B6">
        <w:rPr>
          <w:rFonts w:hint="eastAsia"/>
        </w:rPr>
        <w:t>，取决于是否存在多线程场景。饿汉式实现方式</w:t>
      </w:r>
      <w:r w:rsidR="00853995">
        <w:rPr>
          <w:rFonts w:hint="eastAsia"/>
        </w:rPr>
        <w:t>的</w:t>
      </w:r>
      <w:r w:rsidR="003C05B6">
        <w:rPr>
          <w:rFonts w:hint="eastAsia"/>
        </w:rPr>
        <w:t>代码简洁</w:t>
      </w:r>
      <w:r w:rsidR="00EF0F65">
        <w:rPr>
          <w:rFonts w:hint="eastAsia"/>
        </w:rPr>
        <w:t>、线程安全</w:t>
      </w:r>
      <w:r w:rsidR="007B6A46">
        <w:rPr>
          <w:rFonts w:hint="eastAsia"/>
        </w:rPr>
        <w:t>，</w:t>
      </w:r>
      <w:r w:rsidR="003C05B6">
        <w:rPr>
          <w:rFonts w:hint="eastAsia"/>
        </w:rPr>
        <w:t>但</w:t>
      </w:r>
      <w:r w:rsidR="000E3CC0">
        <w:rPr>
          <w:rFonts w:hint="eastAsia"/>
        </w:rPr>
        <w:t>不管是否</w:t>
      </w:r>
      <w:r w:rsidR="00246DEA">
        <w:rPr>
          <w:rFonts w:hint="eastAsia"/>
        </w:rPr>
        <w:t>使用</w:t>
      </w:r>
      <w:r w:rsidR="000E3CC0">
        <w:rPr>
          <w:rFonts w:hint="eastAsia"/>
        </w:rPr>
        <w:t>单例对象，</w:t>
      </w:r>
      <w:r w:rsidR="000976FA">
        <w:rPr>
          <w:rFonts w:hint="eastAsia"/>
        </w:rPr>
        <w:t>程序</w:t>
      </w:r>
      <w:r w:rsidR="000E3CC0">
        <w:rPr>
          <w:rFonts w:hint="eastAsia"/>
        </w:rPr>
        <w:t>都会</w:t>
      </w:r>
      <w:r w:rsidR="00961826">
        <w:rPr>
          <w:rFonts w:hint="eastAsia"/>
        </w:rPr>
        <w:t>提前</w:t>
      </w:r>
      <w:r w:rsidR="000E3CC0">
        <w:rPr>
          <w:rFonts w:hint="eastAsia"/>
        </w:rPr>
        <w:t>在类加载时</w:t>
      </w:r>
      <w:r w:rsidR="007B6A46">
        <w:rPr>
          <w:rFonts w:hint="eastAsia"/>
        </w:rPr>
        <w:t>创建</w:t>
      </w:r>
      <w:r w:rsidR="003C05B6">
        <w:rPr>
          <w:rFonts w:hint="eastAsia"/>
        </w:rPr>
        <w:t>实例</w:t>
      </w:r>
      <w:r w:rsidR="000E3CC0">
        <w:rPr>
          <w:rFonts w:hint="eastAsia"/>
        </w:rPr>
        <w:t>，</w:t>
      </w:r>
      <w:r w:rsidR="003C05B6">
        <w:rPr>
          <w:rFonts w:hint="eastAsia"/>
        </w:rPr>
        <w:t>占用内存。</w:t>
      </w:r>
      <w:r w:rsidR="00A6090C">
        <w:rPr>
          <w:rFonts w:hint="eastAsia"/>
        </w:rPr>
        <w:t>如果</w:t>
      </w:r>
      <w:ins w:id="30" w:author="shuang zhang" w:date="2023-11-22T14:17:00Z">
        <w:r w:rsidR="00A67EDB">
          <w:rPr>
            <w:rFonts w:hint="eastAsia"/>
          </w:rPr>
          <w:t>对</w:t>
        </w:r>
      </w:ins>
      <w:r w:rsidR="003C05B6">
        <w:rPr>
          <w:rFonts w:hint="eastAsia"/>
        </w:rPr>
        <w:t>内存</w:t>
      </w:r>
      <w:r w:rsidR="00663CB5">
        <w:rPr>
          <w:rFonts w:hint="eastAsia"/>
        </w:rPr>
        <w:t>的</w:t>
      </w:r>
      <w:r w:rsidR="003C05B6">
        <w:rPr>
          <w:rFonts w:hint="eastAsia"/>
        </w:rPr>
        <w:t>使用没有严格限制，推荐</w:t>
      </w:r>
      <w:r w:rsidR="00AD0388">
        <w:rPr>
          <w:rFonts w:hint="eastAsia"/>
        </w:rPr>
        <w:t>使用</w:t>
      </w:r>
      <w:r w:rsidR="003C05B6">
        <w:rPr>
          <w:rFonts w:hint="eastAsia"/>
        </w:rPr>
        <w:t>饿汉式实现方式。</w:t>
      </w:r>
    </w:p>
    <w:p w14:paraId="0BC24B7A" w14:textId="77777777" w:rsidR="00952694" w:rsidRDefault="00952694" w:rsidP="00952694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8.4 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单例模式适用场景</w:t>
      </w:r>
    </w:p>
    <w:p w14:paraId="37D62E5C" w14:textId="77777777" w:rsidR="00E01A13" w:rsidRDefault="00E01A13" w:rsidP="00E01A13">
      <w:pPr>
        <w:spacing w:beforeLines="50" w:before="211" w:line="360" w:lineRule="auto"/>
        <w:ind w:firstLineChars="200" w:firstLine="480"/>
      </w:pPr>
      <w:r>
        <w:rPr>
          <w:rFonts w:hint="eastAsia"/>
        </w:rPr>
        <w:t>熊小猫：单例模式非常简单，我们看下面的单例模式结构图。</w:t>
      </w:r>
      <w:r w:rsidR="00CA784B">
        <w:rPr>
          <w:rFonts w:hint="eastAsia"/>
        </w:rPr>
        <w:tab/>
      </w:r>
    </w:p>
    <w:p w14:paraId="2EBD4B40" w14:textId="77777777" w:rsidR="00A869BF" w:rsidRDefault="00A869BF" w:rsidP="00A869BF">
      <w:pPr>
        <w:spacing w:beforeLines="50" w:before="211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6718A2B" wp14:editId="5CCE843D">
            <wp:extent cx="5051834" cy="3003611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单例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426" cy="300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A932" w14:textId="77777777" w:rsidR="009B76E9" w:rsidRDefault="00CA784B" w:rsidP="002233BA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commentRangeStart w:id="31"/>
      <w:r w:rsidR="00AD0388">
        <w:rPr>
          <w:rFonts w:hint="eastAsia"/>
        </w:rPr>
        <w:t>单例模式</w:t>
      </w:r>
      <w:r w:rsidR="00E2454E">
        <w:rPr>
          <w:rFonts w:hint="eastAsia"/>
        </w:rPr>
        <w:t>虽然简单，但</w:t>
      </w:r>
      <w:r w:rsidR="00AD0388">
        <w:rPr>
          <w:rFonts w:hint="eastAsia"/>
        </w:rPr>
        <w:t>有着独特的适用场景，如果使用不当会引起</w:t>
      </w:r>
      <w:r w:rsidR="00A87C42">
        <w:rPr>
          <w:rFonts w:hint="eastAsia"/>
        </w:rPr>
        <w:t>线程安全</w:t>
      </w:r>
      <w:r w:rsidR="00AD0388">
        <w:rPr>
          <w:rFonts w:hint="eastAsia"/>
        </w:rPr>
        <w:t>问题。</w:t>
      </w:r>
      <w:commentRangeEnd w:id="31"/>
      <w:r w:rsidR="00A67EDB">
        <w:rPr>
          <w:rStyle w:val="aa"/>
        </w:rPr>
        <w:commentReference w:id="31"/>
      </w:r>
      <w:r w:rsidR="00AE6892">
        <w:rPr>
          <w:rFonts w:hint="eastAsia"/>
        </w:rPr>
        <w:t>我们先来看看单例模式的优点。</w:t>
      </w:r>
    </w:p>
    <w:p w14:paraId="2DF3BFED" w14:textId="77777777" w:rsidR="00AE6892" w:rsidRDefault="00AE6892" w:rsidP="002233BA">
      <w:pPr>
        <w:pStyle w:val="a3"/>
        <w:numPr>
          <w:ilvl w:val="0"/>
          <w:numId w:val="22"/>
        </w:numPr>
        <w:spacing w:beforeLines="50" w:before="211" w:line="360" w:lineRule="auto"/>
        <w:ind w:left="840" w:firstLineChars="0" w:hanging="360"/>
        <w:jc w:val="both"/>
      </w:pPr>
      <w:r>
        <w:rPr>
          <w:rFonts w:hint="eastAsia"/>
        </w:rPr>
        <w:t>单例类在内存中只</w:t>
      </w:r>
      <w:r w:rsidR="00027F78">
        <w:rPr>
          <w:rFonts w:hint="eastAsia"/>
        </w:rPr>
        <w:t>存在</w:t>
      </w:r>
      <w:r>
        <w:rPr>
          <w:rFonts w:hint="eastAsia"/>
        </w:rPr>
        <w:t>一个实例，减少了内存</w:t>
      </w:r>
      <w:r w:rsidR="00EC08B9">
        <w:rPr>
          <w:rFonts w:hint="eastAsia"/>
        </w:rPr>
        <w:t>的</w:t>
      </w:r>
      <w:r>
        <w:rPr>
          <w:rFonts w:hint="eastAsia"/>
        </w:rPr>
        <w:t>使用。</w:t>
      </w:r>
    </w:p>
    <w:p w14:paraId="7B16BBFD" w14:textId="77777777" w:rsidR="00AE6892" w:rsidRDefault="004018F2" w:rsidP="002233BA">
      <w:pPr>
        <w:pStyle w:val="a3"/>
        <w:numPr>
          <w:ilvl w:val="0"/>
          <w:numId w:val="22"/>
        </w:numPr>
        <w:spacing w:beforeLines="50" w:before="211" w:line="360" w:lineRule="auto"/>
        <w:ind w:left="840" w:firstLineChars="0" w:hanging="360"/>
        <w:jc w:val="both"/>
      </w:pPr>
      <w:r>
        <w:rPr>
          <w:rFonts w:hint="eastAsia"/>
        </w:rPr>
        <w:t>单例</w:t>
      </w:r>
      <w:r w:rsidR="00AE6892">
        <w:rPr>
          <w:rFonts w:hint="eastAsia"/>
        </w:rPr>
        <w:t>类的实例化严格受控</w:t>
      </w:r>
      <w:r w:rsidR="0092083C">
        <w:rPr>
          <w:rFonts w:hint="eastAsia"/>
        </w:rPr>
        <w:t>。</w:t>
      </w:r>
      <w:r w:rsidR="00AE6892">
        <w:rPr>
          <w:rFonts w:hint="eastAsia"/>
        </w:rPr>
        <w:t>客户端只能</w:t>
      </w:r>
      <w:r w:rsidR="00A57DC9">
        <w:rPr>
          <w:rFonts w:hint="eastAsia"/>
        </w:rPr>
        <w:t>通过</w:t>
      </w:r>
      <w:r w:rsidR="00DE7819">
        <w:rPr>
          <w:rFonts w:hint="eastAsia"/>
        </w:rPr>
        <w:t>单例类提供</w:t>
      </w:r>
      <w:r w:rsidR="00AE6892">
        <w:rPr>
          <w:rFonts w:hint="eastAsia"/>
        </w:rPr>
        <w:t>的</w:t>
      </w:r>
      <w:r w:rsidR="00B52F80">
        <w:rPr>
          <w:rFonts w:hint="eastAsia"/>
        </w:rPr>
        <w:t>方法</w:t>
      </w:r>
      <w:r w:rsidR="00AE6892">
        <w:rPr>
          <w:rFonts w:hint="eastAsia"/>
        </w:rPr>
        <w:t>访问</w:t>
      </w:r>
      <w:r w:rsidR="00772B83">
        <w:rPr>
          <w:rFonts w:hint="eastAsia"/>
        </w:rPr>
        <w:t>单例实例</w:t>
      </w:r>
      <w:r w:rsidR="00AE6892">
        <w:rPr>
          <w:rFonts w:hint="eastAsia"/>
        </w:rPr>
        <w:t>。</w:t>
      </w:r>
      <w:r w:rsidR="00912BAB">
        <w:rPr>
          <w:rFonts w:hint="eastAsia"/>
        </w:rPr>
        <w:t>统一出口，便于管理。</w:t>
      </w:r>
    </w:p>
    <w:p w14:paraId="3236D165" w14:textId="77777777" w:rsidR="00AE6892" w:rsidRDefault="0020752F" w:rsidP="002233BA">
      <w:pPr>
        <w:pStyle w:val="a3"/>
        <w:numPr>
          <w:ilvl w:val="0"/>
          <w:numId w:val="22"/>
        </w:numPr>
        <w:spacing w:beforeLines="50" w:before="211" w:line="360" w:lineRule="auto"/>
        <w:ind w:left="840" w:firstLineChars="0" w:hanging="360"/>
        <w:jc w:val="both"/>
      </w:pPr>
      <w:r>
        <w:rPr>
          <w:rFonts w:hint="eastAsia"/>
        </w:rPr>
        <w:t>线程</w:t>
      </w:r>
      <w:r w:rsidR="003E3D57">
        <w:rPr>
          <w:rFonts w:hint="eastAsia"/>
        </w:rPr>
        <w:t>间</w:t>
      </w:r>
      <w:r>
        <w:rPr>
          <w:rFonts w:hint="eastAsia"/>
        </w:rPr>
        <w:t>共享单例</w:t>
      </w:r>
      <w:r w:rsidR="006E0C33">
        <w:rPr>
          <w:rFonts w:hint="eastAsia"/>
        </w:rPr>
        <w:t>实例</w:t>
      </w:r>
      <w:r w:rsidR="005629F1">
        <w:rPr>
          <w:rFonts w:hint="eastAsia"/>
        </w:rPr>
        <w:t>的</w:t>
      </w:r>
      <w:r w:rsidR="00AE6892">
        <w:rPr>
          <w:rFonts w:hint="eastAsia"/>
        </w:rPr>
        <w:t>成员变量，</w:t>
      </w:r>
      <w:r w:rsidR="00E0098F">
        <w:rPr>
          <w:rFonts w:hint="eastAsia"/>
        </w:rPr>
        <w:t>适合中心化工作</w:t>
      </w:r>
      <w:r w:rsidR="00AE6892">
        <w:rPr>
          <w:rFonts w:hint="eastAsia"/>
        </w:rPr>
        <w:t>。</w:t>
      </w:r>
    </w:p>
    <w:p w14:paraId="7C0BEC86" w14:textId="77777777" w:rsidR="00881CA0" w:rsidRDefault="00881CA0" w:rsidP="002233BA">
      <w:pPr>
        <w:spacing w:beforeLines="50" w:before="211" w:line="360" w:lineRule="auto"/>
        <w:jc w:val="both"/>
      </w:pPr>
      <w:r>
        <w:tab/>
      </w:r>
      <w:r>
        <w:rPr>
          <w:rFonts w:hint="eastAsia"/>
        </w:rPr>
        <w:t>兔小白：</w:t>
      </w:r>
      <w:r w:rsidR="00DF0DA6">
        <w:rPr>
          <w:rFonts w:hint="eastAsia"/>
        </w:rPr>
        <w:t>最后一个</w:t>
      </w:r>
      <w:r>
        <w:rPr>
          <w:rFonts w:hint="eastAsia"/>
        </w:rPr>
        <w:t>优点</w:t>
      </w:r>
      <w:r w:rsidR="00C35C9A">
        <w:rPr>
          <w:rFonts w:hint="eastAsia"/>
        </w:rPr>
        <w:t>，</w:t>
      </w:r>
      <w:r>
        <w:rPr>
          <w:rFonts w:hint="eastAsia"/>
        </w:rPr>
        <w:t>如果使用不当会出现线程安全</w:t>
      </w:r>
      <w:r w:rsidR="00E5212F">
        <w:rPr>
          <w:rFonts w:hint="eastAsia"/>
        </w:rPr>
        <w:t>的</w:t>
      </w:r>
      <w:r>
        <w:rPr>
          <w:rFonts w:hint="eastAsia"/>
        </w:rPr>
        <w:t>问题</w:t>
      </w:r>
      <w:r w:rsidR="00E5212F">
        <w:rPr>
          <w:rFonts w:hint="eastAsia"/>
        </w:rPr>
        <w:t>啊！</w:t>
      </w:r>
    </w:p>
    <w:p w14:paraId="707DD2E7" w14:textId="77777777" w:rsidR="00881CA0" w:rsidRDefault="00881CA0" w:rsidP="002233BA">
      <w:pPr>
        <w:spacing w:beforeLines="50" w:before="211" w:line="360" w:lineRule="auto"/>
        <w:jc w:val="both"/>
      </w:pPr>
      <w:r>
        <w:tab/>
      </w:r>
      <w:r>
        <w:rPr>
          <w:rFonts w:hint="eastAsia"/>
        </w:rPr>
        <w:t>熊小猫：没错，多线程的场景下，使用单例模式一定要小心。我们再来看看单例模式的缺点。</w:t>
      </w:r>
    </w:p>
    <w:p w14:paraId="2610DC6F" w14:textId="77777777" w:rsidR="00881CA0" w:rsidRDefault="00881CA0" w:rsidP="002233BA">
      <w:pPr>
        <w:pStyle w:val="a3"/>
        <w:numPr>
          <w:ilvl w:val="0"/>
          <w:numId w:val="25"/>
        </w:numPr>
        <w:spacing w:beforeLines="50" w:before="211" w:line="360" w:lineRule="auto"/>
        <w:ind w:left="900" w:firstLineChars="0" w:hanging="420"/>
        <w:jc w:val="both"/>
      </w:pPr>
      <w:r>
        <w:rPr>
          <w:rFonts w:hint="eastAsia"/>
        </w:rPr>
        <w:t>构造</w:t>
      </w:r>
      <w:r w:rsidR="00E3363F">
        <w:rPr>
          <w:rFonts w:hint="eastAsia"/>
        </w:rPr>
        <w:t>单例实例</w:t>
      </w:r>
      <w:r w:rsidR="00DD1114">
        <w:rPr>
          <w:rFonts w:hint="eastAsia"/>
        </w:rPr>
        <w:t>的逻辑在</w:t>
      </w:r>
      <w:r w:rsidR="00322418">
        <w:rPr>
          <w:rFonts w:hint="eastAsia"/>
        </w:rPr>
        <w:t>单例类</w:t>
      </w:r>
      <w:r>
        <w:rPr>
          <w:rFonts w:hint="eastAsia"/>
        </w:rPr>
        <w:t>内部实现</w:t>
      </w:r>
      <w:r w:rsidR="00B77A33">
        <w:rPr>
          <w:rFonts w:hint="eastAsia"/>
        </w:rPr>
        <w:t>，</w:t>
      </w:r>
      <w:r>
        <w:rPr>
          <w:rFonts w:hint="eastAsia"/>
        </w:rPr>
        <w:t>和单一职责</w:t>
      </w:r>
      <w:r w:rsidR="00DF2EE8">
        <w:rPr>
          <w:rFonts w:hint="eastAsia"/>
        </w:rPr>
        <w:t>原则</w:t>
      </w:r>
      <w:r>
        <w:rPr>
          <w:rFonts w:hint="eastAsia"/>
        </w:rPr>
        <w:t>存在冲突</w:t>
      </w:r>
      <w:r w:rsidR="00B77A33">
        <w:rPr>
          <w:rFonts w:hint="eastAsia"/>
        </w:rPr>
        <w:t>。</w:t>
      </w:r>
    </w:p>
    <w:p w14:paraId="6FE5532E" w14:textId="77777777" w:rsidR="00F80ECA" w:rsidRDefault="00D8061A" w:rsidP="002233BA">
      <w:pPr>
        <w:pStyle w:val="a3"/>
        <w:numPr>
          <w:ilvl w:val="0"/>
          <w:numId w:val="25"/>
        </w:numPr>
        <w:spacing w:beforeLines="50" w:before="211" w:line="360" w:lineRule="auto"/>
        <w:ind w:left="900" w:firstLineChars="0" w:hanging="420"/>
        <w:jc w:val="both"/>
      </w:pPr>
      <w:r>
        <w:rPr>
          <w:rFonts w:hint="eastAsia"/>
        </w:rPr>
        <w:lastRenderedPageBreak/>
        <w:t>单例</w:t>
      </w:r>
      <w:r w:rsidR="00F80ECA">
        <w:rPr>
          <w:rFonts w:hint="eastAsia"/>
        </w:rPr>
        <w:t>实例</w:t>
      </w:r>
      <w:r>
        <w:rPr>
          <w:rFonts w:hint="eastAsia"/>
        </w:rPr>
        <w:t>的</w:t>
      </w:r>
      <w:r w:rsidR="00CF7485">
        <w:rPr>
          <w:rFonts w:hint="eastAsia"/>
        </w:rPr>
        <w:t>成员变量</w:t>
      </w:r>
      <w:r w:rsidR="00CB0C94">
        <w:rPr>
          <w:rFonts w:hint="eastAsia"/>
        </w:rPr>
        <w:t>被</w:t>
      </w:r>
      <w:r w:rsidR="00CF7485">
        <w:rPr>
          <w:rFonts w:hint="eastAsia"/>
        </w:rPr>
        <w:t>线程共享。</w:t>
      </w:r>
      <w:r w:rsidR="00B55732">
        <w:rPr>
          <w:rFonts w:hint="eastAsia"/>
        </w:rPr>
        <w:t>处理</w:t>
      </w:r>
      <w:r w:rsidR="00F80ECA">
        <w:rPr>
          <w:rFonts w:hint="eastAsia"/>
        </w:rPr>
        <w:t>不当会引发线程安全问题。</w:t>
      </w:r>
      <w:r w:rsidR="00CB0C94">
        <w:rPr>
          <w:rFonts w:hint="eastAsia"/>
        </w:rPr>
        <w:t>例如游戏人物</w:t>
      </w:r>
      <w:r w:rsidR="007467D2">
        <w:rPr>
          <w:rFonts w:hint="eastAsia"/>
        </w:rPr>
        <w:t>的血量属性</w:t>
      </w:r>
      <w:r w:rsidR="001815CD">
        <w:rPr>
          <w:rFonts w:hint="eastAsia"/>
        </w:rPr>
        <w:t>。程序</w:t>
      </w:r>
      <w:r w:rsidR="007467D2">
        <w:rPr>
          <w:rFonts w:hint="eastAsia"/>
        </w:rPr>
        <w:t>必须保证对</w:t>
      </w:r>
      <w:r w:rsidR="003472E8">
        <w:rPr>
          <w:rFonts w:hint="eastAsia"/>
        </w:rPr>
        <w:t>血量</w:t>
      </w:r>
      <w:r w:rsidR="007467D2">
        <w:rPr>
          <w:rFonts w:hint="eastAsia"/>
        </w:rPr>
        <w:t>的</w:t>
      </w:r>
      <w:r w:rsidR="003472E8">
        <w:rPr>
          <w:rFonts w:hint="eastAsia"/>
        </w:rPr>
        <w:t>处理</w:t>
      </w:r>
      <w:r w:rsidR="00A33AC0">
        <w:rPr>
          <w:rFonts w:hint="eastAsia"/>
        </w:rPr>
        <w:t>是</w:t>
      </w:r>
      <w:r w:rsidR="007467D2">
        <w:rPr>
          <w:rFonts w:hint="eastAsia"/>
        </w:rPr>
        <w:t>线程安全</w:t>
      </w:r>
      <w:r w:rsidR="00A33AC0">
        <w:rPr>
          <w:rFonts w:hint="eastAsia"/>
        </w:rPr>
        <w:t>的</w:t>
      </w:r>
      <w:r w:rsidR="000723DC">
        <w:rPr>
          <w:rFonts w:hint="eastAsia"/>
        </w:rPr>
        <w:t>，</w:t>
      </w:r>
      <w:r w:rsidR="009053A2">
        <w:rPr>
          <w:rFonts w:hint="eastAsia"/>
        </w:rPr>
        <w:t>否则当同时受到</w:t>
      </w:r>
      <w:r w:rsidR="007C5A96">
        <w:rPr>
          <w:rFonts w:hint="eastAsia"/>
        </w:rPr>
        <w:t>不同来源</w:t>
      </w:r>
      <w:r w:rsidR="00753720">
        <w:rPr>
          <w:rFonts w:hint="eastAsia"/>
        </w:rPr>
        <w:t>的</w:t>
      </w:r>
      <w:r w:rsidR="009053A2">
        <w:rPr>
          <w:rFonts w:hint="eastAsia"/>
        </w:rPr>
        <w:t>攻击时，</w:t>
      </w:r>
      <w:r w:rsidR="00627F37">
        <w:rPr>
          <w:rFonts w:hint="eastAsia"/>
        </w:rPr>
        <w:t>血量</w:t>
      </w:r>
      <w:r w:rsidR="00E31E18">
        <w:rPr>
          <w:rFonts w:hint="eastAsia"/>
        </w:rPr>
        <w:t>计算</w:t>
      </w:r>
      <w:r w:rsidR="00627F37">
        <w:rPr>
          <w:rFonts w:hint="eastAsia"/>
        </w:rPr>
        <w:t>会出</w:t>
      </w:r>
      <w:r w:rsidR="00E31E18">
        <w:rPr>
          <w:rFonts w:hint="eastAsia"/>
        </w:rPr>
        <w:t>错。</w:t>
      </w:r>
    </w:p>
    <w:p w14:paraId="4BB50924" w14:textId="77777777" w:rsidR="00F1022D" w:rsidRDefault="00F1022D" w:rsidP="002233BA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可以看到单例模式的优、缺点</w:t>
      </w:r>
      <w:r w:rsidR="00A939A6">
        <w:rPr>
          <w:rFonts w:hint="eastAsia"/>
        </w:rPr>
        <w:t>都很</w:t>
      </w:r>
      <w:r>
        <w:rPr>
          <w:rFonts w:hint="eastAsia"/>
        </w:rPr>
        <w:t>鲜明。</w:t>
      </w:r>
      <w:r w:rsidR="0023244A">
        <w:rPr>
          <w:rFonts w:hint="eastAsia"/>
        </w:rPr>
        <w:t>单例模式</w:t>
      </w:r>
      <w:r w:rsidR="00545132">
        <w:rPr>
          <w:rFonts w:hint="eastAsia"/>
        </w:rPr>
        <w:t>在</w:t>
      </w:r>
      <w:r w:rsidR="009D3F1D">
        <w:rPr>
          <w:rFonts w:hint="eastAsia"/>
        </w:rPr>
        <w:t>与之</w:t>
      </w:r>
      <w:r w:rsidR="00545132">
        <w:rPr>
          <w:rFonts w:hint="eastAsia"/>
        </w:rPr>
        <w:t>匹配</w:t>
      </w:r>
      <w:r>
        <w:rPr>
          <w:rFonts w:hint="eastAsia"/>
        </w:rPr>
        <w:t>的场景下才能发挥</w:t>
      </w:r>
      <w:r w:rsidR="00545132">
        <w:rPr>
          <w:rFonts w:hint="eastAsia"/>
        </w:rPr>
        <w:t>它的</w:t>
      </w:r>
      <w:r w:rsidR="00147A4A">
        <w:rPr>
          <w:rFonts w:hint="eastAsia"/>
        </w:rPr>
        <w:t>优势。如</w:t>
      </w:r>
      <w:r>
        <w:rPr>
          <w:rFonts w:hint="eastAsia"/>
        </w:rPr>
        <w:t>使用不当</w:t>
      </w:r>
      <w:r w:rsidR="006323DC">
        <w:rPr>
          <w:rFonts w:hint="eastAsia"/>
        </w:rPr>
        <w:t>，</w:t>
      </w:r>
      <w:r w:rsidR="001A0C5C">
        <w:rPr>
          <w:rFonts w:hint="eastAsia"/>
        </w:rPr>
        <w:t>反而会出现线程安全问题</w:t>
      </w:r>
      <w:r>
        <w:rPr>
          <w:rFonts w:hint="eastAsia"/>
        </w:rPr>
        <w:t>。</w:t>
      </w:r>
      <w:r w:rsidR="005E4E8D">
        <w:rPr>
          <w:rFonts w:hint="eastAsia"/>
        </w:rPr>
        <w:t>下面</w:t>
      </w:r>
      <w:r w:rsidR="0085267E">
        <w:rPr>
          <w:rFonts w:hint="eastAsia"/>
        </w:rPr>
        <w:t>是</w:t>
      </w:r>
      <w:r w:rsidR="005E4E8D">
        <w:rPr>
          <w:rFonts w:hint="eastAsia"/>
        </w:rPr>
        <w:t>适合使用单例模式</w:t>
      </w:r>
      <w:r w:rsidR="0085267E">
        <w:rPr>
          <w:rFonts w:hint="eastAsia"/>
        </w:rPr>
        <w:t>的场景</w:t>
      </w:r>
      <w:r w:rsidR="005E4E8D">
        <w:rPr>
          <w:rFonts w:hint="eastAsia"/>
        </w:rPr>
        <w:t>。</w:t>
      </w:r>
    </w:p>
    <w:p w14:paraId="7B2C869C" w14:textId="77777777" w:rsidR="00121E17" w:rsidRDefault="00F553A0" w:rsidP="002233BA">
      <w:pPr>
        <w:pStyle w:val="a3"/>
        <w:numPr>
          <w:ilvl w:val="0"/>
          <w:numId w:val="28"/>
        </w:numPr>
        <w:spacing w:beforeLines="50" w:before="211" w:line="360" w:lineRule="auto"/>
        <w:ind w:left="900" w:firstLineChars="0" w:hanging="420"/>
        <w:jc w:val="both"/>
      </w:pPr>
      <w:r>
        <w:rPr>
          <w:rFonts w:hint="eastAsia"/>
        </w:rPr>
        <w:t>中心化</w:t>
      </w:r>
      <w:r w:rsidR="00CD5593">
        <w:rPr>
          <w:rFonts w:hint="eastAsia"/>
        </w:rPr>
        <w:t>工作</w:t>
      </w:r>
      <w:r>
        <w:rPr>
          <w:rFonts w:hint="eastAsia"/>
        </w:rPr>
        <w:t>场景。</w:t>
      </w:r>
      <w:r w:rsidR="00D50891">
        <w:rPr>
          <w:rFonts w:hint="eastAsia"/>
        </w:rPr>
        <w:t>例如负责全局协调、对象管理</w:t>
      </w:r>
      <w:r w:rsidR="00900590">
        <w:rPr>
          <w:rFonts w:hint="eastAsia"/>
        </w:rPr>
        <w:t>、资源调度</w:t>
      </w:r>
      <w:r w:rsidR="00D50891">
        <w:rPr>
          <w:rFonts w:hint="eastAsia"/>
        </w:rPr>
        <w:t>的</w:t>
      </w:r>
      <w:r w:rsidR="002848A0">
        <w:rPr>
          <w:rFonts w:hint="eastAsia"/>
        </w:rPr>
        <w:t>类</w:t>
      </w:r>
      <w:r w:rsidR="00D50891">
        <w:rPr>
          <w:rFonts w:hint="eastAsia"/>
        </w:rPr>
        <w:t>，</w:t>
      </w:r>
      <w:r w:rsidR="003F1430">
        <w:rPr>
          <w:rFonts w:hint="eastAsia"/>
        </w:rPr>
        <w:t>需要</w:t>
      </w:r>
      <w:r w:rsidR="00D50891">
        <w:rPr>
          <w:rFonts w:hint="eastAsia"/>
        </w:rPr>
        <w:t>保证</w:t>
      </w:r>
      <w:r w:rsidR="009A0D1B">
        <w:rPr>
          <w:rFonts w:hint="eastAsia"/>
        </w:rPr>
        <w:t>它的</w:t>
      </w:r>
      <w:r w:rsidR="00A15D71">
        <w:rPr>
          <w:rFonts w:hint="eastAsia"/>
        </w:rPr>
        <w:t>实例</w:t>
      </w:r>
      <w:r w:rsidR="00E06BC3">
        <w:rPr>
          <w:rFonts w:hint="eastAsia"/>
        </w:rPr>
        <w:t>全局</w:t>
      </w:r>
      <w:r w:rsidR="00D50891">
        <w:rPr>
          <w:rFonts w:hint="eastAsia"/>
        </w:rPr>
        <w:t>唯一，</w:t>
      </w:r>
      <w:r w:rsidR="00AC14AB">
        <w:rPr>
          <w:rFonts w:hint="eastAsia"/>
        </w:rPr>
        <w:t>否则对资源的管理和使用</w:t>
      </w:r>
      <w:r w:rsidR="003F1430">
        <w:rPr>
          <w:rFonts w:hint="eastAsia"/>
        </w:rPr>
        <w:t>无法做到同步</w:t>
      </w:r>
      <w:r w:rsidR="00D50891">
        <w:rPr>
          <w:rFonts w:hint="eastAsia"/>
        </w:rPr>
        <w:t>。</w:t>
      </w:r>
    </w:p>
    <w:p w14:paraId="76351B62" w14:textId="77777777" w:rsidR="00846A77" w:rsidRDefault="00846A77" w:rsidP="002233BA">
      <w:pPr>
        <w:pStyle w:val="a3"/>
        <w:numPr>
          <w:ilvl w:val="0"/>
          <w:numId w:val="28"/>
        </w:numPr>
        <w:spacing w:beforeLines="50" w:before="211" w:line="360" w:lineRule="auto"/>
        <w:ind w:left="900" w:firstLineChars="0" w:hanging="420"/>
        <w:jc w:val="both"/>
      </w:pPr>
      <w:r>
        <w:rPr>
          <w:rFonts w:hint="eastAsia"/>
        </w:rPr>
        <w:t>没有成员变量的类</w:t>
      </w:r>
      <w:r w:rsidR="0057005B">
        <w:rPr>
          <w:rFonts w:hint="eastAsia"/>
        </w:rPr>
        <w:t>适合使用单例模式</w:t>
      </w:r>
      <w:r>
        <w:rPr>
          <w:rFonts w:hint="eastAsia"/>
        </w:rPr>
        <w:t>。</w:t>
      </w:r>
      <w:r w:rsidR="00B73DB4">
        <w:rPr>
          <w:rFonts w:hint="eastAsia"/>
        </w:rPr>
        <w:t>如果</w:t>
      </w:r>
      <w:r>
        <w:rPr>
          <w:rFonts w:hint="eastAsia"/>
        </w:rPr>
        <w:t>类没有</w:t>
      </w:r>
      <w:r w:rsidR="00B73DB4">
        <w:rPr>
          <w:rFonts w:hint="eastAsia"/>
        </w:rPr>
        <w:t>任何成员变量</w:t>
      </w:r>
      <w:r>
        <w:rPr>
          <w:rFonts w:hint="eastAsia"/>
        </w:rPr>
        <w:t>，</w:t>
      </w:r>
      <w:r w:rsidR="00E434DE">
        <w:rPr>
          <w:rFonts w:hint="eastAsia"/>
        </w:rPr>
        <w:t>一是</w:t>
      </w:r>
      <w:r>
        <w:rPr>
          <w:rFonts w:hint="eastAsia"/>
        </w:rPr>
        <w:t>创建多个实例没有意义</w:t>
      </w:r>
      <w:r w:rsidR="00B73DB4">
        <w:rPr>
          <w:rFonts w:hint="eastAsia"/>
        </w:rPr>
        <w:t>，</w:t>
      </w:r>
      <w:r w:rsidR="00E434DE">
        <w:rPr>
          <w:rFonts w:hint="eastAsia"/>
        </w:rPr>
        <w:t>二是</w:t>
      </w:r>
      <w:r>
        <w:rPr>
          <w:rFonts w:hint="eastAsia"/>
        </w:rPr>
        <w:t>单例</w:t>
      </w:r>
      <w:r w:rsidR="00E434DE">
        <w:rPr>
          <w:rFonts w:hint="eastAsia"/>
        </w:rPr>
        <w:t>实例</w:t>
      </w:r>
      <w:r w:rsidR="00A54FE5">
        <w:rPr>
          <w:rFonts w:hint="eastAsia"/>
        </w:rPr>
        <w:t>也</w:t>
      </w:r>
      <w:r>
        <w:rPr>
          <w:rFonts w:hint="eastAsia"/>
        </w:rPr>
        <w:t>不</w:t>
      </w:r>
      <w:r w:rsidR="00594D09">
        <w:rPr>
          <w:rFonts w:hint="eastAsia"/>
        </w:rPr>
        <w:t>存在</w:t>
      </w:r>
      <w:r>
        <w:rPr>
          <w:rFonts w:hint="eastAsia"/>
        </w:rPr>
        <w:t>线程安全问题。这</w:t>
      </w:r>
      <w:r w:rsidR="00E07EBB">
        <w:rPr>
          <w:rFonts w:hint="eastAsia"/>
        </w:rPr>
        <w:t>个场景</w:t>
      </w:r>
      <w:r w:rsidR="002C68F3">
        <w:rPr>
          <w:rFonts w:hint="eastAsia"/>
        </w:rPr>
        <w:t>比较常见的是工具类，使用静态类</w:t>
      </w:r>
      <w:r w:rsidR="00DA36D7">
        <w:rPr>
          <w:rFonts w:hint="eastAsia"/>
        </w:rPr>
        <w:t>来实现</w:t>
      </w:r>
      <w:r w:rsidR="005F5176">
        <w:rPr>
          <w:rFonts w:hint="eastAsia"/>
        </w:rPr>
        <w:t>也能达到同样的效果</w:t>
      </w:r>
      <w:r w:rsidR="002C68F3">
        <w:rPr>
          <w:rFonts w:hint="eastAsia"/>
        </w:rPr>
        <w:t>。</w:t>
      </w:r>
    </w:p>
    <w:p w14:paraId="6E688399" w14:textId="03ADC929" w:rsidR="0092731B" w:rsidRDefault="00955DCF" w:rsidP="002233BA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使用单例模式</w:t>
      </w:r>
      <w:r w:rsidR="00C27C7B">
        <w:rPr>
          <w:rFonts w:hint="eastAsia"/>
        </w:rPr>
        <w:t>时，特别需</w:t>
      </w:r>
      <w:r>
        <w:rPr>
          <w:rFonts w:hint="eastAsia"/>
        </w:rPr>
        <w:t>要注意一点，</w:t>
      </w:r>
      <w:r w:rsidR="005F5176">
        <w:rPr>
          <w:rFonts w:hint="eastAsia"/>
        </w:rPr>
        <w:t>虽然单例模式能够节省内存开销，但这只是</w:t>
      </w:r>
      <w:del w:id="32" w:author="shuang zhang" w:date="2023-11-22T14:20:00Z">
        <w:r w:rsidR="005F5176" w:rsidDel="00A67EDB">
          <w:rPr>
            <w:rFonts w:hint="eastAsia"/>
          </w:rPr>
          <w:delText>他</w:delText>
        </w:r>
      </w:del>
      <w:ins w:id="33" w:author="shuang zhang" w:date="2023-11-22T14:20:00Z">
        <w:r w:rsidR="00A67EDB">
          <w:rPr>
            <w:rFonts w:hint="eastAsia"/>
          </w:rPr>
          <w:t>它</w:t>
        </w:r>
      </w:ins>
      <w:r w:rsidR="005F5176">
        <w:rPr>
          <w:rFonts w:hint="eastAsia"/>
        </w:rPr>
        <w:t>的附加价值，不应该为了节省内存</w:t>
      </w:r>
      <w:r w:rsidR="00C56668">
        <w:rPr>
          <w:rFonts w:hint="eastAsia"/>
        </w:rPr>
        <w:t>而</w:t>
      </w:r>
      <w:r w:rsidR="005F5176">
        <w:rPr>
          <w:rFonts w:hint="eastAsia"/>
        </w:rPr>
        <w:t>去刻意使用单例模式</w:t>
      </w:r>
      <w:r w:rsidR="004042A6">
        <w:rPr>
          <w:rFonts w:hint="eastAsia"/>
        </w:rPr>
        <w:t>，</w:t>
      </w:r>
      <w:r w:rsidR="00C56668">
        <w:rPr>
          <w:rFonts w:hint="eastAsia"/>
        </w:rPr>
        <w:t>否则会带来更为麻烦的线程安全问题。</w:t>
      </w:r>
      <w:r w:rsidR="00613C4C">
        <w:rPr>
          <w:rFonts w:hint="eastAsia"/>
        </w:rPr>
        <w:t>使用</w:t>
      </w:r>
      <w:r w:rsidR="00C56668">
        <w:rPr>
          <w:rFonts w:hint="eastAsia"/>
        </w:rPr>
        <w:t>单例模式</w:t>
      </w:r>
      <w:r w:rsidR="00F843DD">
        <w:rPr>
          <w:rFonts w:hint="eastAsia"/>
        </w:rPr>
        <w:t>时</w:t>
      </w:r>
      <w:r w:rsidR="00C56668">
        <w:rPr>
          <w:rFonts w:hint="eastAsia"/>
        </w:rPr>
        <w:t>，</w:t>
      </w:r>
      <w:r w:rsidR="006B34FD">
        <w:rPr>
          <w:rFonts w:hint="eastAsia"/>
        </w:rPr>
        <w:t>一定要</w:t>
      </w:r>
      <w:r w:rsidR="007A02EB">
        <w:rPr>
          <w:rFonts w:hint="eastAsia"/>
        </w:rPr>
        <w:t>注意</w:t>
      </w:r>
      <w:r w:rsidR="000032A7">
        <w:rPr>
          <w:rFonts w:hint="eastAsia"/>
        </w:rPr>
        <w:t>多线程对</w:t>
      </w:r>
      <w:r w:rsidR="006C09D2">
        <w:rPr>
          <w:rFonts w:hint="eastAsia"/>
        </w:rPr>
        <w:t>单例</w:t>
      </w:r>
      <w:r w:rsidR="00543CFA">
        <w:rPr>
          <w:rFonts w:hint="eastAsia"/>
        </w:rPr>
        <w:t>对象</w:t>
      </w:r>
      <w:r w:rsidR="007A02EB">
        <w:rPr>
          <w:rFonts w:hint="eastAsia"/>
        </w:rPr>
        <w:t>成员变量</w:t>
      </w:r>
      <w:r w:rsidR="000032A7">
        <w:rPr>
          <w:rFonts w:hint="eastAsia"/>
        </w:rPr>
        <w:t>的访问</w:t>
      </w:r>
      <w:r w:rsidR="007A02EB">
        <w:rPr>
          <w:rFonts w:hint="eastAsia"/>
        </w:rPr>
        <w:t>，</w:t>
      </w:r>
      <w:r w:rsidR="008649BC">
        <w:rPr>
          <w:rFonts w:hint="eastAsia"/>
        </w:rPr>
        <w:t>做好线程同步</w:t>
      </w:r>
      <w:r w:rsidR="007A02EB">
        <w:rPr>
          <w:rFonts w:hint="eastAsia"/>
        </w:rPr>
        <w:t>。</w:t>
      </w:r>
    </w:p>
    <w:p w14:paraId="3A8D6E4E" w14:textId="77777777" w:rsidR="00027F78" w:rsidRDefault="00027F78" w:rsidP="002233BA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</w:t>
      </w:r>
      <w:r w:rsidR="0092731B">
        <w:rPr>
          <w:rFonts w:hint="eastAsia"/>
        </w:rPr>
        <w:t>我真</w:t>
      </w:r>
      <w:r w:rsidR="00FA6B9A">
        <w:rPr>
          <w:rFonts w:hint="eastAsia"/>
        </w:rPr>
        <w:t>的</w:t>
      </w:r>
      <w:r w:rsidR="0092731B">
        <w:rPr>
          <w:rFonts w:hint="eastAsia"/>
        </w:rPr>
        <w:t>没想到单例模式这么复杂</w:t>
      </w:r>
      <w:r w:rsidR="00164B1C">
        <w:rPr>
          <w:rFonts w:hint="eastAsia"/>
        </w:rPr>
        <w:t>，里面居然</w:t>
      </w:r>
      <w:r w:rsidR="000C632C">
        <w:rPr>
          <w:rFonts w:hint="eastAsia"/>
        </w:rPr>
        <w:t>有</w:t>
      </w:r>
      <w:r w:rsidR="00164B1C">
        <w:rPr>
          <w:rFonts w:hint="eastAsia"/>
        </w:rPr>
        <w:t>这么多学问。</w:t>
      </w:r>
    </w:p>
    <w:p w14:paraId="5ECD8B90" w14:textId="77777777" w:rsidR="0092731B" w:rsidRPr="00027F78" w:rsidRDefault="0092731B" w:rsidP="002233BA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熊小猫：由于牵扯到多线程，问题的复杂度会升高一个</w:t>
      </w:r>
      <w:r w:rsidR="0000445F">
        <w:rPr>
          <w:rFonts w:hint="eastAsia"/>
        </w:rPr>
        <w:t>等</w:t>
      </w:r>
      <w:r>
        <w:rPr>
          <w:rFonts w:hint="eastAsia"/>
        </w:rPr>
        <w:t>级。</w:t>
      </w:r>
      <w:r w:rsidR="009B105C">
        <w:rPr>
          <w:rFonts w:hint="eastAsia"/>
        </w:rPr>
        <w:t>多线程</w:t>
      </w:r>
      <w:r w:rsidR="00996B22">
        <w:rPr>
          <w:rFonts w:hint="eastAsia"/>
        </w:rPr>
        <w:t>编程</w:t>
      </w:r>
      <w:r w:rsidR="009B105C">
        <w:rPr>
          <w:rFonts w:hint="eastAsia"/>
        </w:rPr>
        <w:t>里面的学问可不少呢！</w:t>
      </w:r>
      <w:r>
        <w:rPr>
          <w:rFonts w:hint="eastAsia"/>
        </w:rPr>
        <w:t>等</w:t>
      </w:r>
      <w:r w:rsidR="009E6485">
        <w:rPr>
          <w:rFonts w:hint="eastAsia"/>
        </w:rPr>
        <w:t>学习</w:t>
      </w:r>
      <w:r>
        <w:rPr>
          <w:rFonts w:hint="eastAsia"/>
        </w:rPr>
        <w:t>完设计模式，咱们再深入研究多线程编程</w:t>
      </w:r>
      <w:r w:rsidR="004C7680">
        <w:rPr>
          <w:rFonts w:hint="eastAsia"/>
        </w:rPr>
        <w:t>！</w:t>
      </w:r>
    </w:p>
    <w:p w14:paraId="0E6FFC5E" w14:textId="77777777" w:rsidR="00952694" w:rsidRPr="008379A2" w:rsidRDefault="00952694" w:rsidP="00952694">
      <w:pPr>
        <w:spacing w:beforeLines="50" w:before="211" w:line="360" w:lineRule="auto"/>
      </w:pPr>
    </w:p>
    <w:p w14:paraId="79314895" w14:textId="77777777" w:rsidR="00AE66C2" w:rsidRPr="00EB737F" w:rsidRDefault="00AE66C2" w:rsidP="00AE66C2">
      <w:pPr>
        <w:spacing w:beforeLines="50" w:before="211" w:line="360" w:lineRule="auto"/>
        <w:jc w:val="both"/>
      </w:pPr>
    </w:p>
    <w:sectPr w:rsidR="00AE66C2" w:rsidRPr="00EB737F" w:rsidSect="0059403A">
      <w:pgSz w:w="11900" w:h="16840"/>
      <w:pgMar w:top="1440" w:right="1080" w:bottom="1440" w:left="1080" w:header="851" w:footer="992" w:gutter="0"/>
      <w:cols w:space="425"/>
      <w:docGrid w:type="lines" w:linePitch="423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2" w:author="shuang zhang" w:date="2023-11-22T11:13:00Z" w:initials="sz">
    <w:p w14:paraId="08632E57" w14:textId="6271021C" w:rsidR="00B42F68" w:rsidRDefault="00B42F68">
      <w:pPr>
        <w:pStyle w:val="ab"/>
        <w:rPr>
          <w:rFonts w:hint="eastAsia"/>
        </w:rPr>
      </w:pPr>
      <w:r>
        <w:rPr>
          <w:rStyle w:val="aa"/>
        </w:rPr>
        <w:annotationRef/>
      </w:r>
      <w:r>
        <w:rPr>
          <w:rFonts w:hint="eastAsia"/>
        </w:rPr>
        <w:t>这里要不要改成“指向”？和上文一致，更严谨些</w:t>
      </w:r>
    </w:p>
  </w:comment>
  <w:comment w:id="20" w:author="shuang zhang" w:date="2023-11-22T11:16:00Z" w:initials="sz">
    <w:p w14:paraId="1D34BB65" w14:textId="5ADCE888" w:rsidR="00380259" w:rsidRDefault="00380259">
      <w:pPr>
        <w:pStyle w:val="ab"/>
        <w:rPr>
          <w:rFonts w:hint="eastAsia"/>
        </w:rPr>
      </w:pPr>
      <w:r>
        <w:rPr>
          <w:rStyle w:val="aa"/>
        </w:rPr>
        <w:annotationRef/>
      </w:r>
      <w:r>
        <w:rPr>
          <w:rFonts w:hint="eastAsia"/>
        </w:rPr>
        <w:t>其他修饰的是线程，还是instance实例？有歧义</w:t>
      </w:r>
    </w:p>
  </w:comment>
  <w:comment w:id="26" w:author="shuang zhang" w:date="2023-11-22T14:16:00Z" w:initials="sz">
    <w:p w14:paraId="054FFD25" w14:textId="38051C11" w:rsidR="00A67EDB" w:rsidRDefault="00A67EDB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懒汉式、饿汉式，怎么是三种呢？</w:t>
      </w:r>
    </w:p>
  </w:comment>
  <w:comment w:id="29" w:author="shuang zhang" w:date="2023-11-22T14:16:00Z" w:initials="sz">
    <w:p w14:paraId="0B7B3561" w14:textId="68F35E4E" w:rsidR="00A67EDB" w:rsidRDefault="00A67EDB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懒汉式有两种？上文未</w:t>
      </w:r>
      <w:r w:rsidR="006929C3">
        <w:rPr>
          <w:rFonts w:hint="eastAsia"/>
        </w:rPr>
        <w:t>明显</w:t>
      </w:r>
      <w:r>
        <w:rPr>
          <w:rFonts w:hint="eastAsia"/>
        </w:rPr>
        <w:t>说明</w:t>
      </w:r>
    </w:p>
  </w:comment>
  <w:comment w:id="31" w:author="shuang zhang" w:date="2023-11-22T14:18:00Z" w:initials="sz">
    <w:p w14:paraId="582A3472" w14:textId="4B44B764" w:rsidR="00A67EDB" w:rsidRDefault="00A67EDB">
      <w:pPr>
        <w:pStyle w:val="ab"/>
      </w:pPr>
      <w:r>
        <w:rPr>
          <w:rStyle w:val="aa"/>
        </w:rPr>
        <w:annotationRef/>
      </w:r>
      <w:r>
        <w:rPr>
          <w:rFonts w:hint="eastAsia"/>
        </w:rPr>
        <w:t>前后都有类似这句话的语句出现过，可以删掉。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8632E57" w15:done="0"/>
  <w15:commentEx w15:paraId="1D34BB65" w15:done="0"/>
  <w15:commentEx w15:paraId="054FFD25" w15:done="0"/>
  <w15:commentEx w15:paraId="0B7B3561" w15:done="0"/>
  <w15:commentEx w15:paraId="582A347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8537478" w16cex:dateUtc="2023-11-22T03:13:00Z"/>
  <w16cex:commentExtensible w16cex:durableId="35738317" w16cex:dateUtc="2023-11-22T03:16:00Z"/>
  <w16cex:commentExtensible w16cex:durableId="49F1E447" w16cex:dateUtc="2023-11-22T06:16:00Z"/>
  <w16cex:commentExtensible w16cex:durableId="5A5E9A33" w16cex:dateUtc="2023-11-22T06:16:00Z"/>
  <w16cex:commentExtensible w16cex:durableId="5F16BD9D" w16cex:dateUtc="2023-11-22T06:1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8632E57" w16cid:durableId="28537478"/>
  <w16cid:commentId w16cid:paraId="1D34BB65" w16cid:durableId="35738317"/>
  <w16cid:commentId w16cid:paraId="054FFD25" w16cid:durableId="49F1E447"/>
  <w16cid:commentId w16cid:paraId="0B7B3561" w16cid:durableId="5A5E9A33"/>
  <w16cid:commentId w16cid:paraId="582A3472" w16cid:durableId="5F16BD9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00FD91" w14:textId="77777777" w:rsidR="006779E9" w:rsidRDefault="006779E9" w:rsidP="00473E63">
      <w:r>
        <w:separator/>
      </w:r>
    </w:p>
  </w:endnote>
  <w:endnote w:type="continuationSeparator" w:id="0">
    <w:p w14:paraId="0C64D024" w14:textId="77777777" w:rsidR="006779E9" w:rsidRDefault="006779E9" w:rsidP="00473E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小标宋简体">
    <w:altName w:val="微软雅黑"/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方正大黑简体">
    <w:altName w:val="微软雅黑"/>
    <w:panose1 w:val="02010601030101010101"/>
    <w:charset w:val="86"/>
    <w:family w:val="auto"/>
    <w:pitch w:val="variable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AEEC46" w14:textId="77777777" w:rsidR="006779E9" w:rsidRDefault="006779E9" w:rsidP="00473E63">
      <w:r>
        <w:separator/>
      </w:r>
    </w:p>
  </w:footnote>
  <w:footnote w:type="continuationSeparator" w:id="0">
    <w:p w14:paraId="7F793F71" w14:textId="77777777" w:rsidR="006779E9" w:rsidRDefault="006779E9" w:rsidP="00473E63">
      <w:r>
        <w:continuationSeparator/>
      </w:r>
    </w:p>
  </w:footnote>
  <w:footnote w:id="1">
    <w:p w14:paraId="0F4E9107" w14:textId="77777777" w:rsidR="000417C2" w:rsidRDefault="000417C2">
      <w:pPr>
        <w:pStyle w:val="a6"/>
      </w:pPr>
      <w:r>
        <w:rPr>
          <w:rStyle w:val="a8"/>
        </w:rPr>
        <w:footnoteRef/>
      </w:r>
      <w:r>
        <w:t xml:space="preserve"> </w:t>
      </w:r>
      <w:r>
        <w:rPr>
          <w:rFonts w:hint="eastAsia"/>
        </w:rPr>
        <w:t>UAT全称</w:t>
      </w:r>
      <w:r w:rsidR="00CC2D5F">
        <w:rPr>
          <w:rFonts w:hint="eastAsia"/>
        </w:rPr>
        <w:t>是User</w:t>
      </w:r>
      <w:r w:rsidR="00CC2D5F">
        <w:t xml:space="preserve"> </w:t>
      </w:r>
      <w:r w:rsidR="00CC2D5F">
        <w:rPr>
          <w:rFonts w:hint="eastAsia"/>
        </w:rPr>
        <w:t>Acceptance</w:t>
      </w:r>
      <w:r w:rsidR="00CC2D5F">
        <w:t xml:space="preserve"> </w:t>
      </w:r>
      <w:r w:rsidR="00CC2D5F">
        <w:rPr>
          <w:rFonts w:hint="eastAsia"/>
        </w:rPr>
        <w:t>Test，即用户验收测试。</w:t>
      </w:r>
      <w:r w:rsidR="00CC2D5F"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86967"/>
    <w:multiLevelType w:val="hybridMultilevel"/>
    <w:tmpl w:val="EBF46D8A"/>
    <w:lvl w:ilvl="0" w:tplc="502C152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281411F"/>
    <w:multiLevelType w:val="hybridMultilevel"/>
    <w:tmpl w:val="8208F9BE"/>
    <w:lvl w:ilvl="0" w:tplc="27CACF48">
      <w:start w:val="1"/>
      <w:numFmt w:val="japaneseCounting"/>
      <w:lvlText w:val="第%1章"/>
      <w:lvlJc w:val="left"/>
      <w:pPr>
        <w:ind w:left="1254" w:hanging="12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34" w:hanging="420"/>
      </w:pPr>
    </w:lvl>
    <w:lvl w:ilvl="2" w:tplc="0409001B" w:tentative="1">
      <w:start w:val="1"/>
      <w:numFmt w:val="lowerRoman"/>
      <w:lvlText w:val="%3."/>
      <w:lvlJc w:val="right"/>
      <w:pPr>
        <w:ind w:left="1254" w:hanging="420"/>
      </w:pPr>
    </w:lvl>
    <w:lvl w:ilvl="3" w:tplc="0409000F" w:tentative="1">
      <w:start w:val="1"/>
      <w:numFmt w:val="decimal"/>
      <w:lvlText w:val="%4."/>
      <w:lvlJc w:val="left"/>
      <w:pPr>
        <w:ind w:left="1674" w:hanging="420"/>
      </w:pPr>
    </w:lvl>
    <w:lvl w:ilvl="4" w:tplc="04090019" w:tentative="1">
      <w:start w:val="1"/>
      <w:numFmt w:val="lowerLetter"/>
      <w:lvlText w:val="%5)"/>
      <w:lvlJc w:val="left"/>
      <w:pPr>
        <w:ind w:left="2094" w:hanging="420"/>
      </w:pPr>
    </w:lvl>
    <w:lvl w:ilvl="5" w:tplc="0409001B" w:tentative="1">
      <w:start w:val="1"/>
      <w:numFmt w:val="lowerRoman"/>
      <w:lvlText w:val="%6."/>
      <w:lvlJc w:val="right"/>
      <w:pPr>
        <w:ind w:left="2514" w:hanging="420"/>
      </w:pPr>
    </w:lvl>
    <w:lvl w:ilvl="6" w:tplc="0409000F" w:tentative="1">
      <w:start w:val="1"/>
      <w:numFmt w:val="decimal"/>
      <w:lvlText w:val="%7."/>
      <w:lvlJc w:val="left"/>
      <w:pPr>
        <w:ind w:left="2934" w:hanging="420"/>
      </w:pPr>
    </w:lvl>
    <w:lvl w:ilvl="7" w:tplc="04090019" w:tentative="1">
      <w:start w:val="1"/>
      <w:numFmt w:val="lowerLetter"/>
      <w:lvlText w:val="%8)"/>
      <w:lvlJc w:val="left"/>
      <w:pPr>
        <w:ind w:left="3354" w:hanging="420"/>
      </w:pPr>
    </w:lvl>
    <w:lvl w:ilvl="8" w:tplc="0409001B" w:tentative="1">
      <w:start w:val="1"/>
      <w:numFmt w:val="lowerRoman"/>
      <w:lvlText w:val="%9."/>
      <w:lvlJc w:val="right"/>
      <w:pPr>
        <w:ind w:left="3774" w:hanging="420"/>
      </w:pPr>
    </w:lvl>
  </w:abstractNum>
  <w:abstractNum w:abstractNumId="2" w15:restartNumberingAfterBreak="0">
    <w:nsid w:val="0ECE2632"/>
    <w:multiLevelType w:val="multilevel"/>
    <w:tmpl w:val="4D0E839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5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20" w:hanging="1440"/>
      </w:pPr>
      <w:rPr>
        <w:rFonts w:hint="default"/>
      </w:rPr>
    </w:lvl>
  </w:abstractNum>
  <w:abstractNum w:abstractNumId="3" w15:restartNumberingAfterBreak="0">
    <w:nsid w:val="134F0225"/>
    <w:multiLevelType w:val="hybridMultilevel"/>
    <w:tmpl w:val="2C728240"/>
    <w:lvl w:ilvl="0" w:tplc="38940B8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37F2B7A"/>
    <w:multiLevelType w:val="hybridMultilevel"/>
    <w:tmpl w:val="35127852"/>
    <w:lvl w:ilvl="0" w:tplc="D99A7EE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5B61986"/>
    <w:multiLevelType w:val="hybridMultilevel"/>
    <w:tmpl w:val="7F1A8F52"/>
    <w:lvl w:ilvl="0" w:tplc="B2D29A9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19C417F0"/>
    <w:multiLevelType w:val="hybridMultilevel"/>
    <w:tmpl w:val="F1701876"/>
    <w:lvl w:ilvl="0" w:tplc="B2D29A92">
      <w:start w:val="1"/>
      <w:numFmt w:val="decimal"/>
      <w:lvlText w:val="（%1）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1AB07C11"/>
    <w:multiLevelType w:val="hybridMultilevel"/>
    <w:tmpl w:val="5DB08986"/>
    <w:lvl w:ilvl="0" w:tplc="5D62F11C">
      <w:start w:val="1"/>
      <w:numFmt w:val="decimal"/>
      <w:lvlText w:val="%1."/>
      <w:lvlJc w:val="left"/>
      <w:pPr>
        <w:ind w:left="93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3" w:hanging="420"/>
      </w:pPr>
    </w:lvl>
    <w:lvl w:ilvl="2" w:tplc="0409001B" w:tentative="1">
      <w:start w:val="1"/>
      <w:numFmt w:val="lowerRoman"/>
      <w:lvlText w:val="%3."/>
      <w:lvlJc w:val="right"/>
      <w:pPr>
        <w:ind w:left="1833" w:hanging="420"/>
      </w:pPr>
    </w:lvl>
    <w:lvl w:ilvl="3" w:tplc="0409000F" w:tentative="1">
      <w:start w:val="1"/>
      <w:numFmt w:val="decimal"/>
      <w:lvlText w:val="%4."/>
      <w:lvlJc w:val="left"/>
      <w:pPr>
        <w:ind w:left="2253" w:hanging="420"/>
      </w:pPr>
    </w:lvl>
    <w:lvl w:ilvl="4" w:tplc="04090019" w:tentative="1">
      <w:start w:val="1"/>
      <w:numFmt w:val="lowerLetter"/>
      <w:lvlText w:val="%5)"/>
      <w:lvlJc w:val="left"/>
      <w:pPr>
        <w:ind w:left="2673" w:hanging="420"/>
      </w:pPr>
    </w:lvl>
    <w:lvl w:ilvl="5" w:tplc="0409001B" w:tentative="1">
      <w:start w:val="1"/>
      <w:numFmt w:val="lowerRoman"/>
      <w:lvlText w:val="%6."/>
      <w:lvlJc w:val="right"/>
      <w:pPr>
        <w:ind w:left="3093" w:hanging="420"/>
      </w:pPr>
    </w:lvl>
    <w:lvl w:ilvl="6" w:tplc="0409000F" w:tentative="1">
      <w:start w:val="1"/>
      <w:numFmt w:val="decimal"/>
      <w:lvlText w:val="%7."/>
      <w:lvlJc w:val="left"/>
      <w:pPr>
        <w:ind w:left="3513" w:hanging="420"/>
      </w:pPr>
    </w:lvl>
    <w:lvl w:ilvl="7" w:tplc="04090019" w:tentative="1">
      <w:start w:val="1"/>
      <w:numFmt w:val="lowerLetter"/>
      <w:lvlText w:val="%8)"/>
      <w:lvlJc w:val="left"/>
      <w:pPr>
        <w:ind w:left="3933" w:hanging="420"/>
      </w:pPr>
    </w:lvl>
    <w:lvl w:ilvl="8" w:tplc="0409001B" w:tentative="1">
      <w:start w:val="1"/>
      <w:numFmt w:val="lowerRoman"/>
      <w:lvlText w:val="%9."/>
      <w:lvlJc w:val="right"/>
      <w:pPr>
        <w:ind w:left="4353" w:hanging="420"/>
      </w:pPr>
    </w:lvl>
  </w:abstractNum>
  <w:abstractNum w:abstractNumId="8" w15:restartNumberingAfterBreak="0">
    <w:nsid w:val="1BF41072"/>
    <w:multiLevelType w:val="hybridMultilevel"/>
    <w:tmpl w:val="2B3E5FC4"/>
    <w:lvl w:ilvl="0" w:tplc="F6B8B714">
      <w:start w:val="1"/>
      <w:numFmt w:val="lowerLetter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32065867"/>
    <w:multiLevelType w:val="hybridMultilevel"/>
    <w:tmpl w:val="30F0CBCC"/>
    <w:lvl w:ilvl="0" w:tplc="39FCC99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3228725E"/>
    <w:multiLevelType w:val="hybridMultilevel"/>
    <w:tmpl w:val="F35EF532"/>
    <w:lvl w:ilvl="0" w:tplc="2C3C51B4">
      <w:start w:val="1"/>
      <w:numFmt w:val="decimal"/>
      <w:lvlText w:val="%1."/>
      <w:lvlJc w:val="left"/>
      <w:pPr>
        <w:ind w:left="360" w:hanging="360"/>
      </w:pPr>
      <w:rPr>
        <w:rFonts w:asciiTheme="majorHAnsi" w:eastAsiaTheme="majorEastAsia" w:hAnsiTheme="majorHAnsi" w:cstheme="maj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A7443A5"/>
    <w:multiLevelType w:val="hybridMultilevel"/>
    <w:tmpl w:val="C41620C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45422FAF"/>
    <w:multiLevelType w:val="hybridMultilevel"/>
    <w:tmpl w:val="76AE8134"/>
    <w:lvl w:ilvl="0" w:tplc="B2D29A9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4A596EF0"/>
    <w:multiLevelType w:val="hybridMultilevel"/>
    <w:tmpl w:val="AC04BA06"/>
    <w:lvl w:ilvl="0" w:tplc="77C6533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B827364"/>
    <w:multiLevelType w:val="hybridMultilevel"/>
    <w:tmpl w:val="76AE8134"/>
    <w:lvl w:ilvl="0" w:tplc="B2D29A9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51212948"/>
    <w:multiLevelType w:val="hybridMultilevel"/>
    <w:tmpl w:val="ECD89862"/>
    <w:lvl w:ilvl="0" w:tplc="B2D29A92">
      <w:start w:val="1"/>
      <w:numFmt w:val="decimal"/>
      <w:lvlText w:val="（%1）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5BAA44B0"/>
    <w:multiLevelType w:val="hybridMultilevel"/>
    <w:tmpl w:val="92125CC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5BD71D76"/>
    <w:multiLevelType w:val="hybridMultilevel"/>
    <w:tmpl w:val="C998498E"/>
    <w:lvl w:ilvl="0" w:tplc="EDCC2946">
      <w:start w:val="1"/>
      <w:numFmt w:val="decimal"/>
      <w:lvlText w:val="%1．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5DC4773A"/>
    <w:multiLevelType w:val="hybridMultilevel"/>
    <w:tmpl w:val="0F4E8C1E"/>
    <w:lvl w:ilvl="0" w:tplc="5538BBA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5EA103E6"/>
    <w:multiLevelType w:val="multilevel"/>
    <w:tmpl w:val="B8D8D3E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7.%2"/>
      <w:lvlJc w:val="left"/>
      <w:pPr>
        <w:ind w:left="5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20" w:hanging="1440"/>
      </w:pPr>
      <w:rPr>
        <w:rFonts w:hint="default"/>
      </w:rPr>
    </w:lvl>
  </w:abstractNum>
  <w:abstractNum w:abstractNumId="20" w15:restartNumberingAfterBreak="0">
    <w:nsid w:val="619719C3"/>
    <w:multiLevelType w:val="hybridMultilevel"/>
    <w:tmpl w:val="518AA064"/>
    <w:lvl w:ilvl="0" w:tplc="B2D29A9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624704A1"/>
    <w:multiLevelType w:val="hybridMultilevel"/>
    <w:tmpl w:val="92125CC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63B85A7C"/>
    <w:multiLevelType w:val="hybridMultilevel"/>
    <w:tmpl w:val="CA0821B0"/>
    <w:lvl w:ilvl="0" w:tplc="A39C3814">
      <w:start w:val="1"/>
      <w:numFmt w:val="decimal"/>
      <w:lvlText w:val="%1.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23" w15:restartNumberingAfterBreak="0">
    <w:nsid w:val="6CEE3C56"/>
    <w:multiLevelType w:val="hybridMultilevel"/>
    <w:tmpl w:val="CA64D1EC"/>
    <w:lvl w:ilvl="0" w:tplc="F970CE4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75C67D5F"/>
    <w:multiLevelType w:val="hybridMultilevel"/>
    <w:tmpl w:val="D7EAC28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77FC469F"/>
    <w:multiLevelType w:val="hybridMultilevel"/>
    <w:tmpl w:val="1916C878"/>
    <w:lvl w:ilvl="0" w:tplc="CACC6938">
      <w:start w:val="1"/>
      <w:numFmt w:val="decimal"/>
      <w:lvlText w:val="（%1）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7E3B62EA"/>
    <w:multiLevelType w:val="hybridMultilevel"/>
    <w:tmpl w:val="50DA338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7FB40003"/>
    <w:multiLevelType w:val="hybridMultilevel"/>
    <w:tmpl w:val="B6C0820C"/>
    <w:lvl w:ilvl="0" w:tplc="DA70A8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 w16cid:durableId="1892766605">
    <w:abstractNumId w:val="24"/>
  </w:num>
  <w:num w:numId="2" w16cid:durableId="754474724">
    <w:abstractNumId w:val="21"/>
  </w:num>
  <w:num w:numId="3" w16cid:durableId="1662998117">
    <w:abstractNumId w:val="16"/>
  </w:num>
  <w:num w:numId="4" w16cid:durableId="144129416">
    <w:abstractNumId w:val="26"/>
  </w:num>
  <w:num w:numId="5" w16cid:durableId="1834878172">
    <w:abstractNumId w:val="13"/>
  </w:num>
  <w:num w:numId="6" w16cid:durableId="1621378812">
    <w:abstractNumId w:val="23"/>
  </w:num>
  <w:num w:numId="7" w16cid:durableId="420489462">
    <w:abstractNumId w:val="1"/>
  </w:num>
  <w:num w:numId="8" w16cid:durableId="1664553505">
    <w:abstractNumId w:val="3"/>
  </w:num>
  <w:num w:numId="9" w16cid:durableId="715619393">
    <w:abstractNumId w:val="11"/>
  </w:num>
  <w:num w:numId="10" w16cid:durableId="819804517">
    <w:abstractNumId w:val="2"/>
  </w:num>
  <w:num w:numId="11" w16cid:durableId="2001077932">
    <w:abstractNumId w:val="10"/>
  </w:num>
  <w:num w:numId="12" w16cid:durableId="1668511551">
    <w:abstractNumId w:val="27"/>
  </w:num>
  <w:num w:numId="13" w16cid:durableId="432632111">
    <w:abstractNumId w:val="4"/>
  </w:num>
  <w:num w:numId="14" w16cid:durableId="118644371">
    <w:abstractNumId w:val="8"/>
  </w:num>
  <w:num w:numId="15" w16cid:durableId="1626618796">
    <w:abstractNumId w:val="0"/>
  </w:num>
  <w:num w:numId="16" w16cid:durableId="847253303">
    <w:abstractNumId w:val="19"/>
  </w:num>
  <w:num w:numId="17" w16cid:durableId="443040783">
    <w:abstractNumId w:val="7"/>
  </w:num>
  <w:num w:numId="18" w16cid:durableId="2062171937">
    <w:abstractNumId w:val="22"/>
  </w:num>
  <w:num w:numId="19" w16cid:durableId="126746949">
    <w:abstractNumId w:val="18"/>
  </w:num>
  <w:num w:numId="20" w16cid:durableId="1343623808">
    <w:abstractNumId w:val="9"/>
  </w:num>
  <w:num w:numId="21" w16cid:durableId="1956789759">
    <w:abstractNumId w:val="17"/>
  </w:num>
  <w:num w:numId="22" w16cid:durableId="225337238">
    <w:abstractNumId w:val="25"/>
  </w:num>
  <w:num w:numId="23" w16cid:durableId="1164279571">
    <w:abstractNumId w:val="5"/>
  </w:num>
  <w:num w:numId="24" w16cid:durableId="636104759">
    <w:abstractNumId w:val="15"/>
  </w:num>
  <w:num w:numId="25" w16cid:durableId="1256860996">
    <w:abstractNumId w:val="14"/>
  </w:num>
  <w:num w:numId="26" w16cid:durableId="427116021">
    <w:abstractNumId w:val="6"/>
  </w:num>
  <w:num w:numId="27" w16cid:durableId="199823883">
    <w:abstractNumId w:val="20"/>
  </w:num>
  <w:num w:numId="28" w16cid:durableId="616177247">
    <w:abstractNumId w:val="1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huang zhang">
    <w15:presenceInfo w15:providerId="Windows Live" w15:userId="37d5a8b9372902a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trackRevisions/>
  <w:defaultTabStop w:val="420"/>
  <w:drawingGridHorizontalSpacing w:val="120"/>
  <w:drawingGridVerticalSpacing w:val="423"/>
  <w:displayHorizontalDrawingGridEvery w:val="0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C51"/>
    <w:rsid w:val="000008E3"/>
    <w:rsid w:val="00001C32"/>
    <w:rsid w:val="00001DE8"/>
    <w:rsid w:val="00002370"/>
    <w:rsid w:val="00002778"/>
    <w:rsid w:val="0000282A"/>
    <w:rsid w:val="00002948"/>
    <w:rsid w:val="000029AD"/>
    <w:rsid w:val="000032A7"/>
    <w:rsid w:val="000034AD"/>
    <w:rsid w:val="000038E1"/>
    <w:rsid w:val="0000445F"/>
    <w:rsid w:val="00005A1D"/>
    <w:rsid w:val="00005C71"/>
    <w:rsid w:val="00005E86"/>
    <w:rsid w:val="00005E88"/>
    <w:rsid w:val="00006269"/>
    <w:rsid w:val="00007402"/>
    <w:rsid w:val="000079CE"/>
    <w:rsid w:val="00007A2B"/>
    <w:rsid w:val="00007AB1"/>
    <w:rsid w:val="00007DEB"/>
    <w:rsid w:val="00007FBF"/>
    <w:rsid w:val="0001047B"/>
    <w:rsid w:val="00010902"/>
    <w:rsid w:val="00010B96"/>
    <w:rsid w:val="00010C72"/>
    <w:rsid w:val="0001144F"/>
    <w:rsid w:val="000118F1"/>
    <w:rsid w:val="00011ECA"/>
    <w:rsid w:val="00012BCF"/>
    <w:rsid w:val="000143CF"/>
    <w:rsid w:val="00014C0E"/>
    <w:rsid w:val="00014EDA"/>
    <w:rsid w:val="00015A50"/>
    <w:rsid w:val="00015BB9"/>
    <w:rsid w:val="0001687F"/>
    <w:rsid w:val="00016F13"/>
    <w:rsid w:val="000174CF"/>
    <w:rsid w:val="00017B8B"/>
    <w:rsid w:val="00020BD7"/>
    <w:rsid w:val="0002150C"/>
    <w:rsid w:val="00021AA8"/>
    <w:rsid w:val="00021C81"/>
    <w:rsid w:val="00021F7F"/>
    <w:rsid w:val="0002285B"/>
    <w:rsid w:val="00022B50"/>
    <w:rsid w:val="0002320F"/>
    <w:rsid w:val="00023265"/>
    <w:rsid w:val="00023697"/>
    <w:rsid w:val="00023C7D"/>
    <w:rsid w:val="00023E2D"/>
    <w:rsid w:val="000242D8"/>
    <w:rsid w:val="00024B33"/>
    <w:rsid w:val="000252BF"/>
    <w:rsid w:val="00025499"/>
    <w:rsid w:val="00025E3B"/>
    <w:rsid w:val="00026386"/>
    <w:rsid w:val="00026452"/>
    <w:rsid w:val="00027F78"/>
    <w:rsid w:val="00030252"/>
    <w:rsid w:val="00030470"/>
    <w:rsid w:val="00031BA4"/>
    <w:rsid w:val="0003278C"/>
    <w:rsid w:val="00032EA6"/>
    <w:rsid w:val="00034B60"/>
    <w:rsid w:val="0003575B"/>
    <w:rsid w:val="000363CB"/>
    <w:rsid w:val="00036AF7"/>
    <w:rsid w:val="00036E33"/>
    <w:rsid w:val="000417C2"/>
    <w:rsid w:val="000419DF"/>
    <w:rsid w:val="000428D9"/>
    <w:rsid w:val="00042AAA"/>
    <w:rsid w:val="00043684"/>
    <w:rsid w:val="0004440C"/>
    <w:rsid w:val="000444CA"/>
    <w:rsid w:val="00044A50"/>
    <w:rsid w:val="00044DCD"/>
    <w:rsid w:val="00044F5B"/>
    <w:rsid w:val="0004560C"/>
    <w:rsid w:val="000464A1"/>
    <w:rsid w:val="00046587"/>
    <w:rsid w:val="000501B6"/>
    <w:rsid w:val="000502C5"/>
    <w:rsid w:val="000507D2"/>
    <w:rsid w:val="0005140E"/>
    <w:rsid w:val="00051508"/>
    <w:rsid w:val="00051B56"/>
    <w:rsid w:val="000523EB"/>
    <w:rsid w:val="000526BD"/>
    <w:rsid w:val="00052F67"/>
    <w:rsid w:val="000530C5"/>
    <w:rsid w:val="0005355A"/>
    <w:rsid w:val="0005383E"/>
    <w:rsid w:val="0005452B"/>
    <w:rsid w:val="00054603"/>
    <w:rsid w:val="00054846"/>
    <w:rsid w:val="00054B8C"/>
    <w:rsid w:val="00054F8C"/>
    <w:rsid w:val="00055638"/>
    <w:rsid w:val="00055710"/>
    <w:rsid w:val="00055A0E"/>
    <w:rsid w:val="000560E3"/>
    <w:rsid w:val="000561BE"/>
    <w:rsid w:val="00056CE4"/>
    <w:rsid w:val="00057BC5"/>
    <w:rsid w:val="00057DA3"/>
    <w:rsid w:val="00057EA9"/>
    <w:rsid w:val="00060488"/>
    <w:rsid w:val="00060899"/>
    <w:rsid w:val="00060E46"/>
    <w:rsid w:val="00061096"/>
    <w:rsid w:val="000612E4"/>
    <w:rsid w:val="000614B8"/>
    <w:rsid w:val="000618C4"/>
    <w:rsid w:val="00061BCA"/>
    <w:rsid w:val="00062086"/>
    <w:rsid w:val="0006215B"/>
    <w:rsid w:val="000621ED"/>
    <w:rsid w:val="0006221C"/>
    <w:rsid w:val="000622E6"/>
    <w:rsid w:val="00062A3F"/>
    <w:rsid w:val="00063514"/>
    <w:rsid w:val="00063F0C"/>
    <w:rsid w:val="00064093"/>
    <w:rsid w:val="000641B3"/>
    <w:rsid w:val="0006445D"/>
    <w:rsid w:val="00064DD1"/>
    <w:rsid w:val="00064ECF"/>
    <w:rsid w:val="00065718"/>
    <w:rsid w:val="00065719"/>
    <w:rsid w:val="00065A59"/>
    <w:rsid w:val="000665A4"/>
    <w:rsid w:val="00067894"/>
    <w:rsid w:val="00067D84"/>
    <w:rsid w:val="00070281"/>
    <w:rsid w:val="000706D4"/>
    <w:rsid w:val="00070C4B"/>
    <w:rsid w:val="000714D5"/>
    <w:rsid w:val="000719AA"/>
    <w:rsid w:val="000723DC"/>
    <w:rsid w:val="000725DA"/>
    <w:rsid w:val="000726BD"/>
    <w:rsid w:val="00073B11"/>
    <w:rsid w:val="00074BB2"/>
    <w:rsid w:val="00074ED4"/>
    <w:rsid w:val="000764BA"/>
    <w:rsid w:val="0007679B"/>
    <w:rsid w:val="00076CB0"/>
    <w:rsid w:val="0008111D"/>
    <w:rsid w:val="000815A9"/>
    <w:rsid w:val="0008183C"/>
    <w:rsid w:val="000820FB"/>
    <w:rsid w:val="00083801"/>
    <w:rsid w:val="0008453E"/>
    <w:rsid w:val="00084812"/>
    <w:rsid w:val="000848F4"/>
    <w:rsid w:val="00084D59"/>
    <w:rsid w:val="00085052"/>
    <w:rsid w:val="000850C5"/>
    <w:rsid w:val="000856BE"/>
    <w:rsid w:val="00085FDD"/>
    <w:rsid w:val="00087E7E"/>
    <w:rsid w:val="00090156"/>
    <w:rsid w:val="000905E7"/>
    <w:rsid w:val="0009062D"/>
    <w:rsid w:val="00090B94"/>
    <w:rsid w:val="00090CDF"/>
    <w:rsid w:val="000926A7"/>
    <w:rsid w:val="0009305C"/>
    <w:rsid w:val="00093088"/>
    <w:rsid w:val="000937C8"/>
    <w:rsid w:val="00093A3B"/>
    <w:rsid w:val="00093CDD"/>
    <w:rsid w:val="0009457C"/>
    <w:rsid w:val="000950E2"/>
    <w:rsid w:val="00095640"/>
    <w:rsid w:val="00095ADC"/>
    <w:rsid w:val="00096A0C"/>
    <w:rsid w:val="00096D66"/>
    <w:rsid w:val="0009704B"/>
    <w:rsid w:val="000976FA"/>
    <w:rsid w:val="000A0191"/>
    <w:rsid w:val="000A0ED6"/>
    <w:rsid w:val="000A103D"/>
    <w:rsid w:val="000A1144"/>
    <w:rsid w:val="000A11EE"/>
    <w:rsid w:val="000A1825"/>
    <w:rsid w:val="000A1EEC"/>
    <w:rsid w:val="000A2A1A"/>
    <w:rsid w:val="000A32F9"/>
    <w:rsid w:val="000A34AD"/>
    <w:rsid w:val="000A3C24"/>
    <w:rsid w:val="000A5456"/>
    <w:rsid w:val="000A5718"/>
    <w:rsid w:val="000A5AF7"/>
    <w:rsid w:val="000A66CE"/>
    <w:rsid w:val="000A67A6"/>
    <w:rsid w:val="000B050A"/>
    <w:rsid w:val="000B0A77"/>
    <w:rsid w:val="000B2C70"/>
    <w:rsid w:val="000B30E2"/>
    <w:rsid w:val="000B36B9"/>
    <w:rsid w:val="000B3733"/>
    <w:rsid w:val="000B3BCB"/>
    <w:rsid w:val="000B3C0E"/>
    <w:rsid w:val="000B442A"/>
    <w:rsid w:val="000B4773"/>
    <w:rsid w:val="000B4DB0"/>
    <w:rsid w:val="000B51B9"/>
    <w:rsid w:val="000B59C5"/>
    <w:rsid w:val="000B5D42"/>
    <w:rsid w:val="000B615C"/>
    <w:rsid w:val="000B6B71"/>
    <w:rsid w:val="000B6DFA"/>
    <w:rsid w:val="000C0462"/>
    <w:rsid w:val="000C16E8"/>
    <w:rsid w:val="000C18FA"/>
    <w:rsid w:val="000C1D07"/>
    <w:rsid w:val="000C1FA1"/>
    <w:rsid w:val="000C259B"/>
    <w:rsid w:val="000C2DF4"/>
    <w:rsid w:val="000C3D2C"/>
    <w:rsid w:val="000C3FB1"/>
    <w:rsid w:val="000C4EDE"/>
    <w:rsid w:val="000C5954"/>
    <w:rsid w:val="000C5FDB"/>
    <w:rsid w:val="000C632C"/>
    <w:rsid w:val="000C6FF4"/>
    <w:rsid w:val="000C74C7"/>
    <w:rsid w:val="000C7A65"/>
    <w:rsid w:val="000C7D51"/>
    <w:rsid w:val="000D0B0A"/>
    <w:rsid w:val="000D1AF8"/>
    <w:rsid w:val="000D36EC"/>
    <w:rsid w:val="000D3B37"/>
    <w:rsid w:val="000D4D9C"/>
    <w:rsid w:val="000D5BB7"/>
    <w:rsid w:val="000D604B"/>
    <w:rsid w:val="000D61C3"/>
    <w:rsid w:val="000D66D7"/>
    <w:rsid w:val="000D69C0"/>
    <w:rsid w:val="000D6A59"/>
    <w:rsid w:val="000D7418"/>
    <w:rsid w:val="000D785A"/>
    <w:rsid w:val="000E007E"/>
    <w:rsid w:val="000E049C"/>
    <w:rsid w:val="000E0FD3"/>
    <w:rsid w:val="000E18A4"/>
    <w:rsid w:val="000E22FF"/>
    <w:rsid w:val="000E3146"/>
    <w:rsid w:val="000E317D"/>
    <w:rsid w:val="000E3791"/>
    <w:rsid w:val="000E39F5"/>
    <w:rsid w:val="000E3A3D"/>
    <w:rsid w:val="000E3AC9"/>
    <w:rsid w:val="000E3CC0"/>
    <w:rsid w:val="000E3E00"/>
    <w:rsid w:val="000E44B4"/>
    <w:rsid w:val="000E55EE"/>
    <w:rsid w:val="000E5D5E"/>
    <w:rsid w:val="000E5DBE"/>
    <w:rsid w:val="000E5E24"/>
    <w:rsid w:val="000E6E6A"/>
    <w:rsid w:val="000E76B1"/>
    <w:rsid w:val="000E772B"/>
    <w:rsid w:val="000E78D8"/>
    <w:rsid w:val="000F0F40"/>
    <w:rsid w:val="000F20AB"/>
    <w:rsid w:val="000F23FB"/>
    <w:rsid w:val="000F2902"/>
    <w:rsid w:val="000F29E4"/>
    <w:rsid w:val="000F3339"/>
    <w:rsid w:val="000F35E9"/>
    <w:rsid w:val="000F51F5"/>
    <w:rsid w:val="000F528F"/>
    <w:rsid w:val="000F55E3"/>
    <w:rsid w:val="000F5611"/>
    <w:rsid w:val="000F65BB"/>
    <w:rsid w:val="000F6F3D"/>
    <w:rsid w:val="000F777D"/>
    <w:rsid w:val="001008FE"/>
    <w:rsid w:val="00100BD1"/>
    <w:rsid w:val="00100CE2"/>
    <w:rsid w:val="0010151C"/>
    <w:rsid w:val="0010164D"/>
    <w:rsid w:val="00103038"/>
    <w:rsid w:val="00103417"/>
    <w:rsid w:val="00104FA1"/>
    <w:rsid w:val="001059E3"/>
    <w:rsid w:val="00105AD2"/>
    <w:rsid w:val="00105D7F"/>
    <w:rsid w:val="00106CBD"/>
    <w:rsid w:val="00106CDC"/>
    <w:rsid w:val="00107426"/>
    <w:rsid w:val="001109EB"/>
    <w:rsid w:val="00110C2B"/>
    <w:rsid w:val="001110FC"/>
    <w:rsid w:val="0011254B"/>
    <w:rsid w:val="0011274C"/>
    <w:rsid w:val="00112BE5"/>
    <w:rsid w:val="001137AA"/>
    <w:rsid w:val="00113898"/>
    <w:rsid w:val="00113A78"/>
    <w:rsid w:val="00113D98"/>
    <w:rsid w:val="00113ECA"/>
    <w:rsid w:val="00113F37"/>
    <w:rsid w:val="0011425E"/>
    <w:rsid w:val="00114DCB"/>
    <w:rsid w:val="00115FA5"/>
    <w:rsid w:val="001162BF"/>
    <w:rsid w:val="001168A9"/>
    <w:rsid w:val="001169C8"/>
    <w:rsid w:val="00116BA3"/>
    <w:rsid w:val="0011724E"/>
    <w:rsid w:val="001173E9"/>
    <w:rsid w:val="00117A28"/>
    <w:rsid w:val="00120149"/>
    <w:rsid w:val="001205F2"/>
    <w:rsid w:val="00120A8E"/>
    <w:rsid w:val="00121E17"/>
    <w:rsid w:val="00121F0F"/>
    <w:rsid w:val="001229CF"/>
    <w:rsid w:val="00123512"/>
    <w:rsid w:val="00123A4E"/>
    <w:rsid w:val="00123F1A"/>
    <w:rsid w:val="0012409D"/>
    <w:rsid w:val="00124699"/>
    <w:rsid w:val="00124D87"/>
    <w:rsid w:val="00125561"/>
    <w:rsid w:val="001255EA"/>
    <w:rsid w:val="0012623B"/>
    <w:rsid w:val="00126703"/>
    <w:rsid w:val="00126E1C"/>
    <w:rsid w:val="00126EAD"/>
    <w:rsid w:val="001273E9"/>
    <w:rsid w:val="0012748A"/>
    <w:rsid w:val="00127801"/>
    <w:rsid w:val="00127CE2"/>
    <w:rsid w:val="00127D95"/>
    <w:rsid w:val="00127EB1"/>
    <w:rsid w:val="001311C7"/>
    <w:rsid w:val="0013128F"/>
    <w:rsid w:val="0013154A"/>
    <w:rsid w:val="0013238B"/>
    <w:rsid w:val="00132B4E"/>
    <w:rsid w:val="00132E0F"/>
    <w:rsid w:val="001332D6"/>
    <w:rsid w:val="00133AAE"/>
    <w:rsid w:val="00133E7E"/>
    <w:rsid w:val="0013402F"/>
    <w:rsid w:val="00134605"/>
    <w:rsid w:val="00134A60"/>
    <w:rsid w:val="00134DE2"/>
    <w:rsid w:val="00135054"/>
    <w:rsid w:val="001354D5"/>
    <w:rsid w:val="001364E8"/>
    <w:rsid w:val="001367D2"/>
    <w:rsid w:val="00136B2A"/>
    <w:rsid w:val="001409DF"/>
    <w:rsid w:val="001411EF"/>
    <w:rsid w:val="001413A8"/>
    <w:rsid w:val="00141ABA"/>
    <w:rsid w:val="00141CAF"/>
    <w:rsid w:val="00141F2E"/>
    <w:rsid w:val="00142379"/>
    <w:rsid w:val="00142670"/>
    <w:rsid w:val="00143316"/>
    <w:rsid w:val="0014371B"/>
    <w:rsid w:val="0014382D"/>
    <w:rsid w:val="00143D1C"/>
    <w:rsid w:val="00144390"/>
    <w:rsid w:val="0014499F"/>
    <w:rsid w:val="00144F64"/>
    <w:rsid w:val="00145BF1"/>
    <w:rsid w:val="00147296"/>
    <w:rsid w:val="0014767C"/>
    <w:rsid w:val="00147A4A"/>
    <w:rsid w:val="001500BA"/>
    <w:rsid w:val="00150F7F"/>
    <w:rsid w:val="00151CBA"/>
    <w:rsid w:val="0015223E"/>
    <w:rsid w:val="00152261"/>
    <w:rsid w:val="00152386"/>
    <w:rsid w:val="00153EC5"/>
    <w:rsid w:val="001548EE"/>
    <w:rsid w:val="00154A71"/>
    <w:rsid w:val="001554F5"/>
    <w:rsid w:val="0015672C"/>
    <w:rsid w:val="00156FDC"/>
    <w:rsid w:val="001577B9"/>
    <w:rsid w:val="00157D5B"/>
    <w:rsid w:val="001606EB"/>
    <w:rsid w:val="0016077F"/>
    <w:rsid w:val="0016140C"/>
    <w:rsid w:val="00161E0E"/>
    <w:rsid w:val="00162F92"/>
    <w:rsid w:val="00163DE4"/>
    <w:rsid w:val="00164A7B"/>
    <w:rsid w:val="00164B1C"/>
    <w:rsid w:val="00164C6B"/>
    <w:rsid w:val="00165B1C"/>
    <w:rsid w:val="00165C9D"/>
    <w:rsid w:val="00166251"/>
    <w:rsid w:val="00166E79"/>
    <w:rsid w:val="00167B79"/>
    <w:rsid w:val="001710BB"/>
    <w:rsid w:val="00171CC1"/>
    <w:rsid w:val="0017254D"/>
    <w:rsid w:val="0017258E"/>
    <w:rsid w:val="001728A6"/>
    <w:rsid w:val="00173588"/>
    <w:rsid w:val="00173E45"/>
    <w:rsid w:val="00176576"/>
    <w:rsid w:val="001765F4"/>
    <w:rsid w:val="00176696"/>
    <w:rsid w:val="00177285"/>
    <w:rsid w:val="00177778"/>
    <w:rsid w:val="00180516"/>
    <w:rsid w:val="00180834"/>
    <w:rsid w:val="0018141E"/>
    <w:rsid w:val="001815CD"/>
    <w:rsid w:val="001819CF"/>
    <w:rsid w:val="00182428"/>
    <w:rsid w:val="00183009"/>
    <w:rsid w:val="001834DB"/>
    <w:rsid w:val="00184D43"/>
    <w:rsid w:val="00185514"/>
    <w:rsid w:val="00185559"/>
    <w:rsid w:val="001859AD"/>
    <w:rsid w:val="00186482"/>
    <w:rsid w:val="001864DE"/>
    <w:rsid w:val="001866F6"/>
    <w:rsid w:val="00186D5B"/>
    <w:rsid w:val="001875C8"/>
    <w:rsid w:val="001908EB"/>
    <w:rsid w:val="00190988"/>
    <w:rsid w:val="00190C50"/>
    <w:rsid w:val="001919BA"/>
    <w:rsid w:val="001919D1"/>
    <w:rsid w:val="00191C5D"/>
    <w:rsid w:val="00192156"/>
    <w:rsid w:val="00192171"/>
    <w:rsid w:val="00192E51"/>
    <w:rsid w:val="001937D8"/>
    <w:rsid w:val="00193931"/>
    <w:rsid w:val="00193B07"/>
    <w:rsid w:val="00193E02"/>
    <w:rsid w:val="001943DB"/>
    <w:rsid w:val="0019486F"/>
    <w:rsid w:val="00195385"/>
    <w:rsid w:val="00195B32"/>
    <w:rsid w:val="00195B48"/>
    <w:rsid w:val="00195CF6"/>
    <w:rsid w:val="0019718C"/>
    <w:rsid w:val="00197413"/>
    <w:rsid w:val="00197C80"/>
    <w:rsid w:val="00197CF1"/>
    <w:rsid w:val="001A03BE"/>
    <w:rsid w:val="001A0C5C"/>
    <w:rsid w:val="001A13E9"/>
    <w:rsid w:val="001A15E6"/>
    <w:rsid w:val="001A23C1"/>
    <w:rsid w:val="001A2B53"/>
    <w:rsid w:val="001A3062"/>
    <w:rsid w:val="001A3233"/>
    <w:rsid w:val="001A395D"/>
    <w:rsid w:val="001A3D20"/>
    <w:rsid w:val="001A417B"/>
    <w:rsid w:val="001A48D4"/>
    <w:rsid w:val="001A5313"/>
    <w:rsid w:val="001A5603"/>
    <w:rsid w:val="001A57E5"/>
    <w:rsid w:val="001A581C"/>
    <w:rsid w:val="001A5E14"/>
    <w:rsid w:val="001A6737"/>
    <w:rsid w:val="001A7089"/>
    <w:rsid w:val="001A744E"/>
    <w:rsid w:val="001A757A"/>
    <w:rsid w:val="001B0769"/>
    <w:rsid w:val="001B07E0"/>
    <w:rsid w:val="001B08E9"/>
    <w:rsid w:val="001B147A"/>
    <w:rsid w:val="001B1B77"/>
    <w:rsid w:val="001B21BC"/>
    <w:rsid w:val="001B22A3"/>
    <w:rsid w:val="001B24D4"/>
    <w:rsid w:val="001B25C7"/>
    <w:rsid w:val="001B2B96"/>
    <w:rsid w:val="001B3022"/>
    <w:rsid w:val="001B3B60"/>
    <w:rsid w:val="001B41C3"/>
    <w:rsid w:val="001B4448"/>
    <w:rsid w:val="001B57CE"/>
    <w:rsid w:val="001B5B18"/>
    <w:rsid w:val="001B5C4A"/>
    <w:rsid w:val="001B60D2"/>
    <w:rsid w:val="001B6169"/>
    <w:rsid w:val="001B6497"/>
    <w:rsid w:val="001C037F"/>
    <w:rsid w:val="001C0462"/>
    <w:rsid w:val="001C06B6"/>
    <w:rsid w:val="001C1417"/>
    <w:rsid w:val="001C1796"/>
    <w:rsid w:val="001C18A9"/>
    <w:rsid w:val="001C1A21"/>
    <w:rsid w:val="001C38FB"/>
    <w:rsid w:val="001C3AA9"/>
    <w:rsid w:val="001C53C9"/>
    <w:rsid w:val="001C65CA"/>
    <w:rsid w:val="001C6FC8"/>
    <w:rsid w:val="001C72C2"/>
    <w:rsid w:val="001C7AF3"/>
    <w:rsid w:val="001D0027"/>
    <w:rsid w:val="001D0E9C"/>
    <w:rsid w:val="001D1218"/>
    <w:rsid w:val="001D129E"/>
    <w:rsid w:val="001D17F2"/>
    <w:rsid w:val="001D1AF4"/>
    <w:rsid w:val="001D2C65"/>
    <w:rsid w:val="001D3063"/>
    <w:rsid w:val="001D33A8"/>
    <w:rsid w:val="001D359D"/>
    <w:rsid w:val="001D3E92"/>
    <w:rsid w:val="001D44DC"/>
    <w:rsid w:val="001D4CDA"/>
    <w:rsid w:val="001D4D4F"/>
    <w:rsid w:val="001D4DA8"/>
    <w:rsid w:val="001D5061"/>
    <w:rsid w:val="001D54A3"/>
    <w:rsid w:val="001D59C2"/>
    <w:rsid w:val="001D5E45"/>
    <w:rsid w:val="001D6155"/>
    <w:rsid w:val="001D695F"/>
    <w:rsid w:val="001D738F"/>
    <w:rsid w:val="001D7E2C"/>
    <w:rsid w:val="001E0281"/>
    <w:rsid w:val="001E0FA3"/>
    <w:rsid w:val="001E1149"/>
    <w:rsid w:val="001E2258"/>
    <w:rsid w:val="001E3032"/>
    <w:rsid w:val="001E32B3"/>
    <w:rsid w:val="001E3608"/>
    <w:rsid w:val="001E3DD1"/>
    <w:rsid w:val="001E43B5"/>
    <w:rsid w:val="001E43BA"/>
    <w:rsid w:val="001E4CC1"/>
    <w:rsid w:val="001E5B4D"/>
    <w:rsid w:val="001E5E08"/>
    <w:rsid w:val="001E5FF4"/>
    <w:rsid w:val="001E64D4"/>
    <w:rsid w:val="001E6A68"/>
    <w:rsid w:val="001E6BC7"/>
    <w:rsid w:val="001E6D50"/>
    <w:rsid w:val="001E7AEF"/>
    <w:rsid w:val="001E7CF1"/>
    <w:rsid w:val="001F00DF"/>
    <w:rsid w:val="001F0504"/>
    <w:rsid w:val="001F0D7F"/>
    <w:rsid w:val="001F0F51"/>
    <w:rsid w:val="001F1313"/>
    <w:rsid w:val="001F164B"/>
    <w:rsid w:val="001F1B2E"/>
    <w:rsid w:val="001F236E"/>
    <w:rsid w:val="001F25DD"/>
    <w:rsid w:val="001F260F"/>
    <w:rsid w:val="001F45A2"/>
    <w:rsid w:val="001F480A"/>
    <w:rsid w:val="001F5BD2"/>
    <w:rsid w:val="001F5F60"/>
    <w:rsid w:val="001F6302"/>
    <w:rsid w:val="001F64A9"/>
    <w:rsid w:val="001F67C9"/>
    <w:rsid w:val="001F69CA"/>
    <w:rsid w:val="001F6C4C"/>
    <w:rsid w:val="001F7432"/>
    <w:rsid w:val="001F765B"/>
    <w:rsid w:val="001F7A24"/>
    <w:rsid w:val="0020153D"/>
    <w:rsid w:val="0020265E"/>
    <w:rsid w:val="00202D68"/>
    <w:rsid w:val="002036AE"/>
    <w:rsid w:val="00204684"/>
    <w:rsid w:val="00204904"/>
    <w:rsid w:val="00204B9D"/>
    <w:rsid w:val="002063DE"/>
    <w:rsid w:val="002067F0"/>
    <w:rsid w:val="002069BA"/>
    <w:rsid w:val="002071DE"/>
    <w:rsid w:val="00207201"/>
    <w:rsid w:val="0020752F"/>
    <w:rsid w:val="0021005C"/>
    <w:rsid w:val="00210519"/>
    <w:rsid w:val="00210903"/>
    <w:rsid w:val="00210F85"/>
    <w:rsid w:val="002116CE"/>
    <w:rsid w:val="002119A0"/>
    <w:rsid w:val="00212574"/>
    <w:rsid w:val="00212E1A"/>
    <w:rsid w:val="00213981"/>
    <w:rsid w:val="0021411C"/>
    <w:rsid w:val="00214E5C"/>
    <w:rsid w:val="00215B5E"/>
    <w:rsid w:val="002160E7"/>
    <w:rsid w:val="00216775"/>
    <w:rsid w:val="00216E3F"/>
    <w:rsid w:val="0021707E"/>
    <w:rsid w:val="0021741A"/>
    <w:rsid w:val="002174D5"/>
    <w:rsid w:val="0022119B"/>
    <w:rsid w:val="00221807"/>
    <w:rsid w:val="00221949"/>
    <w:rsid w:val="00221D7F"/>
    <w:rsid w:val="00222379"/>
    <w:rsid w:val="00223097"/>
    <w:rsid w:val="00223339"/>
    <w:rsid w:val="002233BA"/>
    <w:rsid w:val="00224276"/>
    <w:rsid w:val="00224963"/>
    <w:rsid w:val="00224C97"/>
    <w:rsid w:val="00224EFF"/>
    <w:rsid w:val="00226006"/>
    <w:rsid w:val="00226FA0"/>
    <w:rsid w:val="002270EC"/>
    <w:rsid w:val="002271F1"/>
    <w:rsid w:val="002271FE"/>
    <w:rsid w:val="0022757E"/>
    <w:rsid w:val="0022772E"/>
    <w:rsid w:val="00227CE8"/>
    <w:rsid w:val="00227D04"/>
    <w:rsid w:val="00227D54"/>
    <w:rsid w:val="00230394"/>
    <w:rsid w:val="0023080E"/>
    <w:rsid w:val="002309EB"/>
    <w:rsid w:val="0023107B"/>
    <w:rsid w:val="00231538"/>
    <w:rsid w:val="00231BB4"/>
    <w:rsid w:val="00231F6B"/>
    <w:rsid w:val="0023244A"/>
    <w:rsid w:val="00233880"/>
    <w:rsid w:val="002339BA"/>
    <w:rsid w:val="0023486A"/>
    <w:rsid w:val="00234A1A"/>
    <w:rsid w:val="002359E4"/>
    <w:rsid w:val="00236CCB"/>
    <w:rsid w:val="00237D57"/>
    <w:rsid w:val="00240152"/>
    <w:rsid w:val="00240CCF"/>
    <w:rsid w:val="00241438"/>
    <w:rsid w:val="0024179B"/>
    <w:rsid w:val="00241E85"/>
    <w:rsid w:val="0024293E"/>
    <w:rsid w:val="00242FE9"/>
    <w:rsid w:val="00243A94"/>
    <w:rsid w:val="00243BAA"/>
    <w:rsid w:val="002446F1"/>
    <w:rsid w:val="00244B6B"/>
    <w:rsid w:val="00244B9F"/>
    <w:rsid w:val="00244D18"/>
    <w:rsid w:val="002450FD"/>
    <w:rsid w:val="00245833"/>
    <w:rsid w:val="00245E41"/>
    <w:rsid w:val="002466D1"/>
    <w:rsid w:val="00246AD4"/>
    <w:rsid w:val="00246CA8"/>
    <w:rsid w:val="00246DEA"/>
    <w:rsid w:val="00247972"/>
    <w:rsid w:val="00247A82"/>
    <w:rsid w:val="00247B19"/>
    <w:rsid w:val="00250219"/>
    <w:rsid w:val="00250693"/>
    <w:rsid w:val="00251668"/>
    <w:rsid w:val="002518BF"/>
    <w:rsid w:val="00251E36"/>
    <w:rsid w:val="002534B7"/>
    <w:rsid w:val="00253551"/>
    <w:rsid w:val="00253CB5"/>
    <w:rsid w:val="00253CF3"/>
    <w:rsid w:val="00253F4A"/>
    <w:rsid w:val="00254C88"/>
    <w:rsid w:val="00255255"/>
    <w:rsid w:val="00255851"/>
    <w:rsid w:val="00255FF6"/>
    <w:rsid w:val="0025617D"/>
    <w:rsid w:val="00256B42"/>
    <w:rsid w:val="00256B56"/>
    <w:rsid w:val="00257402"/>
    <w:rsid w:val="0025777B"/>
    <w:rsid w:val="00257F52"/>
    <w:rsid w:val="00257F9F"/>
    <w:rsid w:val="00260DA6"/>
    <w:rsid w:val="00261478"/>
    <w:rsid w:val="002614FB"/>
    <w:rsid w:val="002620A6"/>
    <w:rsid w:val="00262289"/>
    <w:rsid w:val="00262370"/>
    <w:rsid w:val="002623C6"/>
    <w:rsid w:val="00262806"/>
    <w:rsid w:val="00263010"/>
    <w:rsid w:val="002631EC"/>
    <w:rsid w:val="00263A5B"/>
    <w:rsid w:val="00264445"/>
    <w:rsid w:val="00264474"/>
    <w:rsid w:val="00265D59"/>
    <w:rsid w:val="002663A2"/>
    <w:rsid w:val="00266DEB"/>
    <w:rsid w:val="002670DD"/>
    <w:rsid w:val="002677C5"/>
    <w:rsid w:val="00270692"/>
    <w:rsid w:val="00270F1E"/>
    <w:rsid w:val="002716F3"/>
    <w:rsid w:val="00271770"/>
    <w:rsid w:val="002719A9"/>
    <w:rsid w:val="0027455E"/>
    <w:rsid w:val="00274D07"/>
    <w:rsid w:val="002752BD"/>
    <w:rsid w:val="00275576"/>
    <w:rsid w:val="0027599B"/>
    <w:rsid w:val="002766F0"/>
    <w:rsid w:val="002768C2"/>
    <w:rsid w:val="002778BF"/>
    <w:rsid w:val="00280442"/>
    <w:rsid w:val="002804F9"/>
    <w:rsid w:val="0028053F"/>
    <w:rsid w:val="00280ED9"/>
    <w:rsid w:val="00281194"/>
    <w:rsid w:val="002816C9"/>
    <w:rsid w:val="00282483"/>
    <w:rsid w:val="0028275F"/>
    <w:rsid w:val="002829E9"/>
    <w:rsid w:val="00282C02"/>
    <w:rsid w:val="00282FF9"/>
    <w:rsid w:val="00283081"/>
    <w:rsid w:val="0028319E"/>
    <w:rsid w:val="0028352B"/>
    <w:rsid w:val="002835DF"/>
    <w:rsid w:val="002837E1"/>
    <w:rsid w:val="002840D2"/>
    <w:rsid w:val="002848A0"/>
    <w:rsid w:val="00285751"/>
    <w:rsid w:val="00286007"/>
    <w:rsid w:val="0029031D"/>
    <w:rsid w:val="0029169E"/>
    <w:rsid w:val="00291A6B"/>
    <w:rsid w:val="002920FB"/>
    <w:rsid w:val="0029296C"/>
    <w:rsid w:val="00292E65"/>
    <w:rsid w:val="00292F07"/>
    <w:rsid w:val="00293F15"/>
    <w:rsid w:val="00293FDE"/>
    <w:rsid w:val="00294D92"/>
    <w:rsid w:val="002966C1"/>
    <w:rsid w:val="00297469"/>
    <w:rsid w:val="00297B31"/>
    <w:rsid w:val="00297B6F"/>
    <w:rsid w:val="00297DB5"/>
    <w:rsid w:val="002A14C6"/>
    <w:rsid w:val="002A1757"/>
    <w:rsid w:val="002A1889"/>
    <w:rsid w:val="002A1B9C"/>
    <w:rsid w:val="002A1E05"/>
    <w:rsid w:val="002A344C"/>
    <w:rsid w:val="002A4298"/>
    <w:rsid w:val="002A451D"/>
    <w:rsid w:val="002A4ECC"/>
    <w:rsid w:val="002A4FE0"/>
    <w:rsid w:val="002A5549"/>
    <w:rsid w:val="002A5AA5"/>
    <w:rsid w:val="002A5BCE"/>
    <w:rsid w:val="002A6052"/>
    <w:rsid w:val="002A6616"/>
    <w:rsid w:val="002A683B"/>
    <w:rsid w:val="002A6AC4"/>
    <w:rsid w:val="002A6DB0"/>
    <w:rsid w:val="002A772E"/>
    <w:rsid w:val="002B0BC4"/>
    <w:rsid w:val="002B0F65"/>
    <w:rsid w:val="002B186E"/>
    <w:rsid w:val="002B26C8"/>
    <w:rsid w:val="002B2700"/>
    <w:rsid w:val="002B3952"/>
    <w:rsid w:val="002B5521"/>
    <w:rsid w:val="002B6BCC"/>
    <w:rsid w:val="002C1898"/>
    <w:rsid w:val="002C20BD"/>
    <w:rsid w:val="002C2447"/>
    <w:rsid w:val="002C2A72"/>
    <w:rsid w:val="002C534B"/>
    <w:rsid w:val="002C564A"/>
    <w:rsid w:val="002C68F3"/>
    <w:rsid w:val="002C6971"/>
    <w:rsid w:val="002C6E5E"/>
    <w:rsid w:val="002C6EA4"/>
    <w:rsid w:val="002C7DAA"/>
    <w:rsid w:val="002C7E72"/>
    <w:rsid w:val="002C7EB6"/>
    <w:rsid w:val="002C7FCF"/>
    <w:rsid w:val="002D1D38"/>
    <w:rsid w:val="002D26C1"/>
    <w:rsid w:val="002D3488"/>
    <w:rsid w:val="002D3899"/>
    <w:rsid w:val="002D5738"/>
    <w:rsid w:val="002D5996"/>
    <w:rsid w:val="002D60B7"/>
    <w:rsid w:val="002D63A7"/>
    <w:rsid w:val="002D683C"/>
    <w:rsid w:val="002D7F08"/>
    <w:rsid w:val="002E06DA"/>
    <w:rsid w:val="002E0702"/>
    <w:rsid w:val="002E14C2"/>
    <w:rsid w:val="002E1F65"/>
    <w:rsid w:val="002E202B"/>
    <w:rsid w:val="002E260C"/>
    <w:rsid w:val="002E2683"/>
    <w:rsid w:val="002E3D23"/>
    <w:rsid w:val="002E4009"/>
    <w:rsid w:val="002E47E7"/>
    <w:rsid w:val="002E4886"/>
    <w:rsid w:val="002E4FB1"/>
    <w:rsid w:val="002E5555"/>
    <w:rsid w:val="002E5703"/>
    <w:rsid w:val="002E59F5"/>
    <w:rsid w:val="002F01C9"/>
    <w:rsid w:val="002F0EDA"/>
    <w:rsid w:val="002F1603"/>
    <w:rsid w:val="002F19D2"/>
    <w:rsid w:val="002F1D5E"/>
    <w:rsid w:val="002F1E30"/>
    <w:rsid w:val="002F4208"/>
    <w:rsid w:val="002F4681"/>
    <w:rsid w:val="002F4F43"/>
    <w:rsid w:val="002F5059"/>
    <w:rsid w:val="002F5C5A"/>
    <w:rsid w:val="002F5CCF"/>
    <w:rsid w:val="002F6091"/>
    <w:rsid w:val="002F6C0D"/>
    <w:rsid w:val="002F6D29"/>
    <w:rsid w:val="002F70BC"/>
    <w:rsid w:val="00300B0A"/>
    <w:rsid w:val="00301403"/>
    <w:rsid w:val="0030196C"/>
    <w:rsid w:val="00301B09"/>
    <w:rsid w:val="0030209F"/>
    <w:rsid w:val="0030243D"/>
    <w:rsid w:val="003027BB"/>
    <w:rsid w:val="003029B0"/>
    <w:rsid w:val="00302D5D"/>
    <w:rsid w:val="00303926"/>
    <w:rsid w:val="0030406D"/>
    <w:rsid w:val="003041B8"/>
    <w:rsid w:val="00304695"/>
    <w:rsid w:val="003048BA"/>
    <w:rsid w:val="003056A0"/>
    <w:rsid w:val="003057DC"/>
    <w:rsid w:val="0030581C"/>
    <w:rsid w:val="00305FC3"/>
    <w:rsid w:val="00306C14"/>
    <w:rsid w:val="00307131"/>
    <w:rsid w:val="00307450"/>
    <w:rsid w:val="00307F5D"/>
    <w:rsid w:val="00311407"/>
    <w:rsid w:val="0031140F"/>
    <w:rsid w:val="003117CA"/>
    <w:rsid w:val="00311F36"/>
    <w:rsid w:val="00312224"/>
    <w:rsid w:val="0031240F"/>
    <w:rsid w:val="003124F5"/>
    <w:rsid w:val="00312519"/>
    <w:rsid w:val="003129A6"/>
    <w:rsid w:val="00312DC1"/>
    <w:rsid w:val="00312E1A"/>
    <w:rsid w:val="00312F0A"/>
    <w:rsid w:val="00313D2B"/>
    <w:rsid w:val="00314902"/>
    <w:rsid w:val="00315366"/>
    <w:rsid w:val="00316A95"/>
    <w:rsid w:val="003201A8"/>
    <w:rsid w:val="00320457"/>
    <w:rsid w:val="00320EF8"/>
    <w:rsid w:val="00320F57"/>
    <w:rsid w:val="0032158E"/>
    <w:rsid w:val="00321F16"/>
    <w:rsid w:val="00321FD6"/>
    <w:rsid w:val="00322418"/>
    <w:rsid w:val="0032287F"/>
    <w:rsid w:val="003229FD"/>
    <w:rsid w:val="00322AB7"/>
    <w:rsid w:val="003231E5"/>
    <w:rsid w:val="003242FF"/>
    <w:rsid w:val="00324E5A"/>
    <w:rsid w:val="00325856"/>
    <w:rsid w:val="00325963"/>
    <w:rsid w:val="00325B55"/>
    <w:rsid w:val="0032606C"/>
    <w:rsid w:val="00326425"/>
    <w:rsid w:val="00326445"/>
    <w:rsid w:val="003269FD"/>
    <w:rsid w:val="00327178"/>
    <w:rsid w:val="00327AA5"/>
    <w:rsid w:val="003313BC"/>
    <w:rsid w:val="003314D9"/>
    <w:rsid w:val="00331522"/>
    <w:rsid w:val="0033222D"/>
    <w:rsid w:val="0033226D"/>
    <w:rsid w:val="0033226E"/>
    <w:rsid w:val="00332643"/>
    <w:rsid w:val="003329F8"/>
    <w:rsid w:val="00332E84"/>
    <w:rsid w:val="0033359C"/>
    <w:rsid w:val="00333B39"/>
    <w:rsid w:val="003344DF"/>
    <w:rsid w:val="003359B6"/>
    <w:rsid w:val="003365A5"/>
    <w:rsid w:val="003368BA"/>
    <w:rsid w:val="00336E70"/>
    <w:rsid w:val="00336F95"/>
    <w:rsid w:val="0033762B"/>
    <w:rsid w:val="003377D3"/>
    <w:rsid w:val="00337AD2"/>
    <w:rsid w:val="00337C1B"/>
    <w:rsid w:val="003402BB"/>
    <w:rsid w:val="0034079E"/>
    <w:rsid w:val="003410A4"/>
    <w:rsid w:val="0034207F"/>
    <w:rsid w:val="00342902"/>
    <w:rsid w:val="00342FB4"/>
    <w:rsid w:val="00343EC5"/>
    <w:rsid w:val="00344840"/>
    <w:rsid w:val="00344DBC"/>
    <w:rsid w:val="0034518C"/>
    <w:rsid w:val="00345608"/>
    <w:rsid w:val="0034633B"/>
    <w:rsid w:val="00346CE0"/>
    <w:rsid w:val="003472E8"/>
    <w:rsid w:val="003473DC"/>
    <w:rsid w:val="003500A6"/>
    <w:rsid w:val="003509EC"/>
    <w:rsid w:val="0035102D"/>
    <w:rsid w:val="00351583"/>
    <w:rsid w:val="00351E20"/>
    <w:rsid w:val="003521E0"/>
    <w:rsid w:val="00352663"/>
    <w:rsid w:val="0035282C"/>
    <w:rsid w:val="00353490"/>
    <w:rsid w:val="00353C28"/>
    <w:rsid w:val="0035476E"/>
    <w:rsid w:val="00354B44"/>
    <w:rsid w:val="00354C98"/>
    <w:rsid w:val="00354DAE"/>
    <w:rsid w:val="0035592E"/>
    <w:rsid w:val="00356A02"/>
    <w:rsid w:val="00356D65"/>
    <w:rsid w:val="00356EA7"/>
    <w:rsid w:val="0035783D"/>
    <w:rsid w:val="00357BD6"/>
    <w:rsid w:val="00361136"/>
    <w:rsid w:val="00361738"/>
    <w:rsid w:val="0036193D"/>
    <w:rsid w:val="00361ADC"/>
    <w:rsid w:val="00361E2D"/>
    <w:rsid w:val="00362461"/>
    <w:rsid w:val="00362EF8"/>
    <w:rsid w:val="00363F8E"/>
    <w:rsid w:val="00364174"/>
    <w:rsid w:val="003643E9"/>
    <w:rsid w:val="003644FB"/>
    <w:rsid w:val="003649E7"/>
    <w:rsid w:val="00364E14"/>
    <w:rsid w:val="00365B7D"/>
    <w:rsid w:val="00365E7D"/>
    <w:rsid w:val="00366773"/>
    <w:rsid w:val="003669C6"/>
    <w:rsid w:val="00366B14"/>
    <w:rsid w:val="0036708C"/>
    <w:rsid w:val="003675A7"/>
    <w:rsid w:val="003679EC"/>
    <w:rsid w:val="00367BC7"/>
    <w:rsid w:val="0037021D"/>
    <w:rsid w:val="00371319"/>
    <w:rsid w:val="00371ED4"/>
    <w:rsid w:val="00371F37"/>
    <w:rsid w:val="0037279D"/>
    <w:rsid w:val="003727E8"/>
    <w:rsid w:val="00372885"/>
    <w:rsid w:val="003729FD"/>
    <w:rsid w:val="00373CB3"/>
    <w:rsid w:val="00373F4B"/>
    <w:rsid w:val="00375249"/>
    <w:rsid w:val="0037578B"/>
    <w:rsid w:val="00375D27"/>
    <w:rsid w:val="00375FCB"/>
    <w:rsid w:val="00376C93"/>
    <w:rsid w:val="00377453"/>
    <w:rsid w:val="00377DE9"/>
    <w:rsid w:val="003801D0"/>
    <w:rsid w:val="00380259"/>
    <w:rsid w:val="00380A87"/>
    <w:rsid w:val="00380D05"/>
    <w:rsid w:val="003815B2"/>
    <w:rsid w:val="003832F8"/>
    <w:rsid w:val="0038486C"/>
    <w:rsid w:val="00384F25"/>
    <w:rsid w:val="00384F76"/>
    <w:rsid w:val="003853A0"/>
    <w:rsid w:val="00385911"/>
    <w:rsid w:val="0038614A"/>
    <w:rsid w:val="00387653"/>
    <w:rsid w:val="00387CFD"/>
    <w:rsid w:val="00391060"/>
    <w:rsid w:val="00391149"/>
    <w:rsid w:val="00391809"/>
    <w:rsid w:val="00391DD6"/>
    <w:rsid w:val="00392120"/>
    <w:rsid w:val="0039458E"/>
    <w:rsid w:val="003949D8"/>
    <w:rsid w:val="00394A2A"/>
    <w:rsid w:val="003957E6"/>
    <w:rsid w:val="00396512"/>
    <w:rsid w:val="00397835"/>
    <w:rsid w:val="00397C15"/>
    <w:rsid w:val="003A0F0E"/>
    <w:rsid w:val="003A10DF"/>
    <w:rsid w:val="003A1511"/>
    <w:rsid w:val="003A2941"/>
    <w:rsid w:val="003A31DB"/>
    <w:rsid w:val="003A3474"/>
    <w:rsid w:val="003A3856"/>
    <w:rsid w:val="003A4628"/>
    <w:rsid w:val="003A48C9"/>
    <w:rsid w:val="003A74B6"/>
    <w:rsid w:val="003A74E0"/>
    <w:rsid w:val="003A7DF7"/>
    <w:rsid w:val="003B0DA0"/>
    <w:rsid w:val="003B0E4C"/>
    <w:rsid w:val="003B1680"/>
    <w:rsid w:val="003B1EB5"/>
    <w:rsid w:val="003B30F4"/>
    <w:rsid w:val="003B407B"/>
    <w:rsid w:val="003B548F"/>
    <w:rsid w:val="003B6072"/>
    <w:rsid w:val="003B6496"/>
    <w:rsid w:val="003B65EE"/>
    <w:rsid w:val="003B676C"/>
    <w:rsid w:val="003B6BDD"/>
    <w:rsid w:val="003B6DF4"/>
    <w:rsid w:val="003B72AD"/>
    <w:rsid w:val="003C0142"/>
    <w:rsid w:val="003C056E"/>
    <w:rsid w:val="003C05B6"/>
    <w:rsid w:val="003C0785"/>
    <w:rsid w:val="003C0C4E"/>
    <w:rsid w:val="003C1463"/>
    <w:rsid w:val="003C185F"/>
    <w:rsid w:val="003C19E3"/>
    <w:rsid w:val="003C1BA0"/>
    <w:rsid w:val="003C22B6"/>
    <w:rsid w:val="003C28E3"/>
    <w:rsid w:val="003C2A17"/>
    <w:rsid w:val="003C2A9B"/>
    <w:rsid w:val="003C4B31"/>
    <w:rsid w:val="003C4C15"/>
    <w:rsid w:val="003C5044"/>
    <w:rsid w:val="003C552D"/>
    <w:rsid w:val="003C5913"/>
    <w:rsid w:val="003C5DDD"/>
    <w:rsid w:val="003C608D"/>
    <w:rsid w:val="003C6EF8"/>
    <w:rsid w:val="003D0079"/>
    <w:rsid w:val="003D01F0"/>
    <w:rsid w:val="003D095B"/>
    <w:rsid w:val="003D0A56"/>
    <w:rsid w:val="003D106D"/>
    <w:rsid w:val="003D114A"/>
    <w:rsid w:val="003D11BC"/>
    <w:rsid w:val="003D1582"/>
    <w:rsid w:val="003D247A"/>
    <w:rsid w:val="003D3942"/>
    <w:rsid w:val="003D4617"/>
    <w:rsid w:val="003D530E"/>
    <w:rsid w:val="003D534F"/>
    <w:rsid w:val="003D5D61"/>
    <w:rsid w:val="003E0AD7"/>
    <w:rsid w:val="003E1B97"/>
    <w:rsid w:val="003E1FAF"/>
    <w:rsid w:val="003E2BF0"/>
    <w:rsid w:val="003E2DCD"/>
    <w:rsid w:val="003E321F"/>
    <w:rsid w:val="003E3431"/>
    <w:rsid w:val="003E39A2"/>
    <w:rsid w:val="003E3C06"/>
    <w:rsid w:val="003E3D0B"/>
    <w:rsid w:val="003E3D2B"/>
    <w:rsid w:val="003E3D57"/>
    <w:rsid w:val="003E439A"/>
    <w:rsid w:val="003E475B"/>
    <w:rsid w:val="003E47A6"/>
    <w:rsid w:val="003E51D7"/>
    <w:rsid w:val="003E5AEC"/>
    <w:rsid w:val="003E5C86"/>
    <w:rsid w:val="003E7C4A"/>
    <w:rsid w:val="003F0101"/>
    <w:rsid w:val="003F0434"/>
    <w:rsid w:val="003F0B53"/>
    <w:rsid w:val="003F0E14"/>
    <w:rsid w:val="003F0E26"/>
    <w:rsid w:val="003F0F99"/>
    <w:rsid w:val="003F1430"/>
    <w:rsid w:val="003F23BD"/>
    <w:rsid w:val="003F2672"/>
    <w:rsid w:val="003F2800"/>
    <w:rsid w:val="003F2EA7"/>
    <w:rsid w:val="003F2F8E"/>
    <w:rsid w:val="003F32C4"/>
    <w:rsid w:val="003F4708"/>
    <w:rsid w:val="003F4E46"/>
    <w:rsid w:val="003F511B"/>
    <w:rsid w:val="003F5572"/>
    <w:rsid w:val="003F5699"/>
    <w:rsid w:val="003F5F47"/>
    <w:rsid w:val="003F6826"/>
    <w:rsid w:val="003F6B09"/>
    <w:rsid w:val="003F6D0D"/>
    <w:rsid w:val="004003E6"/>
    <w:rsid w:val="00400A66"/>
    <w:rsid w:val="00401253"/>
    <w:rsid w:val="00401777"/>
    <w:rsid w:val="004018F2"/>
    <w:rsid w:val="00402024"/>
    <w:rsid w:val="004023F0"/>
    <w:rsid w:val="00403193"/>
    <w:rsid w:val="004042A6"/>
    <w:rsid w:val="00404561"/>
    <w:rsid w:val="00404D2F"/>
    <w:rsid w:val="00404FA4"/>
    <w:rsid w:val="00405050"/>
    <w:rsid w:val="00405ED1"/>
    <w:rsid w:val="0040762D"/>
    <w:rsid w:val="00407DCC"/>
    <w:rsid w:val="00410FED"/>
    <w:rsid w:val="0041144A"/>
    <w:rsid w:val="004116E0"/>
    <w:rsid w:val="00412998"/>
    <w:rsid w:val="00412C4B"/>
    <w:rsid w:val="00412C6B"/>
    <w:rsid w:val="00412F1D"/>
    <w:rsid w:val="004131FA"/>
    <w:rsid w:val="00413BDE"/>
    <w:rsid w:val="00414864"/>
    <w:rsid w:val="00415926"/>
    <w:rsid w:val="00415AFD"/>
    <w:rsid w:val="00415BC9"/>
    <w:rsid w:val="00415F3F"/>
    <w:rsid w:val="00416089"/>
    <w:rsid w:val="0041655F"/>
    <w:rsid w:val="00416B2C"/>
    <w:rsid w:val="00417460"/>
    <w:rsid w:val="00417D94"/>
    <w:rsid w:val="00420A3E"/>
    <w:rsid w:val="004211C1"/>
    <w:rsid w:val="004214D2"/>
    <w:rsid w:val="00421CC0"/>
    <w:rsid w:val="0042248F"/>
    <w:rsid w:val="00422542"/>
    <w:rsid w:val="0042264D"/>
    <w:rsid w:val="00423D9C"/>
    <w:rsid w:val="00424A3A"/>
    <w:rsid w:val="00424C6C"/>
    <w:rsid w:val="00424F87"/>
    <w:rsid w:val="00425190"/>
    <w:rsid w:val="004253C1"/>
    <w:rsid w:val="004256C8"/>
    <w:rsid w:val="00425795"/>
    <w:rsid w:val="004259C7"/>
    <w:rsid w:val="00425E21"/>
    <w:rsid w:val="00425E72"/>
    <w:rsid w:val="00426BB3"/>
    <w:rsid w:val="00426C18"/>
    <w:rsid w:val="004276C2"/>
    <w:rsid w:val="00427AE0"/>
    <w:rsid w:val="00427C9C"/>
    <w:rsid w:val="00427D00"/>
    <w:rsid w:val="00427DAA"/>
    <w:rsid w:val="0043047E"/>
    <w:rsid w:val="00430A7A"/>
    <w:rsid w:val="004313B6"/>
    <w:rsid w:val="00431AD9"/>
    <w:rsid w:val="00431CB8"/>
    <w:rsid w:val="00431DCD"/>
    <w:rsid w:val="00432388"/>
    <w:rsid w:val="004328B5"/>
    <w:rsid w:val="00432EB8"/>
    <w:rsid w:val="00433C7B"/>
    <w:rsid w:val="00434170"/>
    <w:rsid w:val="00434429"/>
    <w:rsid w:val="00434510"/>
    <w:rsid w:val="00435868"/>
    <w:rsid w:val="004375B8"/>
    <w:rsid w:val="004375E6"/>
    <w:rsid w:val="00437999"/>
    <w:rsid w:val="00437D41"/>
    <w:rsid w:val="00437F1E"/>
    <w:rsid w:val="00437FCA"/>
    <w:rsid w:val="00441B60"/>
    <w:rsid w:val="004431F7"/>
    <w:rsid w:val="00443898"/>
    <w:rsid w:val="00443F68"/>
    <w:rsid w:val="00444087"/>
    <w:rsid w:val="00445F34"/>
    <w:rsid w:val="00445FC2"/>
    <w:rsid w:val="00446233"/>
    <w:rsid w:val="0044704C"/>
    <w:rsid w:val="004476BB"/>
    <w:rsid w:val="00447BAD"/>
    <w:rsid w:val="00447EF8"/>
    <w:rsid w:val="00447F08"/>
    <w:rsid w:val="0045018C"/>
    <w:rsid w:val="00450673"/>
    <w:rsid w:val="00451181"/>
    <w:rsid w:val="00451192"/>
    <w:rsid w:val="00451B29"/>
    <w:rsid w:val="004528D5"/>
    <w:rsid w:val="0045307B"/>
    <w:rsid w:val="00453508"/>
    <w:rsid w:val="004539BE"/>
    <w:rsid w:val="004540AA"/>
    <w:rsid w:val="00454C77"/>
    <w:rsid w:val="00454C7F"/>
    <w:rsid w:val="00455468"/>
    <w:rsid w:val="00457354"/>
    <w:rsid w:val="004577DC"/>
    <w:rsid w:val="004603E1"/>
    <w:rsid w:val="00461657"/>
    <w:rsid w:val="004626E4"/>
    <w:rsid w:val="00462E95"/>
    <w:rsid w:val="0046352F"/>
    <w:rsid w:val="004639CE"/>
    <w:rsid w:val="00463AD9"/>
    <w:rsid w:val="00463ADC"/>
    <w:rsid w:val="00464498"/>
    <w:rsid w:val="004653BD"/>
    <w:rsid w:val="0046669D"/>
    <w:rsid w:val="0046754E"/>
    <w:rsid w:val="004678D2"/>
    <w:rsid w:val="00470637"/>
    <w:rsid w:val="004711AF"/>
    <w:rsid w:val="004712B2"/>
    <w:rsid w:val="00472AC6"/>
    <w:rsid w:val="00472ECB"/>
    <w:rsid w:val="00473E63"/>
    <w:rsid w:val="004740A4"/>
    <w:rsid w:val="00474221"/>
    <w:rsid w:val="0047422A"/>
    <w:rsid w:val="004742D4"/>
    <w:rsid w:val="00474E78"/>
    <w:rsid w:val="00474FB5"/>
    <w:rsid w:val="004759B6"/>
    <w:rsid w:val="004759DE"/>
    <w:rsid w:val="00476F21"/>
    <w:rsid w:val="004774BE"/>
    <w:rsid w:val="00477582"/>
    <w:rsid w:val="0047772C"/>
    <w:rsid w:val="004800CC"/>
    <w:rsid w:val="00480307"/>
    <w:rsid w:val="00480ABC"/>
    <w:rsid w:val="00481F48"/>
    <w:rsid w:val="00482718"/>
    <w:rsid w:val="004844DF"/>
    <w:rsid w:val="004848BA"/>
    <w:rsid w:val="004851F3"/>
    <w:rsid w:val="00485517"/>
    <w:rsid w:val="0048583E"/>
    <w:rsid w:val="0048666B"/>
    <w:rsid w:val="00486671"/>
    <w:rsid w:val="00486AB1"/>
    <w:rsid w:val="00486B0B"/>
    <w:rsid w:val="00486EE6"/>
    <w:rsid w:val="00487418"/>
    <w:rsid w:val="00490F56"/>
    <w:rsid w:val="00492715"/>
    <w:rsid w:val="004945FC"/>
    <w:rsid w:val="00494ADA"/>
    <w:rsid w:val="00494E89"/>
    <w:rsid w:val="00495650"/>
    <w:rsid w:val="004969B8"/>
    <w:rsid w:val="00496A71"/>
    <w:rsid w:val="004979EE"/>
    <w:rsid w:val="00497AC8"/>
    <w:rsid w:val="00497BC1"/>
    <w:rsid w:val="00497CE1"/>
    <w:rsid w:val="00497D57"/>
    <w:rsid w:val="004A018D"/>
    <w:rsid w:val="004A2032"/>
    <w:rsid w:val="004A230D"/>
    <w:rsid w:val="004A253A"/>
    <w:rsid w:val="004A363B"/>
    <w:rsid w:val="004A3E78"/>
    <w:rsid w:val="004A436B"/>
    <w:rsid w:val="004A4559"/>
    <w:rsid w:val="004A49FD"/>
    <w:rsid w:val="004A4FF2"/>
    <w:rsid w:val="004A5BCD"/>
    <w:rsid w:val="004A606B"/>
    <w:rsid w:val="004A6861"/>
    <w:rsid w:val="004A7E5B"/>
    <w:rsid w:val="004B0757"/>
    <w:rsid w:val="004B099C"/>
    <w:rsid w:val="004B0D53"/>
    <w:rsid w:val="004B0EE0"/>
    <w:rsid w:val="004B1C02"/>
    <w:rsid w:val="004B2606"/>
    <w:rsid w:val="004B298F"/>
    <w:rsid w:val="004B2D61"/>
    <w:rsid w:val="004B2E37"/>
    <w:rsid w:val="004B2F3D"/>
    <w:rsid w:val="004B34BA"/>
    <w:rsid w:val="004B3858"/>
    <w:rsid w:val="004B3A0D"/>
    <w:rsid w:val="004B3B22"/>
    <w:rsid w:val="004B4017"/>
    <w:rsid w:val="004B43E7"/>
    <w:rsid w:val="004B5E7B"/>
    <w:rsid w:val="004B6F83"/>
    <w:rsid w:val="004C0FF1"/>
    <w:rsid w:val="004C18C7"/>
    <w:rsid w:val="004C264E"/>
    <w:rsid w:val="004C26B3"/>
    <w:rsid w:val="004C2731"/>
    <w:rsid w:val="004C27CF"/>
    <w:rsid w:val="004C4153"/>
    <w:rsid w:val="004C4317"/>
    <w:rsid w:val="004C4774"/>
    <w:rsid w:val="004C4FBF"/>
    <w:rsid w:val="004C5A25"/>
    <w:rsid w:val="004C5F5E"/>
    <w:rsid w:val="004C619F"/>
    <w:rsid w:val="004C654F"/>
    <w:rsid w:val="004C678C"/>
    <w:rsid w:val="004C7190"/>
    <w:rsid w:val="004C740E"/>
    <w:rsid w:val="004C7680"/>
    <w:rsid w:val="004C77B3"/>
    <w:rsid w:val="004D077C"/>
    <w:rsid w:val="004D0DDA"/>
    <w:rsid w:val="004D200C"/>
    <w:rsid w:val="004D2724"/>
    <w:rsid w:val="004D2CB8"/>
    <w:rsid w:val="004D2CD1"/>
    <w:rsid w:val="004D2EEB"/>
    <w:rsid w:val="004D2F95"/>
    <w:rsid w:val="004D3482"/>
    <w:rsid w:val="004D3A5A"/>
    <w:rsid w:val="004D3D3B"/>
    <w:rsid w:val="004D3DF9"/>
    <w:rsid w:val="004D3F96"/>
    <w:rsid w:val="004D44AA"/>
    <w:rsid w:val="004D4A4B"/>
    <w:rsid w:val="004D4BE5"/>
    <w:rsid w:val="004D5EEC"/>
    <w:rsid w:val="004D66C3"/>
    <w:rsid w:val="004D6886"/>
    <w:rsid w:val="004D6E99"/>
    <w:rsid w:val="004D7A28"/>
    <w:rsid w:val="004D7BE5"/>
    <w:rsid w:val="004E0333"/>
    <w:rsid w:val="004E0362"/>
    <w:rsid w:val="004E09C8"/>
    <w:rsid w:val="004E0D35"/>
    <w:rsid w:val="004E2402"/>
    <w:rsid w:val="004E30A4"/>
    <w:rsid w:val="004E3CFA"/>
    <w:rsid w:val="004E3E98"/>
    <w:rsid w:val="004E545B"/>
    <w:rsid w:val="004E57C6"/>
    <w:rsid w:val="004E5E4F"/>
    <w:rsid w:val="004E620A"/>
    <w:rsid w:val="004E64FE"/>
    <w:rsid w:val="004E6F39"/>
    <w:rsid w:val="004E7433"/>
    <w:rsid w:val="004E79D5"/>
    <w:rsid w:val="004E7D97"/>
    <w:rsid w:val="004E7FB3"/>
    <w:rsid w:val="004F1115"/>
    <w:rsid w:val="004F17EA"/>
    <w:rsid w:val="004F1A1D"/>
    <w:rsid w:val="004F1F3E"/>
    <w:rsid w:val="004F28D5"/>
    <w:rsid w:val="004F33AD"/>
    <w:rsid w:val="004F36CB"/>
    <w:rsid w:val="004F3BC4"/>
    <w:rsid w:val="004F4203"/>
    <w:rsid w:val="004F4C7B"/>
    <w:rsid w:val="004F4CCD"/>
    <w:rsid w:val="004F55D4"/>
    <w:rsid w:val="004F5FBC"/>
    <w:rsid w:val="004F649C"/>
    <w:rsid w:val="004F6631"/>
    <w:rsid w:val="004F6B8D"/>
    <w:rsid w:val="004F7165"/>
    <w:rsid w:val="0050007A"/>
    <w:rsid w:val="0050059B"/>
    <w:rsid w:val="00500F76"/>
    <w:rsid w:val="00501052"/>
    <w:rsid w:val="00501605"/>
    <w:rsid w:val="00501661"/>
    <w:rsid w:val="00501A78"/>
    <w:rsid w:val="00502038"/>
    <w:rsid w:val="00502197"/>
    <w:rsid w:val="005032CC"/>
    <w:rsid w:val="00503D0D"/>
    <w:rsid w:val="00503F47"/>
    <w:rsid w:val="00504678"/>
    <w:rsid w:val="00504EE6"/>
    <w:rsid w:val="005061B2"/>
    <w:rsid w:val="005068DE"/>
    <w:rsid w:val="00506A29"/>
    <w:rsid w:val="005074A5"/>
    <w:rsid w:val="005077AD"/>
    <w:rsid w:val="0050797D"/>
    <w:rsid w:val="00507A28"/>
    <w:rsid w:val="00507D2A"/>
    <w:rsid w:val="00507EC6"/>
    <w:rsid w:val="0051075D"/>
    <w:rsid w:val="0051126C"/>
    <w:rsid w:val="005112D7"/>
    <w:rsid w:val="005112EA"/>
    <w:rsid w:val="005118F5"/>
    <w:rsid w:val="00511B7E"/>
    <w:rsid w:val="00511FBD"/>
    <w:rsid w:val="00512EDD"/>
    <w:rsid w:val="00513785"/>
    <w:rsid w:val="00514032"/>
    <w:rsid w:val="005149CC"/>
    <w:rsid w:val="005149F7"/>
    <w:rsid w:val="0051560A"/>
    <w:rsid w:val="00516080"/>
    <w:rsid w:val="0051619E"/>
    <w:rsid w:val="0051681C"/>
    <w:rsid w:val="00517985"/>
    <w:rsid w:val="00517F64"/>
    <w:rsid w:val="005201AA"/>
    <w:rsid w:val="005204F9"/>
    <w:rsid w:val="00520972"/>
    <w:rsid w:val="00520FF4"/>
    <w:rsid w:val="005215D0"/>
    <w:rsid w:val="00521D3E"/>
    <w:rsid w:val="00521E8E"/>
    <w:rsid w:val="0052278B"/>
    <w:rsid w:val="0052280F"/>
    <w:rsid w:val="0052295E"/>
    <w:rsid w:val="005233BB"/>
    <w:rsid w:val="005236E5"/>
    <w:rsid w:val="00523A20"/>
    <w:rsid w:val="00523A34"/>
    <w:rsid w:val="00523D2C"/>
    <w:rsid w:val="00524009"/>
    <w:rsid w:val="00524598"/>
    <w:rsid w:val="0052527C"/>
    <w:rsid w:val="00525473"/>
    <w:rsid w:val="005255A3"/>
    <w:rsid w:val="00525E17"/>
    <w:rsid w:val="00525EA4"/>
    <w:rsid w:val="00525F2F"/>
    <w:rsid w:val="005260D9"/>
    <w:rsid w:val="00526271"/>
    <w:rsid w:val="005263D7"/>
    <w:rsid w:val="00526CF5"/>
    <w:rsid w:val="0052745B"/>
    <w:rsid w:val="00527603"/>
    <w:rsid w:val="0052768E"/>
    <w:rsid w:val="00527DFA"/>
    <w:rsid w:val="00527E11"/>
    <w:rsid w:val="005303E7"/>
    <w:rsid w:val="0053051E"/>
    <w:rsid w:val="00530874"/>
    <w:rsid w:val="005309F2"/>
    <w:rsid w:val="00530AB7"/>
    <w:rsid w:val="005311B9"/>
    <w:rsid w:val="00531269"/>
    <w:rsid w:val="0053133C"/>
    <w:rsid w:val="005314FC"/>
    <w:rsid w:val="0053236B"/>
    <w:rsid w:val="00532BD3"/>
    <w:rsid w:val="00533100"/>
    <w:rsid w:val="00534C68"/>
    <w:rsid w:val="005352EE"/>
    <w:rsid w:val="00535877"/>
    <w:rsid w:val="00535B67"/>
    <w:rsid w:val="00535F54"/>
    <w:rsid w:val="00536B85"/>
    <w:rsid w:val="00537F0E"/>
    <w:rsid w:val="005402E5"/>
    <w:rsid w:val="00540C37"/>
    <w:rsid w:val="00541160"/>
    <w:rsid w:val="0054121B"/>
    <w:rsid w:val="00541A3A"/>
    <w:rsid w:val="0054230E"/>
    <w:rsid w:val="00543512"/>
    <w:rsid w:val="005438B9"/>
    <w:rsid w:val="00543CFA"/>
    <w:rsid w:val="00544157"/>
    <w:rsid w:val="005449E4"/>
    <w:rsid w:val="00544FDC"/>
    <w:rsid w:val="00545132"/>
    <w:rsid w:val="00545B12"/>
    <w:rsid w:val="005468A6"/>
    <w:rsid w:val="00546E47"/>
    <w:rsid w:val="005477E9"/>
    <w:rsid w:val="00550669"/>
    <w:rsid w:val="00553148"/>
    <w:rsid w:val="005531F5"/>
    <w:rsid w:val="005535C9"/>
    <w:rsid w:val="005551E3"/>
    <w:rsid w:val="00555920"/>
    <w:rsid w:val="005567D3"/>
    <w:rsid w:val="00556B9E"/>
    <w:rsid w:val="00557024"/>
    <w:rsid w:val="0055725A"/>
    <w:rsid w:val="00560077"/>
    <w:rsid w:val="005608DF"/>
    <w:rsid w:val="00560BE0"/>
    <w:rsid w:val="00560CE2"/>
    <w:rsid w:val="00560F19"/>
    <w:rsid w:val="0056126E"/>
    <w:rsid w:val="00561C54"/>
    <w:rsid w:val="0056231F"/>
    <w:rsid w:val="005629F1"/>
    <w:rsid w:val="005630FD"/>
    <w:rsid w:val="00563B44"/>
    <w:rsid w:val="00563F44"/>
    <w:rsid w:val="005647DA"/>
    <w:rsid w:val="005648E6"/>
    <w:rsid w:val="0056496F"/>
    <w:rsid w:val="00564D07"/>
    <w:rsid w:val="005650B1"/>
    <w:rsid w:val="00565417"/>
    <w:rsid w:val="00565444"/>
    <w:rsid w:val="00565D00"/>
    <w:rsid w:val="0056621E"/>
    <w:rsid w:val="00566447"/>
    <w:rsid w:val="005667E2"/>
    <w:rsid w:val="00566B45"/>
    <w:rsid w:val="00566BFA"/>
    <w:rsid w:val="00567698"/>
    <w:rsid w:val="00567805"/>
    <w:rsid w:val="00567E8F"/>
    <w:rsid w:val="0057005B"/>
    <w:rsid w:val="005700F2"/>
    <w:rsid w:val="0057027E"/>
    <w:rsid w:val="005706C1"/>
    <w:rsid w:val="00570C43"/>
    <w:rsid w:val="00571CA1"/>
    <w:rsid w:val="005729DD"/>
    <w:rsid w:val="00572DC2"/>
    <w:rsid w:val="005737E5"/>
    <w:rsid w:val="00573AD3"/>
    <w:rsid w:val="00573D92"/>
    <w:rsid w:val="00573E9B"/>
    <w:rsid w:val="00574160"/>
    <w:rsid w:val="005741BC"/>
    <w:rsid w:val="005752A3"/>
    <w:rsid w:val="00575B80"/>
    <w:rsid w:val="00577821"/>
    <w:rsid w:val="005778DA"/>
    <w:rsid w:val="00577B19"/>
    <w:rsid w:val="00577B94"/>
    <w:rsid w:val="00577BE9"/>
    <w:rsid w:val="00580C5E"/>
    <w:rsid w:val="005820B0"/>
    <w:rsid w:val="005824D1"/>
    <w:rsid w:val="00583351"/>
    <w:rsid w:val="00583784"/>
    <w:rsid w:val="00583ABE"/>
    <w:rsid w:val="0058437D"/>
    <w:rsid w:val="005849A9"/>
    <w:rsid w:val="005849CD"/>
    <w:rsid w:val="00586358"/>
    <w:rsid w:val="00586727"/>
    <w:rsid w:val="005870D2"/>
    <w:rsid w:val="0058749D"/>
    <w:rsid w:val="005875A8"/>
    <w:rsid w:val="00587916"/>
    <w:rsid w:val="00587C33"/>
    <w:rsid w:val="00587ECC"/>
    <w:rsid w:val="00587F31"/>
    <w:rsid w:val="00590D3F"/>
    <w:rsid w:val="00590FB0"/>
    <w:rsid w:val="00591491"/>
    <w:rsid w:val="0059165A"/>
    <w:rsid w:val="00591AA1"/>
    <w:rsid w:val="00591F45"/>
    <w:rsid w:val="005928A4"/>
    <w:rsid w:val="00593AE9"/>
    <w:rsid w:val="0059403A"/>
    <w:rsid w:val="00594569"/>
    <w:rsid w:val="005947B7"/>
    <w:rsid w:val="00594D09"/>
    <w:rsid w:val="005965AA"/>
    <w:rsid w:val="00596B49"/>
    <w:rsid w:val="005978F8"/>
    <w:rsid w:val="00597DF2"/>
    <w:rsid w:val="005A031C"/>
    <w:rsid w:val="005A03C0"/>
    <w:rsid w:val="005A098A"/>
    <w:rsid w:val="005A24FF"/>
    <w:rsid w:val="005A2B51"/>
    <w:rsid w:val="005A30DC"/>
    <w:rsid w:val="005A3459"/>
    <w:rsid w:val="005A34F7"/>
    <w:rsid w:val="005A37C7"/>
    <w:rsid w:val="005A501D"/>
    <w:rsid w:val="005A522E"/>
    <w:rsid w:val="005A5795"/>
    <w:rsid w:val="005A57C3"/>
    <w:rsid w:val="005A6C87"/>
    <w:rsid w:val="005A6F09"/>
    <w:rsid w:val="005A6FF3"/>
    <w:rsid w:val="005A7234"/>
    <w:rsid w:val="005A7FA3"/>
    <w:rsid w:val="005B0040"/>
    <w:rsid w:val="005B0287"/>
    <w:rsid w:val="005B0879"/>
    <w:rsid w:val="005B2035"/>
    <w:rsid w:val="005B24AC"/>
    <w:rsid w:val="005B2AA3"/>
    <w:rsid w:val="005B4416"/>
    <w:rsid w:val="005B44AC"/>
    <w:rsid w:val="005B44DD"/>
    <w:rsid w:val="005B5D59"/>
    <w:rsid w:val="005B5EC7"/>
    <w:rsid w:val="005B6942"/>
    <w:rsid w:val="005B6C40"/>
    <w:rsid w:val="005B6E90"/>
    <w:rsid w:val="005C0B31"/>
    <w:rsid w:val="005C0EF5"/>
    <w:rsid w:val="005C0F2D"/>
    <w:rsid w:val="005C1356"/>
    <w:rsid w:val="005C1872"/>
    <w:rsid w:val="005C2431"/>
    <w:rsid w:val="005C248F"/>
    <w:rsid w:val="005C34B0"/>
    <w:rsid w:val="005C3595"/>
    <w:rsid w:val="005C3B1A"/>
    <w:rsid w:val="005C44A6"/>
    <w:rsid w:val="005C5665"/>
    <w:rsid w:val="005C5E34"/>
    <w:rsid w:val="005C5EF6"/>
    <w:rsid w:val="005C6564"/>
    <w:rsid w:val="005C71D4"/>
    <w:rsid w:val="005D034E"/>
    <w:rsid w:val="005D0628"/>
    <w:rsid w:val="005D0C83"/>
    <w:rsid w:val="005D0FEF"/>
    <w:rsid w:val="005D1114"/>
    <w:rsid w:val="005D184A"/>
    <w:rsid w:val="005D2E77"/>
    <w:rsid w:val="005D3A74"/>
    <w:rsid w:val="005D3D11"/>
    <w:rsid w:val="005D449C"/>
    <w:rsid w:val="005D4B23"/>
    <w:rsid w:val="005D4D76"/>
    <w:rsid w:val="005D53D8"/>
    <w:rsid w:val="005D5E1F"/>
    <w:rsid w:val="005D626F"/>
    <w:rsid w:val="005D700E"/>
    <w:rsid w:val="005D7614"/>
    <w:rsid w:val="005D7A3C"/>
    <w:rsid w:val="005D7DF9"/>
    <w:rsid w:val="005E0A3D"/>
    <w:rsid w:val="005E0C22"/>
    <w:rsid w:val="005E0EA5"/>
    <w:rsid w:val="005E1744"/>
    <w:rsid w:val="005E2115"/>
    <w:rsid w:val="005E2D1B"/>
    <w:rsid w:val="005E2D85"/>
    <w:rsid w:val="005E34C3"/>
    <w:rsid w:val="005E3D27"/>
    <w:rsid w:val="005E4419"/>
    <w:rsid w:val="005E4E8D"/>
    <w:rsid w:val="005E5155"/>
    <w:rsid w:val="005E59DB"/>
    <w:rsid w:val="005E59EB"/>
    <w:rsid w:val="005E5CDB"/>
    <w:rsid w:val="005E69AA"/>
    <w:rsid w:val="005F0106"/>
    <w:rsid w:val="005F0B82"/>
    <w:rsid w:val="005F1710"/>
    <w:rsid w:val="005F2DDD"/>
    <w:rsid w:val="005F36D5"/>
    <w:rsid w:val="005F3889"/>
    <w:rsid w:val="005F3F43"/>
    <w:rsid w:val="005F440A"/>
    <w:rsid w:val="005F5176"/>
    <w:rsid w:val="005F51B8"/>
    <w:rsid w:val="005F5369"/>
    <w:rsid w:val="005F6168"/>
    <w:rsid w:val="005F6703"/>
    <w:rsid w:val="005F6A05"/>
    <w:rsid w:val="005F6C1F"/>
    <w:rsid w:val="006003C2"/>
    <w:rsid w:val="00601E6D"/>
    <w:rsid w:val="0060265F"/>
    <w:rsid w:val="00603089"/>
    <w:rsid w:val="0060369E"/>
    <w:rsid w:val="006037B1"/>
    <w:rsid w:val="006038F5"/>
    <w:rsid w:val="00603E79"/>
    <w:rsid w:val="00603F2C"/>
    <w:rsid w:val="00605698"/>
    <w:rsid w:val="00605AFA"/>
    <w:rsid w:val="00605BA2"/>
    <w:rsid w:val="00605D76"/>
    <w:rsid w:val="00606224"/>
    <w:rsid w:val="006079F7"/>
    <w:rsid w:val="00607A10"/>
    <w:rsid w:val="006103AC"/>
    <w:rsid w:val="006104CF"/>
    <w:rsid w:val="00610654"/>
    <w:rsid w:val="00611301"/>
    <w:rsid w:val="006118A5"/>
    <w:rsid w:val="00611DE2"/>
    <w:rsid w:val="00611E68"/>
    <w:rsid w:val="006123E1"/>
    <w:rsid w:val="006124E8"/>
    <w:rsid w:val="00613A88"/>
    <w:rsid w:val="00613C4C"/>
    <w:rsid w:val="00614488"/>
    <w:rsid w:val="00614706"/>
    <w:rsid w:val="00614752"/>
    <w:rsid w:val="00614E9A"/>
    <w:rsid w:val="00615A7B"/>
    <w:rsid w:val="00616693"/>
    <w:rsid w:val="00616776"/>
    <w:rsid w:val="00616850"/>
    <w:rsid w:val="00616C64"/>
    <w:rsid w:val="00617559"/>
    <w:rsid w:val="00617988"/>
    <w:rsid w:val="00617C51"/>
    <w:rsid w:val="0062175F"/>
    <w:rsid w:val="00621A32"/>
    <w:rsid w:val="00621B61"/>
    <w:rsid w:val="00621F69"/>
    <w:rsid w:val="0062239F"/>
    <w:rsid w:val="006223B6"/>
    <w:rsid w:val="006229AC"/>
    <w:rsid w:val="00622EDD"/>
    <w:rsid w:val="00623533"/>
    <w:rsid w:val="006237C4"/>
    <w:rsid w:val="00623A02"/>
    <w:rsid w:val="00624DA2"/>
    <w:rsid w:val="00624F9A"/>
    <w:rsid w:val="006251DE"/>
    <w:rsid w:val="006255F8"/>
    <w:rsid w:val="00627225"/>
    <w:rsid w:val="00627C74"/>
    <w:rsid w:val="00627F13"/>
    <w:rsid w:val="00627F37"/>
    <w:rsid w:val="0063059C"/>
    <w:rsid w:val="0063082E"/>
    <w:rsid w:val="00630D12"/>
    <w:rsid w:val="00630E75"/>
    <w:rsid w:val="006313EF"/>
    <w:rsid w:val="006323DC"/>
    <w:rsid w:val="00632811"/>
    <w:rsid w:val="00633517"/>
    <w:rsid w:val="00633F05"/>
    <w:rsid w:val="0063408C"/>
    <w:rsid w:val="006346E5"/>
    <w:rsid w:val="0063475D"/>
    <w:rsid w:val="00634A03"/>
    <w:rsid w:val="00634EE8"/>
    <w:rsid w:val="00636896"/>
    <w:rsid w:val="00637A01"/>
    <w:rsid w:val="0064002A"/>
    <w:rsid w:val="00640041"/>
    <w:rsid w:val="0064031D"/>
    <w:rsid w:val="0064034D"/>
    <w:rsid w:val="00641BA8"/>
    <w:rsid w:val="00641D57"/>
    <w:rsid w:val="00642183"/>
    <w:rsid w:val="00643214"/>
    <w:rsid w:val="00643A4B"/>
    <w:rsid w:val="00643E06"/>
    <w:rsid w:val="006449DB"/>
    <w:rsid w:val="00645178"/>
    <w:rsid w:val="006463AD"/>
    <w:rsid w:val="006467B2"/>
    <w:rsid w:val="00646D06"/>
    <w:rsid w:val="00646EA6"/>
    <w:rsid w:val="006501B8"/>
    <w:rsid w:val="00650A25"/>
    <w:rsid w:val="00651291"/>
    <w:rsid w:val="00651305"/>
    <w:rsid w:val="006515D3"/>
    <w:rsid w:val="006528EA"/>
    <w:rsid w:val="00653A0A"/>
    <w:rsid w:val="00653CE2"/>
    <w:rsid w:val="00654530"/>
    <w:rsid w:val="0065469F"/>
    <w:rsid w:val="0065576F"/>
    <w:rsid w:val="0065581C"/>
    <w:rsid w:val="0065605C"/>
    <w:rsid w:val="00656CEB"/>
    <w:rsid w:val="00656F35"/>
    <w:rsid w:val="00656F74"/>
    <w:rsid w:val="00656FA1"/>
    <w:rsid w:val="00657055"/>
    <w:rsid w:val="00657745"/>
    <w:rsid w:val="00660642"/>
    <w:rsid w:val="00660D04"/>
    <w:rsid w:val="00660F99"/>
    <w:rsid w:val="0066115C"/>
    <w:rsid w:val="00661904"/>
    <w:rsid w:val="00661AA7"/>
    <w:rsid w:val="00661B42"/>
    <w:rsid w:val="00662F5B"/>
    <w:rsid w:val="00663AC2"/>
    <w:rsid w:val="00663C6F"/>
    <w:rsid w:val="00663CB5"/>
    <w:rsid w:val="00663F4E"/>
    <w:rsid w:val="00664035"/>
    <w:rsid w:val="0066490B"/>
    <w:rsid w:val="00665122"/>
    <w:rsid w:val="006661B7"/>
    <w:rsid w:val="0066735C"/>
    <w:rsid w:val="006673F8"/>
    <w:rsid w:val="00667B14"/>
    <w:rsid w:val="00667BBA"/>
    <w:rsid w:val="00667BFE"/>
    <w:rsid w:val="00670B8D"/>
    <w:rsid w:val="00670CDB"/>
    <w:rsid w:val="00671F5A"/>
    <w:rsid w:val="00672259"/>
    <w:rsid w:val="00672287"/>
    <w:rsid w:val="00672308"/>
    <w:rsid w:val="00672582"/>
    <w:rsid w:val="0067367F"/>
    <w:rsid w:val="00673D7B"/>
    <w:rsid w:val="006741C1"/>
    <w:rsid w:val="006742D9"/>
    <w:rsid w:val="006743F9"/>
    <w:rsid w:val="00674B23"/>
    <w:rsid w:val="006757F3"/>
    <w:rsid w:val="00675806"/>
    <w:rsid w:val="00676536"/>
    <w:rsid w:val="0067684E"/>
    <w:rsid w:val="00676B02"/>
    <w:rsid w:val="00676D64"/>
    <w:rsid w:val="006779E9"/>
    <w:rsid w:val="006800AB"/>
    <w:rsid w:val="0068054F"/>
    <w:rsid w:val="0068075E"/>
    <w:rsid w:val="00680E87"/>
    <w:rsid w:val="00681933"/>
    <w:rsid w:val="00681F20"/>
    <w:rsid w:val="006820F0"/>
    <w:rsid w:val="00682156"/>
    <w:rsid w:val="00682DA0"/>
    <w:rsid w:val="00685607"/>
    <w:rsid w:val="006857F3"/>
    <w:rsid w:val="00685D3E"/>
    <w:rsid w:val="006862D5"/>
    <w:rsid w:val="00686687"/>
    <w:rsid w:val="00686B55"/>
    <w:rsid w:val="00687455"/>
    <w:rsid w:val="0069135A"/>
    <w:rsid w:val="0069159B"/>
    <w:rsid w:val="006917E4"/>
    <w:rsid w:val="006929C3"/>
    <w:rsid w:val="00692AC6"/>
    <w:rsid w:val="00692C96"/>
    <w:rsid w:val="00692E21"/>
    <w:rsid w:val="006933D9"/>
    <w:rsid w:val="00693AE6"/>
    <w:rsid w:val="00693DC7"/>
    <w:rsid w:val="00694350"/>
    <w:rsid w:val="006949E2"/>
    <w:rsid w:val="00694ADD"/>
    <w:rsid w:val="00694BA1"/>
    <w:rsid w:val="00694F4A"/>
    <w:rsid w:val="00695364"/>
    <w:rsid w:val="0069622A"/>
    <w:rsid w:val="0069648E"/>
    <w:rsid w:val="006966F0"/>
    <w:rsid w:val="00697CD6"/>
    <w:rsid w:val="006A095A"/>
    <w:rsid w:val="006A0B39"/>
    <w:rsid w:val="006A0B92"/>
    <w:rsid w:val="006A0B9C"/>
    <w:rsid w:val="006A0C4B"/>
    <w:rsid w:val="006A0F89"/>
    <w:rsid w:val="006A1E9C"/>
    <w:rsid w:val="006A2089"/>
    <w:rsid w:val="006A2CBC"/>
    <w:rsid w:val="006A322E"/>
    <w:rsid w:val="006A3372"/>
    <w:rsid w:val="006A34DB"/>
    <w:rsid w:val="006A39D1"/>
    <w:rsid w:val="006A3AB2"/>
    <w:rsid w:val="006A4339"/>
    <w:rsid w:val="006A4440"/>
    <w:rsid w:val="006A55B1"/>
    <w:rsid w:val="006A57E1"/>
    <w:rsid w:val="006A591C"/>
    <w:rsid w:val="006A5BBB"/>
    <w:rsid w:val="006A5FD5"/>
    <w:rsid w:val="006A7B20"/>
    <w:rsid w:val="006A7E61"/>
    <w:rsid w:val="006A7FED"/>
    <w:rsid w:val="006B0CD9"/>
    <w:rsid w:val="006B104F"/>
    <w:rsid w:val="006B1CCB"/>
    <w:rsid w:val="006B21B3"/>
    <w:rsid w:val="006B2669"/>
    <w:rsid w:val="006B2A36"/>
    <w:rsid w:val="006B32DF"/>
    <w:rsid w:val="006B34BB"/>
    <w:rsid w:val="006B34FD"/>
    <w:rsid w:val="006B3F82"/>
    <w:rsid w:val="006B491F"/>
    <w:rsid w:val="006B4A6F"/>
    <w:rsid w:val="006B545A"/>
    <w:rsid w:val="006B5DD5"/>
    <w:rsid w:val="006B71FB"/>
    <w:rsid w:val="006B7757"/>
    <w:rsid w:val="006C09D2"/>
    <w:rsid w:val="006C0AB0"/>
    <w:rsid w:val="006C110C"/>
    <w:rsid w:val="006C16C8"/>
    <w:rsid w:val="006C2097"/>
    <w:rsid w:val="006C2D99"/>
    <w:rsid w:val="006C35A6"/>
    <w:rsid w:val="006C3FD1"/>
    <w:rsid w:val="006C4363"/>
    <w:rsid w:val="006C4802"/>
    <w:rsid w:val="006C4958"/>
    <w:rsid w:val="006C4A1A"/>
    <w:rsid w:val="006C4CC3"/>
    <w:rsid w:val="006C57DE"/>
    <w:rsid w:val="006C5B80"/>
    <w:rsid w:val="006C6109"/>
    <w:rsid w:val="006C639B"/>
    <w:rsid w:val="006C6C9B"/>
    <w:rsid w:val="006C7232"/>
    <w:rsid w:val="006C7348"/>
    <w:rsid w:val="006C73D1"/>
    <w:rsid w:val="006C7B92"/>
    <w:rsid w:val="006D0492"/>
    <w:rsid w:val="006D0A9F"/>
    <w:rsid w:val="006D1537"/>
    <w:rsid w:val="006D2755"/>
    <w:rsid w:val="006D2C63"/>
    <w:rsid w:val="006D3129"/>
    <w:rsid w:val="006D3548"/>
    <w:rsid w:val="006D3D63"/>
    <w:rsid w:val="006D4497"/>
    <w:rsid w:val="006D48A1"/>
    <w:rsid w:val="006D500C"/>
    <w:rsid w:val="006D5505"/>
    <w:rsid w:val="006D5A06"/>
    <w:rsid w:val="006D61B5"/>
    <w:rsid w:val="006D6DCA"/>
    <w:rsid w:val="006D7024"/>
    <w:rsid w:val="006D722C"/>
    <w:rsid w:val="006E0100"/>
    <w:rsid w:val="006E08AB"/>
    <w:rsid w:val="006E0ABC"/>
    <w:rsid w:val="006E0C33"/>
    <w:rsid w:val="006E1091"/>
    <w:rsid w:val="006E1980"/>
    <w:rsid w:val="006E2588"/>
    <w:rsid w:val="006E37BA"/>
    <w:rsid w:val="006E43D8"/>
    <w:rsid w:val="006E6915"/>
    <w:rsid w:val="006E6977"/>
    <w:rsid w:val="006E6C0B"/>
    <w:rsid w:val="006E795B"/>
    <w:rsid w:val="006E7D0E"/>
    <w:rsid w:val="006F0DE1"/>
    <w:rsid w:val="006F1231"/>
    <w:rsid w:val="006F1250"/>
    <w:rsid w:val="006F2C39"/>
    <w:rsid w:val="006F2D37"/>
    <w:rsid w:val="006F3C25"/>
    <w:rsid w:val="006F3EFE"/>
    <w:rsid w:val="006F6259"/>
    <w:rsid w:val="006F6587"/>
    <w:rsid w:val="006F684F"/>
    <w:rsid w:val="006F6AFE"/>
    <w:rsid w:val="006F6B75"/>
    <w:rsid w:val="006F6CE6"/>
    <w:rsid w:val="006F7CED"/>
    <w:rsid w:val="006F7DD0"/>
    <w:rsid w:val="007004C3"/>
    <w:rsid w:val="00700603"/>
    <w:rsid w:val="00700A3F"/>
    <w:rsid w:val="00700E5D"/>
    <w:rsid w:val="007022EE"/>
    <w:rsid w:val="007028D2"/>
    <w:rsid w:val="0070362B"/>
    <w:rsid w:val="0070362C"/>
    <w:rsid w:val="0070362E"/>
    <w:rsid w:val="00703AEE"/>
    <w:rsid w:val="00704166"/>
    <w:rsid w:val="00704293"/>
    <w:rsid w:val="007050D5"/>
    <w:rsid w:val="00705EFD"/>
    <w:rsid w:val="00707302"/>
    <w:rsid w:val="00707956"/>
    <w:rsid w:val="00707A94"/>
    <w:rsid w:val="00710667"/>
    <w:rsid w:val="007106A1"/>
    <w:rsid w:val="0071086D"/>
    <w:rsid w:val="00710CB4"/>
    <w:rsid w:val="007113CB"/>
    <w:rsid w:val="00711591"/>
    <w:rsid w:val="00711790"/>
    <w:rsid w:val="00712691"/>
    <w:rsid w:val="00712DEC"/>
    <w:rsid w:val="007136D9"/>
    <w:rsid w:val="0071382D"/>
    <w:rsid w:val="00714030"/>
    <w:rsid w:val="0071449A"/>
    <w:rsid w:val="00714518"/>
    <w:rsid w:val="007147A7"/>
    <w:rsid w:val="0071512D"/>
    <w:rsid w:val="00715B0D"/>
    <w:rsid w:val="00717CC5"/>
    <w:rsid w:val="007207B0"/>
    <w:rsid w:val="00720F8B"/>
    <w:rsid w:val="007211B3"/>
    <w:rsid w:val="00721912"/>
    <w:rsid w:val="0072203A"/>
    <w:rsid w:val="00722042"/>
    <w:rsid w:val="00722287"/>
    <w:rsid w:val="00723137"/>
    <w:rsid w:val="007234A1"/>
    <w:rsid w:val="0072385C"/>
    <w:rsid w:val="00723FAE"/>
    <w:rsid w:val="007241E9"/>
    <w:rsid w:val="007251AC"/>
    <w:rsid w:val="00725980"/>
    <w:rsid w:val="007267CF"/>
    <w:rsid w:val="007275EE"/>
    <w:rsid w:val="00727E9E"/>
    <w:rsid w:val="007301F2"/>
    <w:rsid w:val="00730A95"/>
    <w:rsid w:val="00730BCF"/>
    <w:rsid w:val="007312BD"/>
    <w:rsid w:val="0073196B"/>
    <w:rsid w:val="00732978"/>
    <w:rsid w:val="00732A66"/>
    <w:rsid w:val="00732EE4"/>
    <w:rsid w:val="00733CBA"/>
    <w:rsid w:val="007344EA"/>
    <w:rsid w:val="00734E82"/>
    <w:rsid w:val="00735EB4"/>
    <w:rsid w:val="00736C96"/>
    <w:rsid w:val="007370A5"/>
    <w:rsid w:val="007371F8"/>
    <w:rsid w:val="00737817"/>
    <w:rsid w:val="00737FCF"/>
    <w:rsid w:val="00740299"/>
    <w:rsid w:val="007411A8"/>
    <w:rsid w:val="0074183F"/>
    <w:rsid w:val="00741D72"/>
    <w:rsid w:val="00744640"/>
    <w:rsid w:val="007455F4"/>
    <w:rsid w:val="007460A3"/>
    <w:rsid w:val="007466FA"/>
    <w:rsid w:val="007467D2"/>
    <w:rsid w:val="00746C7C"/>
    <w:rsid w:val="00747A1C"/>
    <w:rsid w:val="007507B2"/>
    <w:rsid w:val="0075163B"/>
    <w:rsid w:val="0075209E"/>
    <w:rsid w:val="00752A92"/>
    <w:rsid w:val="00753720"/>
    <w:rsid w:val="00753D73"/>
    <w:rsid w:val="007546DC"/>
    <w:rsid w:val="007546FD"/>
    <w:rsid w:val="00754775"/>
    <w:rsid w:val="00756510"/>
    <w:rsid w:val="00756D6B"/>
    <w:rsid w:val="00757189"/>
    <w:rsid w:val="007574B1"/>
    <w:rsid w:val="00760365"/>
    <w:rsid w:val="00761225"/>
    <w:rsid w:val="0076223A"/>
    <w:rsid w:val="0076302A"/>
    <w:rsid w:val="0076317D"/>
    <w:rsid w:val="00763A52"/>
    <w:rsid w:val="0076424D"/>
    <w:rsid w:val="00764ED6"/>
    <w:rsid w:val="00764F4C"/>
    <w:rsid w:val="00765635"/>
    <w:rsid w:val="00765704"/>
    <w:rsid w:val="0076767D"/>
    <w:rsid w:val="00767CFE"/>
    <w:rsid w:val="007700CE"/>
    <w:rsid w:val="007701A4"/>
    <w:rsid w:val="0077066D"/>
    <w:rsid w:val="00771873"/>
    <w:rsid w:val="007727F9"/>
    <w:rsid w:val="00772AE2"/>
    <w:rsid w:val="00772B40"/>
    <w:rsid w:val="00772B83"/>
    <w:rsid w:val="007736F8"/>
    <w:rsid w:val="00774CD0"/>
    <w:rsid w:val="00775490"/>
    <w:rsid w:val="00775669"/>
    <w:rsid w:val="00775727"/>
    <w:rsid w:val="007758AB"/>
    <w:rsid w:val="00775A82"/>
    <w:rsid w:val="00775C09"/>
    <w:rsid w:val="007761A7"/>
    <w:rsid w:val="007761D4"/>
    <w:rsid w:val="007761FA"/>
    <w:rsid w:val="0077637F"/>
    <w:rsid w:val="007765FD"/>
    <w:rsid w:val="00776C61"/>
    <w:rsid w:val="007770CC"/>
    <w:rsid w:val="0077795E"/>
    <w:rsid w:val="007819A1"/>
    <w:rsid w:val="007823AA"/>
    <w:rsid w:val="007824F1"/>
    <w:rsid w:val="00783007"/>
    <w:rsid w:val="0078329A"/>
    <w:rsid w:val="007835A4"/>
    <w:rsid w:val="007839D5"/>
    <w:rsid w:val="00783CF0"/>
    <w:rsid w:val="00784212"/>
    <w:rsid w:val="007847ED"/>
    <w:rsid w:val="007848FD"/>
    <w:rsid w:val="00785384"/>
    <w:rsid w:val="00785DB3"/>
    <w:rsid w:val="00785F34"/>
    <w:rsid w:val="007861B1"/>
    <w:rsid w:val="0078677A"/>
    <w:rsid w:val="00786D15"/>
    <w:rsid w:val="0078761C"/>
    <w:rsid w:val="00790745"/>
    <w:rsid w:val="0079119A"/>
    <w:rsid w:val="007912C1"/>
    <w:rsid w:val="00791915"/>
    <w:rsid w:val="007919E1"/>
    <w:rsid w:val="00791A64"/>
    <w:rsid w:val="00791D73"/>
    <w:rsid w:val="007926B2"/>
    <w:rsid w:val="00793C63"/>
    <w:rsid w:val="00793EC9"/>
    <w:rsid w:val="00793EEB"/>
    <w:rsid w:val="00794611"/>
    <w:rsid w:val="00794694"/>
    <w:rsid w:val="00794830"/>
    <w:rsid w:val="0079525A"/>
    <w:rsid w:val="00795F6A"/>
    <w:rsid w:val="00797007"/>
    <w:rsid w:val="007976A1"/>
    <w:rsid w:val="00797C76"/>
    <w:rsid w:val="00797E3C"/>
    <w:rsid w:val="007A02EB"/>
    <w:rsid w:val="007A1428"/>
    <w:rsid w:val="007A16EB"/>
    <w:rsid w:val="007A1C0B"/>
    <w:rsid w:val="007A22BE"/>
    <w:rsid w:val="007A2690"/>
    <w:rsid w:val="007A2829"/>
    <w:rsid w:val="007A28CE"/>
    <w:rsid w:val="007A2A36"/>
    <w:rsid w:val="007A2E70"/>
    <w:rsid w:val="007A345D"/>
    <w:rsid w:val="007A349E"/>
    <w:rsid w:val="007A3B12"/>
    <w:rsid w:val="007A43F5"/>
    <w:rsid w:val="007A54CD"/>
    <w:rsid w:val="007A59FE"/>
    <w:rsid w:val="007A66C9"/>
    <w:rsid w:val="007A6D0B"/>
    <w:rsid w:val="007A72AF"/>
    <w:rsid w:val="007A7688"/>
    <w:rsid w:val="007B0403"/>
    <w:rsid w:val="007B0616"/>
    <w:rsid w:val="007B1244"/>
    <w:rsid w:val="007B1765"/>
    <w:rsid w:val="007B2800"/>
    <w:rsid w:val="007B2A70"/>
    <w:rsid w:val="007B2E57"/>
    <w:rsid w:val="007B3802"/>
    <w:rsid w:val="007B394A"/>
    <w:rsid w:val="007B3E8B"/>
    <w:rsid w:val="007B4126"/>
    <w:rsid w:val="007B48FD"/>
    <w:rsid w:val="007B4968"/>
    <w:rsid w:val="007B4D4F"/>
    <w:rsid w:val="007B5CC3"/>
    <w:rsid w:val="007B6A46"/>
    <w:rsid w:val="007C07AF"/>
    <w:rsid w:val="007C1A79"/>
    <w:rsid w:val="007C1DC2"/>
    <w:rsid w:val="007C28E5"/>
    <w:rsid w:val="007C2D54"/>
    <w:rsid w:val="007C33EB"/>
    <w:rsid w:val="007C3604"/>
    <w:rsid w:val="007C3ECA"/>
    <w:rsid w:val="007C45A3"/>
    <w:rsid w:val="007C4E9F"/>
    <w:rsid w:val="007C552D"/>
    <w:rsid w:val="007C5A96"/>
    <w:rsid w:val="007C5D42"/>
    <w:rsid w:val="007C634C"/>
    <w:rsid w:val="007C75CC"/>
    <w:rsid w:val="007D0346"/>
    <w:rsid w:val="007D0C9C"/>
    <w:rsid w:val="007D1196"/>
    <w:rsid w:val="007D1BB8"/>
    <w:rsid w:val="007D22F4"/>
    <w:rsid w:val="007D3112"/>
    <w:rsid w:val="007D3519"/>
    <w:rsid w:val="007D3623"/>
    <w:rsid w:val="007D51C6"/>
    <w:rsid w:val="007D5770"/>
    <w:rsid w:val="007D5A50"/>
    <w:rsid w:val="007D5D19"/>
    <w:rsid w:val="007D6026"/>
    <w:rsid w:val="007D63F9"/>
    <w:rsid w:val="007D6938"/>
    <w:rsid w:val="007D7341"/>
    <w:rsid w:val="007D7C62"/>
    <w:rsid w:val="007E16BD"/>
    <w:rsid w:val="007E1C41"/>
    <w:rsid w:val="007E24EF"/>
    <w:rsid w:val="007E29AF"/>
    <w:rsid w:val="007E3643"/>
    <w:rsid w:val="007E3E27"/>
    <w:rsid w:val="007E3E2D"/>
    <w:rsid w:val="007E3E39"/>
    <w:rsid w:val="007E45A4"/>
    <w:rsid w:val="007E45CF"/>
    <w:rsid w:val="007E4C81"/>
    <w:rsid w:val="007E4D26"/>
    <w:rsid w:val="007E4FF9"/>
    <w:rsid w:val="007E6CD1"/>
    <w:rsid w:val="007E764E"/>
    <w:rsid w:val="007E7D3E"/>
    <w:rsid w:val="007E7E3E"/>
    <w:rsid w:val="007F10F1"/>
    <w:rsid w:val="007F1386"/>
    <w:rsid w:val="007F15CE"/>
    <w:rsid w:val="007F1E18"/>
    <w:rsid w:val="007F3991"/>
    <w:rsid w:val="007F3C9B"/>
    <w:rsid w:val="007F3FC7"/>
    <w:rsid w:val="007F40E1"/>
    <w:rsid w:val="007F48BD"/>
    <w:rsid w:val="007F4B7A"/>
    <w:rsid w:val="007F4FE4"/>
    <w:rsid w:val="007F580E"/>
    <w:rsid w:val="007F5AFD"/>
    <w:rsid w:val="007F5E92"/>
    <w:rsid w:val="007F5F2F"/>
    <w:rsid w:val="007F69B7"/>
    <w:rsid w:val="007F6C4B"/>
    <w:rsid w:val="007F6F4E"/>
    <w:rsid w:val="007F7B53"/>
    <w:rsid w:val="008002EF"/>
    <w:rsid w:val="00800715"/>
    <w:rsid w:val="008014DB"/>
    <w:rsid w:val="008016EE"/>
    <w:rsid w:val="00801BAF"/>
    <w:rsid w:val="00801E6B"/>
    <w:rsid w:val="00802D48"/>
    <w:rsid w:val="0080357D"/>
    <w:rsid w:val="008057F5"/>
    <w:rsid w:val="0080637D"/>
    <w:rsid w:val="00806573"/>
    <w:rsid w:val="00806EFD"/>
    <w:rsid w:val="00807277"/>
    <w:rsid w:val="00811620"/>
    <w:rsid w:val="00811CAF"/>
    <w:rsid w:val="00811EDF"/>
    <w:rsid w:val="00812897"/>
    <w:rsid w:val="00812AC9"/>
    <w:rsid w:val="008132DA"/>
    <w:rsid w:val="008133E4"/>
    <w:rsid w:val="0081389D"/>
    <w:rsid w:val="00813C8A"/>
    <w:rsid w:val="008147A5"/>
    <w:rsid w:val="0081482D"/>
    <w:rsid w:val="00814D20"/>
    <w:rsid w:val="00814D81"/>
    <w:rsid w:val="00815187"/>
    <w:rsid w:val="008151AB"/>
    <w:rsid w:val="008153CB"/>
    <w:rsid w:val="0081549F"/>
    <w:rsid w:val="008157C6"/>
    <w:rsid w:val="008174E9"/>
    <w:rsid w:val="00817950"/>
    <w:rsid w:val="00820369"/>
    <w:rsid w:val="00821103"/>
    <w:rsid w:val="00821B78"/>
    <w:rsid w:val="0082202A"/>
    <w:rsid w:val="00822797"/>
    <w:rsid w:val="00823571"/>
    <w:rsid w:val="0082357F"/>
    <w:rsid w:val="008240A2"/>
    <w:rsid w:val="00824AE0"/>
    <w:rsid w:val="00824C19"/>
    <w:rsid w:val="008260F9"/>
    <w:rsid w:val="008265D4"/>
    <w:rsid w:val="008270CF"/>
    <w:rsid w:val="0082794B"/>
    <w:rsid w:val="00831178"/>
    <w:rsid w:val="008314D1"/>
    <w:rsid w:val="0083188F"/>
    <w:rsid w:val="008324A0"/>
    <w:rsid w:val="00832DDB"/>
    <w:rsid w:val="00832F54"/>
    <w:rsid w:val="008332D1"/>
    <w:rsid w:val="00834570"/>
    <w:rsid w:val="00834DCB"/>
    <w:rsid w:val="00835140"/>
    <w:rsid w:val="00835173"/>
    <w:rsid w:val="008353DE"/>
    <w:rsid w:val="00835408"/>
    <w:rsid w:val="0083560D"/>
    <w:rsid w:val="00835993"/>
    <w:rsid w:val="008361F8"/>
    <w:rsid w:val="008369A4"/>
    <w:rsid w:val="00837694"/>
    <w:rsid w:val="008379A2"/>
    <w:rsid w:val="00837F01"/>
    <w:rsid w:val="00840159"/>
    <w:rsid w:val="008410EB"/>
    <w:rsid w:val="008416E3"/>
    <w:rsid w:val="008417D0"/>
    <w:rsid w:val="00841885"/>
    <w:rsid w:val="00841893"/>
    <w:rsid w:val="00842A02"/>
    <w:rsid w:val="00842FCC"/>
    <w:rsid w:val="0084330F"/>
    <w:rsid w:val="0084377E"/>
    <w:rsid w:val="008438E7"/>
    <w:rsid w:val="00843D37"/>
    <w:rsid w:val="00843D7C"/>
    <w:rsid w:val="00843EFF"/>
    <w:rsid w:val="00844130"/>
    <w:rsid w:val="008443B9"/>
    <w:rsid w:val="008444E6"/>
    <w:rsid w:val="00844712"/>
    <w:rsid w:val="00845254"/>
    <w:rsid w:val="0084542C"/>
    <w:rsid w:val="00845528"/>
    <w:rsid w:val="0084628D"/>
    <w:rsid w:val="00846A77"/>
    <w:rsid w:val="00850251"/>
    <w:rsid w:val="0085036F"/>
    <w:rsid w:val="00850930"/>
    <w:rsid w:val="0085267E"/>
    <w:rsid w:val="008527F2"/>
    <w:rsid w:val="00852E73"/>
    <w:rsid w:val="008536D4"/>
    <w:rsid w:val="00853995"/>
    <w:rsid w:val="00853EEE"/>
    <w:rsid w:val="00854197"/>
    <w:rsid w:val="00854AAB"/>
    <w:rsid w:val="00854B0A"/>
    <w:rsid w:val="00854D10"/>
    <w:rsid w:val="00854F3B"/>
    <w:rsid w:val="00855BDB"/>
    <w:rsid w:val="00857051"/>
    <w:rsid w:val="008572D3"/>
    <w:rsid w:val="0086001C"/>
    <w:rsid w:val="00861369"/>
    <w:rsid w:val="00861FAA"/>
    <w:rsid w:val="00862137"/>
    <w:rsid w:val="008633F3"/>
    <w:rsid w:val="00863DAF"/>
    <w:rsid w:val="00863DD4"/>
    <w:rsid w:val="00863ED8"/>
    <w:rsid w:val="00864571"/>
    <w:rsid w:val="008649BC"/>
    <w:rsid w:val="008671FF"/>
    <w:rsid w:val="00867949"/>
    <w:rsid w:val="00870294"/>
    <w:rsid w:val="008706C4"/>
    <w:rsid w:val="00870A9D"/>
    <w:rsid w:val="00870D6F"/>
    <w:rsid w:val="008710AC"/>
    <w:rsid w:val="00871B96"/>
    <w:rsid w:val="00871D08"/>
    <w:rsid w:val="00872AB2"/>
    <w:rsid w:val="00872CB0"/>
    <w:rsid w:val="0087376F"/>
    <w:rsid w:val="008739B6"/>
    <w:rsid w:val="008753C2"/>
    <w:rsid w:val="008757E4"/>
    <w:rsid w:val="00875DDC"/>
    <w:rsid w:val="00877E7C"/>
    <w:rsid w:val="00880110"/>
    <w:rsid w:val="008805F8"/>
    <w:rsid w:val="00880AD6"/>
    <w:rsid w:val="00880BA1"/>
    <w:rsid w:val="0088192E"/>
    <w:rsid w:val="00881B38"/>
    <w:rsid w:val="00881CA0"/>
    <w:rsid w:val="008821A5"/>
    <w:rsid w:val="0088225A"/>
    <w:rsid w:val="00882BFD"/>
    <w:rsid w:val="00884926"/>
    <w:rsid w:val="00884BE0"/>
    <w:rsid w:val="00885228"/>
    <w:rsid w:val="00885442"/>
    <w:rsid w:val="0088544F"/>
    <w:rsid w:val="00885906"/>
    <w:rsid w:val="00885B82"/>
    <w:rsid w:val="00885F5F"/>
    <w:rsid w:val="008860BA"/>
    <w:rsid w:val="00886295"/>
    <w:rsid w:val="00886593"/>
    <w:rsid w:val="0088773B"/>
    <w:rsid w:val="00887E2D"/>
    <w:rsid w:val="00890D60"/>
    <w:rsid w:val="008913B8"/>
    <w:rsid w:val="00891701"/>
    <w:rsid w:val="008923EF"/>
    <w:rsid w:val="00892760"/>
    <w:rsid w:val="008928B4"/>
    <w:rsid w:val="00892D43"/>
    <w:rsid w:val="00892D7D"/>
    <w:rsid w:val="0089390F"/>
    <w:rsid w:val="00894532"/>
    <w:rsid w:val="00894680"/>
    <w:rsid w:val="00894B3C"/>
    <w:rsid w:val="00894C24"/>
    <w:rsid w:val="0089596D"/>
    <w:rsid w:val="008962C0"/>
    <w:rsid w:val="00896E1C"/>
    <w:rsid w:val="00897079"/>
    <w:rsid w:val="0089775D"/>
    <w:rsid w:val="00897883"/>
    <w:rsid w:val="008A01EB"/>
    <w:rsid w:val="008A0722"/>
    <w:rsid w:val="008A1045"/>
    <w:rsid w:val="008A154E"/>
    <w:rsid w:val="008A209F"/>
    <w:rsid w:val="008A22B3"/>
    <w:rsid w:val="008A24D6"/>
    <w:rsid w:val="008A2793"/>
    <w:rsid w:val="008A2A8A"/>
    <w:rsid w:val="008A41F1"/>
    <w:rsid w:val="008A4F5E"/>
    <w:rsid w:val="008A5755"/>
    <w:rsid w:val="008A5DC2"/>
    <w:rsid w:val="008A6966"/>
    <w:rsid w:val="008A7234"/>
    <w:rsid w:val="008A789F"/>
    <w:rsid w:val="008B01FE"/>
    <w:rsid w:val="008B0843"/>
    <w:rsid w:val="008B0BED"/>
    <w:rsid w:val="008B1206"/>
    <w:rsid w:val="008B1372"/>
    <w:rsid w:val="008B24A6"/>
    <w:rsid w:val="008B26EF"/>
    <w:rsid w:val="008B290B"/>
    <w:rsid w:val="008B322B"/>
    <w:rsid w:val="008B3861"/>
    <w:rsid w:val="008B4479"/>
    <w:rsid w:val="008B47B9"/>
    <w:rsid w:val="008B4D16"/>
    <w:rsid w:val="008B4EB5"/>
    <w:rsid w:val="008B609D"/>
    <w:rsid w:val="008B65E7"/>
    <w:rsid w:val="008B66C2"/>
    <w:rsid w:val="008C04E9"/>
    <w:rsid w:val="008C0677"/>
    <w:rsid w:val="008C10EB"/>
    <w:rsid w:val="008C1489"/>
    <w:rsid w:val="008C1ADE"/>
    <w:rsid w:val="008C1CE9"/>
    <w:rsid w:val="008C1D15"/>
    <w:rsid w:val="008C2480"/>
    <w:rsid w:val="008C3A17"/>
    <w:rsid w:val="008C3C7A"/>
    <w:rsid w:val="008C456D"/>
    <w:rsid w:val="008C50FC"/>
    <w:rsid w:val="008C515A"/>
    <w:rsid w:val="008C57F5"/>
    <w:rsid w:val="008C591B"/>
    <w:rsid w:val="008C60DB"/>
    <w:rsid w:val="008C66AD"/>
    <w:rsid w:val="008C67D6"/>
    <w:rsid w:val="008C6FB1"/>
    <w:rsid w:val="008C7766"/>
    <w:rsid w:val="008C7815"/>
    <w:rsid w:val="008D10D9"/>
    <w:rsid w:val="008D149F"/>
    <w:rsid w:val="008D260A"/>
    <w:rsid w:val="008D2E31"/>
    <w:rsid w:val="008D2E8F"/>
    <w:rsid w:val="008D2EB8"/>
    <w:rsid w:val="008D34D9"/>
    <w:rsid w:val="008D3A57"/>
    <w:rsid w:val="008D4006"/>
    <w:rsid w:val="008D41D0"/>
    <w:rsid w:val="008D4A09"/>
    <w:rsid w:val="008D58E9"/>
    <w:rsid w:val="008D596D"/>
    <w:rsid w:val="008D5D13"/>
    <w:rsid w:val="008D5D78"/>
    <w:rsid w:val="008D6851"/>
    <w:rsid w:val="008D6895"/>
    <w:rsid w:val="008D6F50"/>
    <w:rsid w:val="008D70FB"/>
    <w:rsid w:val="008D7A07"/>
    <w:rsid w:val="008E0377"/>
    <w:rsid w:val="008E03FA"/>
    <w:rsid w:val="008E098D"/>
    <w:rsid w:val="008E0FD5"/>
    <w:rsid w:val="008E1740"/>
    <w:rsid w:val="008E2C3B"/>
    <w:rsid w:val="008E3A34"/>
    <w:rsid w:val="008E4F42"/>
    <w:rsid w:val="008E521C"/>
    <w:rsid w:val="008E66F5"/>
    <w:rsid w:val="008F0146"/>
    <w:rsid w:val="008F056B"/>
    <w:rsid w:val="008F1C73"/>
    <w:rsid w:val="008F1E60"/>
    <w:rsid w:val="008F3336"/>
    <w:rsid w:val="008F3DCC"/>
    <w:rsid w:val="008F42BD"/>
    <w:rsid w:val="008F4A70"/>
    <w:rsid w:val="008F4E5A"/>
    <w:rsid w:val="008F50A5"/>
    <w:rsid w:val="008F58EB"/>
    <w:rsid w:val="008F6950"/>
    <w:rsid w:val="008F6A45"/>
    <w:rsid w:val="008F6CBB"/>
    <w:rsid w:val="008F6ECC"/>
    <w:rsid w:val="00900590"/>
    <w:rsid w:val="00901513"/>
    <w:rsid w:val="00902322"/>
    <w:rsid w:val="00902462"/>
    <w:rsid w:val="00902D34"/>
    <w:rsid w:val="00903677"/>
    <w:rsid w:val="00904508"/>
    <w:rsid w:val="00904637"/>
    <w:rsid w:val="00904673"/>
    <w:rsid w:val="00904E6D"/>
    <w:rsid w:val="009053A2"/>
    <w:rsid w:val="0090624F"/>
    <w:rsid w:val="009068A1"/>
    <w:rsid w:val="00906AA7"/>
    <w:rsid w:val="00906AB3"/>
    <w:rsid w:val="00906C4D"/>
    <w:rsid w:val="00906E0C"/>
    <w:rsid w:val="00907122"/>
    <w:rsid w:val="0090720A"/>
    <w:rsid w:val="009073AF"/>
    <w:rsid w:val="00907612"/>
    <w:rsid w:val="009079FE"/>
    <w:rsid w:val="00907FBB"/>
    <w:rsid w:val="00907FCD"/>
    <w:rsid w:val="0091095A"/>
    <w:rsid w:val="00910BC8"/>
    <w:rsid w:val="00910CF7"/>
    <w:rsid w:val="00912195"/>
    <w:rsid w:val="0091277F"/>
    <w:rsid w:val="009128C2"/>
    <w:rsid w:val="00912BAB"/>
    <w:rsid w:val="00912E32"/>
    <w:rsid w:val="0091321C"/>
    <w:rsid w:val="009136AD"/>
    <w:rsid w:val="009144E6"/>
    <w:rsid w:val="00914A17"/>
    <w:rsid w:val="00914F0F"/>
    <w:rsid w:val="00915C41"/>
    <w:rsid w:val="00916336"/>
    <w:rsid w:val="00916822"/>
    <w:rsid w:val="009168D3"/>
    <w:rsid w:val="00917140"/>
    <w:rsid w:val="0091716C"/>
    <w:rsid w:val="009204C2"/>
    <w:rsid w:val="0092083C"/>
    <w:rsid w:val="00920E63"/>
    <w:rsid w:val="00921419"/>
    <w:rsid w:val="00921BC8"/>
    <w:rsid w:val="00922B23"/>
    <w:rsid w:val="00922E83"/>
    <w:rsid w:val="00922FC7"/>
    <w:rsid w:val="0092325D"/>
    <w:rsid w:val="0092357E"/>
    <w:rsid w:val="0092385D"/>
    <w:rsid w:val="00923BF4"/>
    <w:rsid w:val="0092520A"/>
    <w:rsid w:val="009265A2"/>
    <w:rsid w:val="00926A2A"/>
    <w:rsid w:val="00926BA7"/>
    <w:rsid w:val="0092731B"/>
    <w:rsid w:val="00927436"/>
    <w:rsid w:val="00930F32"/>
    <w:rsid w:val="009315D4"/>
    <w:rsid w:val="00932116"/>
    <w:rsid w:val="009327DC"/>
    <w:rsid w:val="00932A10"/>
    <w:rsid w:val="009333B0"/>
    <w:rsid w:val="009333CA"/>
    <w:rsid w:val="0093353D"/>
    <w:rsid w:val="009341A9"/>
    <w:rsid w:val="00934D42"/>
    <w:rsid w:val="009367E7"/>
    <w:rsid w:val="009368A7"/>
    <w:rsid w:val="00936D8F"/>
    <w:rsid w:val="00937855"/>
    <w:rsid w:val="009379A9"/>
    <w:rsid w:val="00937A81"/>
    <w:rsid w:val="009404D3"/>
    <w:rsid w:val="009405F6"/>
    <w:rsid w:val="00940C92"/>
    <w:rsid w:val="0094179E"/>
    <w:rsid w:val="00941D4D"/>
    <w:rsid w:val="009426C8"/>
    <w:rsid w:val="009428B9"/>
    <w:rsid w:val="00942C0B"/>
    <w:rsid w:val="00942D5A"/>
    <w:rsid w:val="0094317D"/>
    <w:rsid w:val="00944090"/>
    <w:rsid w:val="0094460B"/>
    <w:rsid w:val="00944A8F"/>
    <w:rsid w:val="00944D44"/>
    <w:rsid w:val="00945871"/>
    <w:rsid w:val="00945C94"/>
    <w:rsid w:val="009464DC"/>
    <w:rsid w:val="009467C1"/>
    <w:rsid w:val="009472A5"/>
    <w:rsid w:val="00947B05"/>
    <w:rsid w:val="009509DF"/>
    <w:rsid w:val="00950D06"/>
    <w:rsid w:val="00951481"/>
    <w:rsid w:val="00951A30"/>
    <w:rsid w:val="00952694"/>
    <w:rsid w:val="00952C6A"/>
    <w:rsid w:val="00952EF3"/>
    <w:rsid w:val="00953657"/>
    <w:rsid w:val="00953B26"/>
    <w:rsid w:val="00953BA1"/>
    <w:rsid w:val="00953E2D"/>
    <w:rsid w:val="009540FE"/>
    <w:rsid w:val="00955192"/>
    <w:rsid w:val="009551C9"/>
    <w:rsid w:val="009559C4"/>
    <w:rsid w:val="00955DCF"/>
    <w:rsid w:val="00956B9D"/>
    <w:rsid w:val="00956C3F"/>
    <w:rsid w:val="00956D39"/>
    <w:rsid w:val="0095767D"/>
    <w:rsid w:val="00957B7C"/>
    <w:rsid w:val="00960A5E"/>
    <w:rsid w:val="00961826"/>
    <w:rsid w:val="00962158"/>
    <w:rsid w:val="0096282C"/>
    <w:rsid w:val="0096298E"/>
    <w:rsid w:val="00963137"/>
    <w:rsid w:val="009637EF"/>
    <w:rsid w:val="009638F7"/>
    <w:rsid w:val="00963DAE"/>
    <w:rsid w:val="00964DEB"/>
    <w:rsid w:val="00964E8C"/>
    <w:rsid w:val="009651D0"/>
    <w:rsid w:val="00965E5C"/>
    <w:rsid w:val="00966CAE"/>
    <w:rsid w:val="00966DB2"/>
    <w:rsid w:val="00967D0F"/>
    <w:rsid w:val="00967DCC"/>
    <w:rsid w:val="0097125B"/>
    <w:rsid w:val="0097162B"/>
    <w:rsid w:val="00971AC2"/>
    <w:rsid w:val="00971ED1"/>
    <w:rsid w:val="00972ABC"/>
    <w:rsid w:val="0097327A"/>
    <w:rsid w:val="00973AC0"/>
    <w:rsid w:val="00974162"/>
    <w:rsid w:val="00974D72"/>
    <w:rsid w:val="009751AC"/>
    <w:rsid w:val="00975894"/>
    <w:rsid w:val="00975B9D"/>
    <w:rsid w:val="00975F62"/>
    <w:rsid w:val="009760DE"/>
    <w:rsid w:val="009772CC"/>
    <w:rsid w:val="00977406"/>
    <w:rsid w:val="00977F61"/>
    <w:rsid w:val="00980560"/>
    <w:rsid w:val="00981035"/>
    <w:rsid w:val="00981464"/>
    <w:rsid w:val="0098155E"/>
    <w:rsid w:val="00983F46"/>
    <w:rsid w:val="0098535F"/>
    <w:rsid w:val="009853C4"/>
    <w:rsid w:val="00985D31"/>
    <w:rsid w:val="0098697E"/>
    <w:rsid w:val="00986DFA"/>
    <w:rsid w:val="0098725E"/>
    <w:rsid w:val="0098796F"/>
    <w:rsid w:val="00987FC1"/>
    <w:rsid w:val="009905AE"/>
    <w:rsid w:val="0099069D"/>
    <w:rsid w:val="00990B52"/>
    <w:rsid w:val="00991527"/>
    <w:rsid w:val="00991939"/>
    <w:rsid w:val="00991AF4"/>
    <w:rsid w:val="00991BBF"/>
    <w:rsid w:val="00991FE9"/>
    <w:rsid w:val="0099220E"/>
    <w:rsid w:val="00992464"/>
    <w:rsid w:val="00992890"/>
    <w:rsid w:val="00992F10"/>
    <w:rsid w:val="00993DEE"/>
    <w:rsid w:val="00995FA4"/>
    <w:rsid w:val="009960B7"/>
    <w:rsid w:val="0099614D"/>
    <w:rsid w:val="009961E4"/>
    <w:rsid w:val="00996506"/>
    <w:rsid w:val="009966D2"/>
    <w:rsid w:val="00996B22"/>
    <w:rsid w:val="00996DFD"/>
    <w:rsid w:val="009A0A9B"/>
    <w:rsid w:val="009A0D1B"/>
    <w:rsid w:val="009A22CE"/>
    <w:rsid w:val="009A3002"/>
    <w:rsid w:val="009A35B9"/>
    <w:rsid w:val="009A376F"/>
    <w:rsid w:val="009A3DF5"/>
    <w:rsid w:val="009A4719"/>
    <w:rsid w:val="009A475A"/>
    <w:rsid w:val="009A5557"/>
    <w:rsid w:val="009A5BF0"/>
    <w:rsid w:val="009A6348"/>
    <w:rsid w:val="009A65F9"/>
    <w:rsid w:val="009A76DC"/>
    <w:rsid w:val="009B058E"/>
    <w:rsid w:val="009B0699"/>
    <w:rsid w:val="009B07A0"/>
    <w:rsid w:val="009B0B59"/>
    <w:rsid w:val="009B0F71"/>
    <w:rsid w:val="009B105C"/>
    <w:rsid w:val="009B14E5"/>
    <w:rsid w:val="009B38AE"/>
    <w:rsid w:val="009B5AC5"/>
    <w:rsid w:val="009B5E43"/>
    <w:rsid w:val="009B6AC3"/>
    <w:rsid w:val="009B6FA3"/>
    <w:rsid w:val="009B76E9"/>
    <w:rsid w:val="009B77B5"/>
    <w:rsid w:val="009B7AFC"/>
    <w:rsid w:val="009C050E"/>
    <w:rsid w:val="009C06BB"/>
    <w:rsid w:val="009C0A2B"/>
    <w:rsid w:val="009C0D80"/>
    <w:rsid w:val="009C1235"/>
    <w:rsid w:val="009C1A23"/>
    <w:rsid w:val="009C21B0"/>
    <w:rsid w:val="009C21E8"/>
    <w:rsid w:val="009C2507"/>
    <w:rsid w:val="009C36C5"/>
    <w:rsid w:val="009C38C3"/>
    <w:rsid w:val="009C399D"/>
    <w:rsid w:val="009C4BA9"/>
    <w:rsid w:val="009C50ED"/>
    <w:rsid w:val="009C5508"/>
    <w:rsid w:val="009C5509"/>
    <w:rsid w:val="009C68E3"/>
    <w:rsid w:val="009C6936"/>
    <w:rsid w:val="009C6E8B"/>
    <w:rsid w:val="009C740F"/>
    <w:rsid w:val="009C7EDD"/>
    <w:rsid w:val="009C7F26"/>
    <w:rsid w:val="009D0346"/>
    <w:rsid w:val="009D035F"/>
    <w:rsid w:val="009D0497"/>
    <w:rsid w:val="009D04A8"/>
    <w:rsid w:val="009D058A"/>
    <w:rsid w:val="009D07EE"/>
    <w:rsid w:val="009D0D2A"/>
    <w:rsid w:val="009D1B41"/>
    <w:rsid w:val="009D203B"/>
    <w:rsid w:val="009D2D86"/>
    <w:rsid w:val="009D2E67"/>
    <w:rsid w:val="009D3993"/>
    <w:rsid w:val="009D3F1D"/>
    <w:rsid w:val="009D4FEA"/>
    <w:rsid w:val="009D62F4"/>
    <w:rsid w:val="009D6523"/>
    <w:rsid w:val="009D6A1C"/>
    <w:rsid w:val="009D7124"/>
    <w:rsid w:val="009D7359"/>
    <w:rsid w:val="009D7580"/>
    <w:rsid w:val="009D7A57"/>
    <w:rsid w:val="009D7BC4"/>
    <w:rsid w:val="009D7E20"/>
    <w:rsid w:val="009E177B"/>
    <w:rsid w:val="009E342A"/>
    <w:rsid w:val="009E35DA"/>
    <w:rsid w:val="009E3925"/>
    <w:rsid w:val="009E398F"/>
    <w:rsid w:val="009E4AD3"/>
    <w:rsid w:val="009E52E4"/>
    <w:rsid w:val="009E5D57"/>
    <w:rsid w:val="009E62BA"/>
    <w:rsid w:val="009E6485"/>
    <w:rsid w:val="009E6827"/>
    <w:rsid w:val="009F17EB"/>
    <w:rsid w:val="009F24FD"/>
    <w:rsid w:val="009F2AE6"/>
    <w:rsid w:val="009F2B24"/>
    <w:rsid w:val="009F3567"/>
    <w:rsid w:val="009F3B5B"/>
    <w:rsid w:val="009F4054"/>
    <w:rsid w:val="009F41B3"/>
    <w:rsid w:val="009F421E"/>
    <w:rsid w:val="009F4599"/>
    <w:rsid w:val="009F4D33"/>
    <w:rsid w:val="009F59D6"/>
    <w:rsid w:val="009F610E"/>
    <w:rsid w:val="009F7729"/>
    <w:rsid w:val="00A00C5C"/>
    <w:rsid w:val="00A00EA5"/>
    <w:rsid w:val="00A011FA"/>
    <w:rsid w:val="00A018A2"/>
    <w:rsid w:val="00A021DD"/>
    <w:rsid w:val="00A02259"/>
    <w:rsid w:val="00A029FB"/>
    <w:rsid w:val="00A02AAD"/>
    <w:rsid w:val="00A03D70"/>
    <w:rsid w:val="00A04498"/>
    <w:rsid w:val="00A04BEB"/>
    <w:rsid w:val="00A04ED7"/>
    <w:rsid w:val="00A079A4"/>
    <w:rsid w:val="00A10E81"/>
    <w:rsid w:val="00A124A9"/>
    <w:rsid w:val="00A12FBF"/>
    <w:rsid w:val="00A138E5"/>
    <w:rsid w:val="00A14E90"/>
    <w:rsid w:val="00A14E92"/>
    <w:rsid w:val="00A155B2"/>
    <w:rsid w:val="00A15D71"/>
    <w:rsid w:val="00A15ECD"/>
    <w:rsid w:val="00A15F7A"/>
    <w:rsid w:val="00A16A70"/>
    <w:rsid w:val="00A17C00"/>
    <w:rsid w:val="00A17DBB"/>
    <w:rsid w:val="00A2063A"/>
    <w:rsid w:val="00A215AA"/>
    <w:rsid w:val="00A2181B"/>
    <w:rsid w:val="00A21AEF"/>
    <w:rsid w:val="00A2240F"/>
    <w:rsid w:val="00A2287E"/>
    <w:rsid w:val="00A22884"/>
    <w:rsid w:val="00A2295D"/>
    <w:rsid w:val="00A22CA7"/>
    <w:rsid w:val="00A24AC4"/>
    <w:rsid w:val="00A25590"/>
    <w:rsid w:val="00A256A7"/>
    <w:rsid w:val="00A2586E"/>
    <w:rsid w:val="00A27638"/>
    <w:rsid w:val="00A27CAE"/>
    <w:rsid w:val="00A3077D"/>
    <w:rsid w:val="00A30D0F"/>
    <w:rsid w:val="00A3173F"/>
    <w:rsid w:val="00A33293"/>
    <w:rsid w:val="00A3344F"/>
    <w:rsid w:val="00A336F1"/>
    <w:rsid w:val="00A33AC0"/>
    <w:rsid w:val="00A3454B"/>
    <w:rsid w:val="00A34675"/>
    <w:rsid w:val="00A34A15"/>
    <w:rsid w:val="00A35923"/>
    <w:rsid w:val="00A35DBF"/>
    <w:rsid w:val="00A36486"/>
    <w:rsid w:val="00A368C7"/>
    <w:rsid w:val="00A37509"/>
    <w:rsid w:val="00A416EE"/>
    <w:rsid w:val="00A41F4F"/>
    <w:rsid w:val="00A42424"/>
    <w:rsid w:val="00A43225"/>
    <w:rsid w:val="00A437EA"/>
    <w:rsid w:val="00A43AE0"/>
    <w:rsid w:val="00A44649"/>
    <w:rsid w:val="00A455B8"/>
    <w:rsid w:val="00A456E1"/>
    <w:rsid w:val="00A46221"/>
    <w:rsid w:val="00A46597"/>
    <w:rsid w:val="00A4701C"/>
    <w:rsid w:val="00A4785C"/>
    <w:rsid w:val="00A47B18"/>
    <w:rsid w:val="00A502CE"/>
    <w:rsid w:val="00A5084E"/>
    <w:rsid w:val="00A52103"/>
    <w:rsid w:val="00A521F3"/>
    <w:rsid w:val="00A5281A"/>
    <w:rsid w:val="00A52950"/>
    <w:rsid w:val="00A52C29"/>
    <w:rsid w:val="00A53A74"/>
    <w:rsid w:val="00A54576"/>
    <w:rsid w:val="00A5489F"/>
    <w:rsid w:val="00A54A8D"/>
    <w:rsid w:val="00A54FE5"/>
    <w:rsid w:val="00A551E3"/>
    <w:rsid w:val="00A552B4"/>
    <w:rsid w:val="00A55B3B"/>
    <w:rsid w:val="00A5639F"/>
    <w:rsid w:val="00A566AB"/>
    <w:rsid w:val="00A576AA"/>
    <w:rsid w:val="00A57DC9"/>
    <w:rsid w:val="00A60832"/>
    <w:rsid w:val="00A6089F"/>
    <w:rsid w:val="00A6090C"/>
    <w:rsid w:val="00A60C91"/>
    <w:rsid w:val="00A61121"/>
    <w:rsid w:val="00A62571"/>
    <w:rsid w:val="00A6270B"/>
    <w:rsid w:val="00A62B22"/>
    <w:rsid w:val="00A62EEC"/>
    <w:rsid w:val="00A63038"/>
    <w:rsid w:val="00A630C6"/>
    <w:rsid w:val="00A6376D"/>
    <w:rsid w:val="00A638CC"/>
    <w:rsid w:val="00A63982"/>
    <w:rsid w:val="00A64D81"/>
    <w:rsid w:val="00A66064"/>
    <w:rsid w:val="00A6639A"/>
    <w:rsid w:val="00A664D8"/>
    <w:rsid w:val="00A669A9"/>
    <w:rsid w:val="00A66E28"/>
    <w:rsid w:val="00A67485"/>
    <w:rsid w:val="00A6783B"/>
    <w:rsid w:val="00A67EDB"/>
    <w:rsid w:val="00A7068F"/>
    <w:rsid w:val="00A72729"/>
    <w:rsid w:val="00A72985"/>
    <w:rsid w:val="00A73886"/>
    <w:rsid w:val="00A73E75"/>
    <w:rsid w:val="00A751B3"/>
    <w:rsid w:val="00A7556A"/>
    <w:rsid w:val="00A76196"/>
    <w:rsid w:val="00A762EF"/>
    <w:rsid w:val="00A773A0"/>
    <w:rsid w:val="00A776A1"/>
    <w:rsid w:val="00A77A78"/>
    <w:rsid w:val="00A77BD8"/>
    <w:rsid w:val="00A81228"/>
    <w:rsid w:val="00A8178B"/>
    <w:rsid w:val="00A82D0C"/>
    <w:rsid w:val="00A8332F"/>
    <w:rsid w:val="00A8366F"/>
    <w:rsid w:val="00A83BC0"/>
    <w:rsid w:val="00A83BD1"/>
    <w:rsid w:val="00A83EC0"/>
    <w:rsid w:val="00A846FD"/>
    <w:rsid w:val="00A84764"/>
    <w:rsid w:val="00A847FA"/>
    <w:rsid w:val="00A8486A"/>
    <w:rsid w:val="00A84D4F"/>
    <w:rsid w:val="00A854A4"/>
    <w:rsid w:val="00A855BA"/>
    <w:rsid w:val="00A8673D"/>
    <w:rsid w:val="00A869BF"/>
    <w:rsid w:val="00A87174"/>
    <w:rsid w:val="00A87287"/>
    <w:rsid w:val="00A87C42"/>
    <w:rsid w:val="00A87CAE"/>
    <w:rsid w:val="00A901F6"/>
    <w:rsid w:val="00A91025"/>
    <w:rsid w:val="00A9165F"/>
    <w:rsid w:val="00A91AE4"/>
    <w:rsid w:val="00A91F8D"/>
    <w:rsid w:val="00A92A41"/>
    <w:rsid w:val="00A93281"/>
    <w:rsid w:val="00A939A6"/>
    <w:rsid w:val="00A94267"/>
    <w:rsid w:val="00A943D8"/>
    <w:rsid w:val="00A94FA4"/>
    <w:rsid w:val="00A9607F"/>
    <w:rsid w:val="00A960D0"/>
    <w:rsid w:val="00A968B3"/>
    <w:rsid w:val="00A9733F"/>
    <w:rsid w:val="00A9790E"/>
    <w:rsid w:val="00A97BF2"/>
    <w:rsid w:val="00A97CA1"/>
    <w:rsid w:val="00AA0986"/>
    <w:rsid w:val="00AA099E"/>
    <w:rsid w:val="00AA0C1D"/>
    <w:rsid w:val="00AA0C65"/>
    <w:rsid w:val="00AA147A"/>
    <w:rsid w:val="00AA15DA"/>
    <w:rsid w:val="00AA3EA3"/>
    <w:rsid w:val="00AA5543"/>
    <w:rsid w:val="00AA5A04"/>
    <w:rsid w:val="00AA5D51"/>
    <w:rsid w:val="00AA5E1C"/>
    <w:rsid w:val="00AA7B4B"/>
    <w:rsid w:val="00AA7C3C"/>
    <w:rsid w:val="00AB03B5"/>
    <w:rsid w:val="00AB12CC"/>
    <w:rsid w:val="00AB14C2"/>
    <w:rsid w:val="00AB2105"/>
    <w:rsid w:val="00AB3695"/>
    <w:rsid w:val="00AB400F"/>
    <w:rsid w:val="00AB41A8"/>
    <w:rsid w:val="00AB63BD"/>
    <w:rsid w:val="00AB63FD"/>
    <w:rsid w:val="00AB6EE2"/>
    <w:rsid w:val="00AB702B"/>
    <w:rsid w:val="00AB736C"/>
    <w:rsid w:val="00AB7A67"/>
    <w:rsid w:val="00AB7C6A"/>
    <w:rsid w:val="00AB7F24"/>
    <w:rsid w:val="00AC0B97"/>
    <w:rsid w:val="00AC0DD7"/>
    <w:rsid w:val="00AC11C8"/>
    <w:rsid w:val="00AC14AB"/>
    <w:rsid w:val="00AC224C"/>
    <w:rsid w:val="00AC26E0"/>
    <w:rsid w:val="00AC2F5D"/>
    <w:rsid w:val="00AC300A"/>
    <w:rsid w:val="00AC361E"/>
    <w:rsid w:val="00AC363E"/>
    <w:rsid w:val="00AC3EDB"/>
    <w:rsid w:val="00AC4234"/>
    <w:rsid w:val="00AC4FF2"/>
    <w:rsid w:val="00AC606F"/>
    <w:rsid w:val="00AC6422"/>
    <w:rsid w:val="00AC6AF2"/>
    <w:rsid w:val="00AC7CB9"/>
    <w:rsid w:val="00AD0388"/>
    <w:rsid w:val="00AD13D7"/>
    <w:rsid w:val="00AD1A6F"/>
    <w:rsid w:val="00AD1FF8"/>
    <w:rsid w:val="00AD2AA0"/>
    <w:rsid w:val="00AD336B"/>
    <w:rsid w:val="00AD36E9"/>
    <w:rsid w:val="00AD3779"/>
    <w:rsid w:val="00AD3A9A"/>
    <w:rsid w:val="00AD449C"/>
    <w:rsid w:val="00AD53EA"/>
    <w:rsid w:val="00AD5B56"/>
    <w:rsid w:val="00AD5C9E"/>
    <w:rsid w:val="00AD6241"/>
    <w:rsid w:val="00AD7D45"/>
    <w:rsid w:val="00AE0E06"/>
    <w:rsid w:val="00AE1632"/>
    <w:rsid w:val="00AE197D"/>
    <w:rsid w:val="00AE21C8"/>
    <w:rsid w:val="00AE26D6"/>
    <w:rsid w:val="00AE28F8"/>
    <w:rsid w:val="00AE2BBB"/>
    <w:rsid w:val="00AE33A7"/>
    <w:rsid w:val="00AE33F9"/>
    <w:rsid w:val="00AE34CC"/>
    <w:rsid w:val="00AE4363"/>
    <w:rsid w:val="00AE4546"/>
    <w:rsid w:val="00AE54DD"/>
    <w:rsid w:val="00AE5B4F"/>
    <w:rsid w:val="00AE66C2"/>
    <w:rsid w:val="00AE6892"/>
    <w:rsid w:val="00AE7145"/>
    <w:rsid w:val="00AE7BFB"/>
    <w:rsid w:val="00AE7D6B"/>
    <w:rsid w:val="00AF03A6"/>
    <w:rsid w:val="00AF0FB0"/>
    <w:rsid w:val="00AF1DCC"/>
    <w:rsid w:val="00AF2333"/>
    <w:rsid w:val="00AF27AD"/>
    <w:rsid w:val="00AF2A22"/>
    <w:rsid w:val="00AF2BCD"/>
    <w:rsid w:val="00AF2F7C"/>
    <w:rsid w:val="00AF30BC"/>
    <w:rsid w:val="00AF35DC"/>
    <w:rsid w:val="00AF396E"/>
    <w:rsid w:val="00AF40E1"/>
    <w:rsid w:val="00AF41A6"/>
    <w:rsid w:val="00AF4488"/>
    <w:rsid w:val="00AF4D97"/>
    <w:rsid w:val="00AF51BE"/>
    <w:rsid w:val="00AF58E3"/>
    <w:rsid w:val="00AF673C"/>
    <w:rsid w:val="00AF6C67"/>
    <w:rsid w:val="00AF776F"/>
    <w:rsid w:val="00AF7D2B"/>
    <w:rsid w:val="00AF7FA8"/>
    <w:rsid w:val="00B000BA"/>
    <w:rsid w:val="00B00392"/>
    <w:rsid w:val="00B00444"/>
    <w:rsid w:val="00B00864"/>
    <w:rsid w:val="00B00A9D"/>
    <w:rsid w:val="00B0107D"/>
    <w:rsid w:val="00B01A9D"/>
    <w:rsid w:val="00B01AD2"/>
    <w:rsid w:val="00B02608"/>
    <w:rsid w:val="00B02EB8"/>
    <w:rsid w:val="00B037A6"/>
    <w:rsid w:val="00B03F1B"/>
    <w:rsid w:val="00B0401C"/>
    <w:rsid w:val="00B04525"/>
    <w:rsid w:val="00B04705"/>
    <w:rsid w:val="00B047D2"/>
    <w:rsid w:val="00B048AA"/>
    <w:rsid w:val="00B04E32"/>
    <w:rsid w:val="00B062A5"/>
    <w:rsid w:val="00B06C5D"/>
    <w:rsid w:val="00B07A94"/>
    <w:rsid w:val="00B07B40"/>
    <w:rsid w:val="00B101C7"/>
    <w:rsid w:val="00B1066E"/>
    <w:rsid w:val="00B122F4"/>
    <w:rsid w:val="00B1284A"/>
    <w:rsid w:val="00B12AD3"/>
    <w:rsid w:val="00B13059"/>
    <w:rsid w:val="00B13354"/>
    <w:rsid w:val="00B1476C"/>
    <w:rsid w:val="00B1483C"/>
    <w:rsid w:val="00B14BBD"/>
    <w:rsid w:val="00B14DDA"/>
    <w:rsid w:val="00B160CE"/>
    <w:rsid w:val="00B1618C"/>
    <w:rsid w:val="00B16BA4"/>
    <w:rsid w:val="00B175B7"/>
    <w:rsid w:val="00B218F8"/>
    <w:rsid w:val="00B21AC5"/>
    <w:rsid w:val="00B21AFE"/>
    <w:rsid w:val="00B21EDD"/>
    <w:rsid w:val="00B21F20"/>
    <w:rsid w:val="00B2298F"/>
    <w:rsid w:val="00B22A6E"/>
    <w:rsid w:val="00B22D9C"/>
    <w:rsid w:val="00B230A6"/>
    <w:rsid w:val="00B239AC"/>
    <w:rsid w:val="00B24211"/>
    <w:rsid w:val="00B2492E"/>
    <w:rsid w:val="00B24972"/>
    <w:rsid w:val="00B25B01"/>
    <w:rsid w:val="00B26855"/>
    <w:rsid w:val="00B27015"/>
    <w:rsid w:val="00B27499"/>
    <w:rsid w:val="00B2798F"/>
    <w:rsid w:val="00B27D73"/>
    <w:rsid w:val="00B30709"/>
    <w:rsid w:val="00B3273A"/>
    <w:rsid w:val="00B330B0"/>
    <w:rsid w:val="00B33A23"/>
    <w:rsid w:val="00B3404A"/>
    <w:rsid w:val="00B341E8"/>
    <w:rsid w:val="00B3439B"/>
    <w:rsid w:val="00B3461D"/>
    <w:rsid w:val="00B34B8C"/>
    <w:rsid w:val="00B36C72"/>
    <w:rsid w:val="00B37161"/>
    <w:rsid w:val="00B37EDF"/>
    <w:rsid w:val="00B37F7D"/>
    <w:rsid w:val="00B4038A"/>
    <w:rsid w:val="00B404B5"/>
    <w:rsid w:val="00B406DC"/>
    <w:rsid w:val="00B407AA"/>
    <w:rsid w:val="00B40829"/>
    <w:rsid w:val="00B40A89"/>
    <w:rsid w:val="00B42B9C"/>
    <w:rsid w:val="00B42F68"/>
    <w:rsid w:val="00B43030"/>
    <w:rsid w:val="00B43269"/>
    <w:rsid w:val="00B439AD"/>
    <w:rsid w:val="00B439F9"/>
    <w:rsid w:val="00B43CF1"/>
    <w:rsid w:val="00B458ED"/>
    <w:rsid w:val="00B473C7"/>
    <w:rsid w:val="00B473E4"/>
    <w:rsid w:val="00B47A30"/>
    <w:rsid w:val="00B47B0D"/>
    <w:rsid w:val="00B5091A"/>
    <w:rsid w:val="00B50D31"/>
    <w:rsid w:val="00B52508"/>
    <w:rsid w:val="00B52F80"/>
    <w:rsid w:val="00B5343B"/>
    <w:rsid w:val="00B53D80"/>
    <w:rsid w:val="00B53DEF"/>
    <w:rsid w:val="00B54B81"/>
    <w:rsid w:val="00B55732"/>
    <w:rsid w:val="00B56029"/>
    <w:rsid w:val="00B56976"/>
    <w:rsid w:val="00B56BF3"/>
    <w:rsid w:val="00B570DC"/>
    <w:rsid w:val="00B572F6"/>
    <w:rsid w:val="00B609E8"/>
    <w:rsid w:val="00B60A1C"/>
    <w:rsid w:val="00B60ADF"/>
    <w:rsid w:val="00B618AA"/>
    <w:rsid w:val="00B62131"/>
    <w:rsid w:val="00B621F7"/>
    <w:rsid w:val="00B62EBD"/>
    <w:rsid w:val="00B6335B"/>
    <w:rsid w:val="00B63795"/>
    <w:rsid w:val="00B63F9C"/>
    <w:rsid w:val="00B658E2"/>
    <w:rsid w:val="00B65B95"/>
    <w:rsid w:val="00B67259"/>
    <w:rsid w:val="00B6751F"/>
    <w:rsid w:val="00B67880"/>
    <w:rsid w:val="00B678EE"/>
    <w:rsid w:val="00B7054E"/>
    <w:rsid w:val="00B70BDE"/>
    <w:rsid w:val="00B71288"/>
    <w:rsid w:val="00B7158A"/>
    <w:rsid w:val="00B71CE9"/>
    <w:rsid w:val="00B72926"/>
    <w:rsid w:val="00B72F47"/>
    <w:rsid w:val="00B73377"/>
    <w:rsid w:val="00B73509"/>
    <w:rsid w:val="00B73A4B"/>
    <w:rsid w:val="00B73DB4"/>
    <w:rsid w:val="00B74107"/>
    <w:rsid w:val="00B74415"/>
    <w:rsid w:val="00B74AE6"/>
    <w:rsid w:val="00B75613"/>
    <w:rsid w:val="00B75BE1"/>
    <w:rsid w:val="00B75D0B"/>
    <w:rsid w:val="00B77A33"/>
    <w:rsid w:val="00B77B40"/>
    <w:rsid w:val="00B77C3B"/>
    <w:rsid w:val="00B81027"/>
    <w:rsid w:val="00B815EF"/>
    <w:rsid w:val="00B818F8"/>
    <w:rsid w:val="00B828A5"/>
    <w:rsid w:val="00B82F6C"/>
    <w:rsid w:val="00B837C0"/>
    <w:rsid w:val="00B83C3F"/>
    <w:rsid w:val="00B853BA"/>
    <w:rsid w:val="00B86170"/>
    <w:rsid w:val="00B863A2"/>
    <w:rsid w:val="00B8648C"/>
    <w:rsid w:val="00B86C8B"/>
    <w:rsid w:val="00B874B4"/>
    <w:rsid w:val="00B8770B"/>
    <w:rsid w:val="00B87714"/>
    <w:rsid w:val="00B87B3F"/>
    <w:rsid w:val="00B90482"/>
    <w:rsid w:val="00B906B2"/>
    <w:rsid w:val="00B90B54"/>
    <w:rsid w:val="00B92EEA"/>
    <w:rsid w:val="00B935DD"/>
    <w:rsid w:val="00B94449"/>
    <w:rsid w:val="00B94819"/>
    <w:rsid w:val="00B94833"/>
    <w:rsid w:val="00B952F9"/>
    <w:rsid w:val="00B95BAA"/>
    <w:rsid w:val="00B95EF0"/>
    <w:rsid w:val="00B9690A"/>
    <w:rsid w:val="00B96B1E"/>
    <w:rsid w:val="00B96BE4"/>
    <w:rsid w:val="00B9750F"/>
    <w:rsid w:val="00B97541"/>
    <w:rsid w:val="00B97FE3"/>
    <w:rsid w:val="00BA002E"/>
    <w:rsid w:val="00BA0CBE"/>
    <w:rsid w:val="00BA0F5F"/>
    <w:rsid w:val="00BA14DA"/>
    <w:rsid w:val="00BA2449"/>
    <w:rsid w:val="00BA316F"/>
    <w:rsid w:val="00BA4423"/>
    <w:rsid w:val="00BA46EA"/>
    <w:rsid w:val="00BA4BBF"/>
    <w:rsid w:val="00BA530B"/>
    <w:rsid w:val="00BA5F4F"/>
    <w:rsid w:val="00BA642D"/>
    <w:rsid w:val="00BA7023"/>
    <w:rsid w:val="00BA7138"/>
    <w:rsid w:val="00BA7191"/>
    <w:rsid w:val="00BA7BB8"/>
    <w:rsid w:val="00BA7D9B"/>
    <w:rsid w:val="00BB0116"/>
    <w:rsid w:val="00BB05DB"/>
    <w:rsid w:val="00BB0931"/>
    <w:rsid w:val="00BB1F7A"/>
    <w:rsid w:val="00BB20A9"/>
    <w:rsid w:val="00BB2479"/>
    <w:rsid w:val="00BB29DD"/>
    <w:rsid w:val="00BB37E8"/>
    <w:rsid w:val="00BB3C9C"/>
    <w:rsid w:val="00BB4F37"/>
    <w:rsid w:val="00BB56D6"/>
    <w:rsid w:val="00BB57C0"/>
    <w:rsid w:val="00BB695F"/>
    <w:rsid w:val="00BB70D1"/>
    <w:rsid w:val="00BB7DD1"/>
    <w:rsid w:val="00BC0167"/>
    <w:rsid w:val="00BC02BE"/>
    <w:rsid w:val="00BC1995"/>
    <w:rsid w:val="00BC1DFD"/>
    <w:rsid w:val="00BC255F"/>
    <w:rsid w:val="00BC297E"/>
    <w:rsid w:val="00BC2AE7"/>
    <w:rsid w:val="00BC3539"/>
    <w:rsid w:val="00BC3E4F"/>
    <w:rsid w:val="00BC48D7"/>
    <w:rsid w:val="00BC4A50"/>
    <w:rsid w:val="00BC5D82"/>
    <w:rsid w:val="00BC622F"/>
    <w:rsid w:val="00BC6853"/>
    <w:rsid w:val="00BC6D46"/>
    <w:rsid w:val="00BC7F1E"/>
    <w:rsid w:val="00BD0A77"/>
    <w:rsid w:val="00BD0C66"/>
    <w:rsid w:val="00BD0DD1"/>
    <w:rsid w:val="00BD110C"/>
    <w:rsid w:val="00BD2495"/>
    <w:rsid w:val="00BD2729"/>
    <w:rsid w:val="00BD297F"/>
    <w:rsid w:val="00BD2C63"/>
    <w:rsid w:val="00BD2CAA"/>
    <w:rsid w:val="00BD41AE"/>
    <w:rsid w:val="00BD475E"/>
    <w:rsid w:val="00BD4A21"/>
    <w:rsid w:val="00BD4E08"/>
    <w:rsid w:val="00BD4E83"/>
    <w:rsid w:val="00BD52BB"/>
    <w:rsid w:val="00BD5734"/>
    <w:rsid w:val="00BD6164"/>
    <w:rsid w:val="00BD62E7"/>
    <w:rsid w:val="00BD6574"/>
    <w:rsid w:val="00BD679E"/>
    <w:rsid w:val="00BD6AFF"/>
    <w:rsid w:val="00BD73A2"/>
    <w:rsid w:val="00BD78EC"/>
    <w:rsid w:val="00BD7C63"/>
    <w:rsid w:val="00BE0179"/>
    <w:rsid w:val="00BE0244"/>
    <w:rsid w:val="00BE030E"/>
    <w:rsid w:val="00BE07CC"/>
    <w:rsid w:val="00BE1580"/>
    <w:rsid w:val="00BE2245"/>
    <w:rsid w:val="00BE257C"/>
    <w:rsid w:val="00BE3198"/>
    <w:rsid w:val="00BE3366"/>
    <w:rsid w:val="00BE336F"/>
    <w:rsid w:val="00BE3849"/>
    <w:rsid w:val="00BE3887"/>
    <w:rsid w:val="00BE4101"/>
    <w:rsid w:val="00BE4703"/>
    <w:rsid w:val="00BE4954"/>
    <w:rsid w:val="00BE49E7"/>
    <w:rsid w:val="00BE4DE1"/>
    <w:rsid w:val="00BE50CF"/>
    <w:rsid w:val="00BE52EA"/>
    <w:rsid w:val="00BE5C55"/>
    <w:rsid w:val="00BE67AE"/>
    <w:rsid w:val="00BE6C56"/>
    <w:rsid w:val="00BF0656"/>
    <w:rsid w:val="00BF0792"/>
    <w:rsid w:val="00BF09A6"/>
    <w:rsid w:val="00BF0AA9"/>
    <w:rsid w:val="00BF116E"/>
    <w:rsid w:val="00BF11C8"/>
    <w:rsid w:val="00BF13D0"/>
    <w:rsid w:val="00BF1AC2"/>
    <w:rsid w:val="00BF265F"/>
    <w:rsid w:val="00BF2A10"/>
    <w:rsid w:val="00BF2E06"/>
    <w:rsid w:val="00BF3BBB"/>
    <w:rsid w:val="00BF45FD"/>
    <w:rsid w:val="00BF5044"/>
    <w:rsid w:val="00BF5408"/>
    <w:rsid w:val="00BF5F07"/>
    <w:rsid w:val="00BF6066"/>
    <w:rsid w:val="00BF624E"/>
    <w:rsid w:val="00BF6894"/>
    <w:rsid w:val="00BF7FC3"/>
    <w:rsid w:val="00C00670"/>
    <w:rsid w:val="00C00775"/>
    <w:rsid w:val="00C016A9"/>
    <w:rsid w:val="00C02761"/>
    <w:rsid w:val="00C02763"/>
    <w:rsid w:val="00C03097"/>
    <w:rsid w:val="00C0444A"/>
    <w:rsid w:val="00C0490E"/>
    <w:rsid w:val="00C04972"/>
    <w:rsid w:val="00C0593B"/>
    <w:rsid w:val="00C05E7D"/>
    <w:rsid w:val="00C06503"/>
    <w:rsid w:val="00C066F3"/>
    <w:rsid w:val="00C0692E"/>
    <w:rsid w:val="00C06C3B"/>
    <w:rsid w:val="00C10167"/>
    <w:rsid w:val="00C10A55"/>
    <w:rsid w:val="00C10E75"/>
    <w:rsid w:val="00C12316"/>
    <w:rsid w:val="00C1289F"/>
    <w:rsid w:val="00C12D5F"/>
    <w:rsid w:val="00C12F86"/>
    <w:rsid w:val="00C13C56"/>
    <w:rsid w:val="00C151DF"/>
    <w:rsid w:val="00C152E9"/>
    <w:rsid w:val="00C1605E"/>
    <w:rsid w:val="00C16136"/>
    <w:rsid w:val="00C161CD"/>
    <w:rsid w:val="00C1645D"/>
    <w:rsid w:val="00C17953"/>
    <w:rsid w:val="00C17962"/>
    <w:rsid w:val="00C17FCF"/>
    <w:rsid w:val="00C218B6"/>
    <w:rsid w:val="00C2203D"/>
    <w:rsid w:val="00C237FC"/>
    <w:rsid w:val="00C23C0E"/>
    <w:rsid w:val="00C250B1"/>
    <w:rsid w:val="00C25208"/>
    <w:rsid w:val="00C25628"/>
    <w:rsid w:val="00C26BCB"/>
    <w:rsid w:val="00C26CB7"/>
    <w:rsid w:val="00C26D40"/>
    <w:rsid w:val="00C26DB7"/>
    <w:rsid w:val="00C26DEC"/>
    <w:rsid w:val="00C27C7B"/>
    <w:rsid w:val="00C30EB5"/>
    <w:rsid w:val="00C31FB5"/>
    <w:rsid w:val="00C329C6"/>
    <w:rsid w:val="00C33F0C"/>
    <w:rsid w:val="00C34446"/>
    <w:rsid w:val="00C34CD9"/>
    <w:rsid w:val="00C34FBB"/>
    <w:rsid w:val="00C3553C"/>
    <w:rsid w:val="00C35AE0"/>
    <w:rsid w:val="00C35B52"/>
    <w:rsid w:val="00C35C9A"/>
    <w:rsid w:val="00C35E60"/>
    <w:rsid w:val="00C36205"/>
    <w:rsid w:val="00C372B7"/>
    <w:rsid w:val="00C378DB"/>
    <w:rsid w:val="00C37F85"/>
    <w:rsid w:val="00C411DE"/>
    <w:rsid w:val="00C414FD"/>
    <w:rsid w:val="00C427CA"/>
    <w:rsid w:val="00C436C2"/>
    <w:rsid w:val="00C43E9C"/>
    <w:rsid w:val="00C43F86"/>
    <w:rsid w:val="00C4486C"/>
    <w:rsid w:val="00C44FC2"/>
    <w:rsid w:val="00C45F0C"/>
    <w:rsid w:val="00C46222"/>
    <w:rsid w:val="00C47D19"/>
    <w:rsid w:val="00C5025D"/>
    <w:rsid w:val="00C50688"/>
    <w:rsid w:val="00C50BB3"/>
    <w:rsid w:val="00C50E9A"/>
    <w:rsid w:val="00C51096"/>
    <w:rsid w:val="00C51994"/>
    <w:rsid w:val="00C51C01"/>
    <w:rsid w:val="00C52013"/>
    <w:rsid w:val="00C532A7"/>
    <w:rsid w:val="00C544DC"/>
    <w:rsid w:val="00C54B58"/>
    <w:rsid w:val="00C54EE5"/>
    <w:rsid w:val="00C5599A"/>
    <w:rsid w:val="00C56085"/>
    <w:rsid w:val="00C565C7"/>
    <w:rsid w:val="00C56668"/>
    <w:rsid w:val="00C5690C"/>
    <w:rsid w:val="00C60766"/>
    <w:rsid w:val="00C60A33"/>
    <w:rsid w:val="00C6224E"/>
    <w:rsid w:val="00C62641"/>
    <w:rsid w:val="00C62692"/>
    <w:rsid w:val="00C629A3"/>
    <w:rsid w:val="00C62B18"/>
    <w:rsid w:val="00C63851"/>
    <w:rsid w:val="00C63C81"/>
    <w:rsid w:val="00C6422E"/>
    <w:rsid w:val="00C65FB8"/>
    <w:rsid w:val="00C6628D"/>
    <w:rsid w:val="00C670F6"/>
    <w:rsid w:val="00C676E6"/>
    <w:rsid w:val="00C6784B"/>
    <w:rsid w:val="00C70361"/>
    <w:rsid w:val="00C70D89"/>
    <w:rsid w:val="00C71C7E"/>
    <w:rsid w:val="00C71F9D"/>
    <w:rsid w:val="00C723F0"/>
    <w:rsid w:val="00C7330E"/>
    <w:rsid w:val="00C73398"/>
    <w:rsid w:val="00C747DA"/>
    <w:rsid w:val="00C74FFE"/>
    <w:rsid w:val="00C75644"/>
    <w:rsid w:val="00C76328"/>
    <w:rsid w:val="00C77C2A"/>
    <w:rsid w:val="00C77C46"/>
    <w:rsid w:val="00C77C96"/>
    <w:rsid w:val="00C77F37"/>
    <w:rsid w:val="00C8011B"/>
    <w:rsid w:val="00C813DF"/>
    <w:rsid w:val="00C81C9E"/>
    <w:rsid w:val="00C82F24"/>
    <w:rsid w:val="00C83D11"/>
    <w:rsid w:val="00C83E7A"/>
    <w:rsid w:val="00C84576"/>
    <w:rsid w:val="00C86A74"/>
    <w:rsid w:val="00C87B2B"/>
    <w:rsid w:val="00C90A71"/>
    <w:rsid w:val="00C90A7F"/>
    <w:rsid w:val="00C90AAD"/>
    <w:rsid w:val="00C926ED"/>
    <w:rsid w:val="00C92975"/>
    <w:rsid w:val="00C932BF"/>
    <w:rsid w:val="00C932CA"/>
    <w:rsid w:val="00C938DA"/>
    <w:rsid w:val="00C94361"/>
    <w:rsid w:val="00C94375"/>
    <w:rsid w:val="00C94B12"/>
    <w:rsid w:val="00C95279"/>
    <w:rsid w:val="00C9572E"/>
    <w:rsid w:val="00C95B22"/>
    <w:rsid w:val="00C95BC9"/>
    <w:rsid w:val="00C95D59"/>
    <w:rsid w:val="00C967CF"/>
    <w:rsid w:val="00C96A1A"/>
    <w:rsid w:val="00C96B91"/>
    <w:rsid w:val="00C9742D"/>
    <w:rsid w:val="00C97BDA"/>
    <w:rsid w:val="00C97E93"/>
    <w:rsid w:val="00CA0095"/>
    <w:rsid w:val="00CA011F"/>
    <w:rsid w:val="00CA0E71"/>
    <w:rsid w:val="00CA1D90"/>
    <w:rsid w:val="00CA2566"/>
    <w:rsid w:val="00CA34E1"/>
    <w:rsid w:val="00CA3C6E"/>
    <w:rsid w:val="00CA401D"/>
    <w:rsid w:val="00CA44EC"/>
    <w:rsid w:val="00CA4780"/>
    <w:rsid w:val="00CA4BEF"/>
    <w:rsid w:val="00CA5489"/>
    <w:rsid w:val="00CA58AB"/>
    <w:rsid w:val="00CA5FB6"/>
    <w:rsid w:val="00CA6BEF"/>
    <w:rsid w:val="00CA7390"/>
    <w:rsid w:val="00CA784B"/>
    <w:rsid w:val="00CA799B"/>
    <w:rsid w:val="00CA7DEB"/>
    <w:rsid w:val="00CB0C94"/>
    <w:rsid w:val="00CB0E65"/>
    <w:rsid w:val="00CB1766"/>
    <w:rsid w:val="00CB19F2"/>
    <w:rsid w:val="00CB1F9A"/>
    <w:rsid w:val="00CB217F"/>
    <w:rsid w:val="00CB28D6"/>
    <w:rsid w:val="00CB3445"/>
    <w:rsid w:val="00CB3637"/>
    <w:rsid w:val="00CB3CE1"/>
    <w:rsid w:val="00CB427C"/>
    <w:rsid w:val="00CB4977"/>
    <w:rsid w:val="00CB6579"/>
    <w:rsid w:val="00CB69F9"/>
    <w:rsid w:val="00CB76F1"/>
    <w:rsid w:val="00CB776D"/>
    <w:rsid w:val="00CB79F0"/>
    <w:rsid w:val="00CC02A8"/>
    <w:rsid w:val="00CC03F6"/>
    <w:rsid w:val="00CC072F"/>
    <w:rsid w:val="00CC0A6F"/>
    <w:rsid w:val="00CC0C9B"/>
    <w:rsid w:val="00CC0CA4"/>
    <w:rsid w:val="00CC13CC"/>
    <w:rsid w:val="00CC22CD"/>
    <w:rsid w:val="00CC2C68"/>
    <w:rsid w:val="00CC2D5F"/>
    <w:rsid w:val="00CC2F6F"/>
    <w:rsid w:val="00CC3308"/>
    <w:rsid w:val="00CC5628"/>
    <w:rsid w:val="00CC56DA"/>
    <w:rsid w:val="00CC69BC"/>
    <w:rsid w:val="00CC6D27"/>
    <w:rsid w:val="00CC7AA5"/>
    <w:rsid w:val="00CD0117"/>
    <w:rsid w:val="00CD0E90"/>
    <w:rsid w:val="00CD0F37"/>
    <w:rsid w:val="00CD15DB"/>
    <w:rsid w:val="00CD2825"/>
    <w:rsid w:val="00CD28E9"/>
    <w:rsid w:val="00CD29BB"/>
    <w:rsid w:val="00CD3A25"/>
    <w:rsid w:val="00CD3C05"/>
    <w:rsid w:val="00CD4463"/>
    <w:rsid w:val="00CD49A5"/>
    <w:rsid w:val="00CD4B43"/>
    <w:rsid w:val="00CD4B9D"/>
    <w:rsid w:val="00CD4CDE"/>
    <w:rsid w:val="00CD5593"/>
    <w:rsid w:val="00CD5632"/>
    <w:rsid w:val="00CD5A7D"/>
    <w:rsid w:val="00CD5ED8"/>
    <w:rsid w:val="00CD60B4"/>
    <w:rsid w:val="00CD6932"/>
    <w:rsid w:val="00CD6BC8"/>
    <w:rsid w:val="00CD7115"/>
    <w:rsid w:val="00CD711C"/>
    <w:rsid w:val="00CD74E5"/>
    <w:rsid w:val="00CD7E62"/>
    <w:rsid w:val="00CE0C7C"/>
    <w:rsid w:val="00CE0D85"/>
    <w:rsid w:val="00CE1316"/>
    <w:rsid w:val="00CE1EEB"/>
    <w:rsid w:val="00CE1F09"/>
    <w:rsid w:val="00CE24AB"/>
    <w:rsid w:val="00CE2ED1"/>
    <w:rsid w:val="00CE39AE"/>
    <w:rsid w:val="00CE43E9"/>
    <w:rsid w:val="00CE6526"/>
    <w:rsid w:val="00CE72F5"/>
    <w:rsid w:val="00CE74AF"/>
    <w:rsid w:val="00CE7AC2"/>
    <w:rsid w:val="00CE7FA2"/>
    <w:rsid w:val="00CF0B96"/>
    <w:rsid w:val="00CF1837"/>
    <w:rsid w:val="00CF3354"/>
    <w:rsid w:val="00CF3851"/>
    <w:rsid w:val="00CF46F9"/>
    <w:rsid w:val="00CF4CE4"/>
    <w:rsid w:val="00CF51AC"/>
    <w:rsid w:val="00CF5991"/>
    <w:rsid w:val="00CF5C48"/>
    <w:rsid w:val="00CF6AC0"/>
    <w:rsid w:val="00CF747F"/>
    <w:rsid w:val="00CF7485"/>
    <w:rsid w:val="00D00102"/>
    <w:rsid w:val="00D011C9"/>
    <w:rsid w:val="00D0134D"/>
    <w:rsid w:val="00D013C2"/>
    <w:rsid w:val="00D022B8"/>
    <w:rsid w:val="00D02F47"/>
    <w:rsid w:val="00D0317A"/>
    <w:rsid w:val="00D03DC2"/>
    <w:rsid w:val="00D03DF4"/>
    <w:rsid w:val="00D04975"/>
    <w:rsid w:val="00D049B1"/>
    <w:rsid w:val="00D052D5"/>
    <w:rsid w:val="00D05A2F"/>
    <w:rsid w:val="00D070DD"/>
    <w:rsid w:val="00D0753C"/>
    <w:rsid w:val="00D07DC5"/>
    <w:rsid w:val="00D101D7"/>
    <w:rsid w:val="00D1029B"/>
    <w:rsid w:val="00D10A9A"/>
    <w:rsid w:val="00D10F69"/>
    <w:rsid w:val="00D10FB0"/>
    <w:rsid w:val="00D11145"/>
    <w:rsid w:val="00D11281"/>
    <w:rsid w:val="00D11354"/>
    <w:rsid w:val="00D117F1"/>
    <w:rsid w:val="00D126D8"/>
    <w:rsid w:val="00D13046"/>
    <w:rsid w:val="00D132E8"/>
    <w:rsid w:val="00D13CEF"/>
    <w:rsid w:val="00D147EF"/>
    <w:rsid w:val="00D150DF"/>
    <w:rsid w:val="00D15891"/>
    <w:rsid w:val="00D16025"/>
    <w:rsid w:val="00D16655"/>
    <w:rsid w:val="00D16842"/>
    <w:rsid w:val="00D16C5E"/>
    <w:rsid w:val="00D1704A"/>
    <w:rsid w:val="00D1732D"/>
    <w:rsid w:val="00D179B4"/>
    <w:rsid w:val="00D17AD3"/>
    <w:rsid w:val="00D17BB1"/>
    <w:rsid w:val="00D20206"/>
    <w:rsid w:val="00D20382"/>
    <w:rsid w:val="00D20B22"/>
    <w:rsid w:val="00D213FB"/>
    <w:rsid w:val="00D21491"/>
    <w:rsid w:val="00D21A8B"/>
    <w:rsid w:val="00D21B10"/>
    <w:rsid w:val="00D220F1"/>
    <w:rsid w:val="00D23130"/>
    <w:rsid w:val="00D238AF"/>
    <w:rsid w:val="00D23F9B"/>
    <w:rsid w:val="00D254AF"/>
    <w:rsid w:val="00D2600E"/>
    <w:rsid w:val="00D26A5D"/>
    <w:rsid w:val="00D26B11"/>
    <w:rsid w:val="00D26BC8"/>
    <w:rsid w:val="00D26C61"/>
    <w:rsid w:val="00D27FC6"/>
    <w:rsid w:val="00D30751"/>
    <w:rsid w:val="00D31AF5"/>
    <w:rsid w:val="00D31ED5"/>
    <w:rsid w:val="00D324F5"/>
    <w:rsid w:val="00D33511"/>
    <w:rsid w:val="00D33EED"/>
    <w:rsid w:val="00D34079"/>
    <w:rsid w:val="00D34096"/>
    <w:rsid w:val="00D347EA"/>
    <w:rsid w:val="00D34918"/>
    <w:rsid w:val="00D34AB0"/>
    <w:rsid w:val="00D36503"/>
    <w:rsid w:val="00D36D8F"/>
    <w:rsid w:val="00D36EAF"/>
    <w:rsid w:val="00D37CD8"/>
    <w:rsid w:val="00D4071C"/>
    <w:rsid w:val="00D40E48"/>
    <w:rsid w:val="00D419FB"/>
    <w:rsid w:val="00D420B5"/>
    <w:rsid w:val="00D4295A"/>
    <w:rsid w:val="00D42FC0"/>
    <w:rsid w:val="00D43F99"/>
    <w:rsid w:val="00D44111"/>
    <w:rsid w:val="00D449F2"/>
    <w:rsid w:val="00D4518E"/>
    <w:rsid w:val="00D4617A"/>
    <w:rsid w:val="00D462E0"/>
    <w:rsid w:val="00D4651E"/>
    <w:rsid w:val="00D46A14"/>
    <w:rsid w:val="00D46C95"/>
    <w:rsid w:val="00D46E34"/>
    <w:rsid w:val="00D50141"/>
    <w:rsid w:val="00D50891"/>
    <w:rsid w:val="00D509F3"/>
    <w:rsid w:val="00D50CA1"/>
    <w:rsid w:val="00D52162"/>
    <w:rsid w:val="00D52266"/>
    <w:rsid w:val="00D53357"/>
    <w:rsid w:val="00D540B5"/>
    <w:rsid w:val="00D54583"/>
    <w:rsid w:val="00D55332"/>
    <w:rsid w:val="00D55FB0"/>
    <w:rsid w:val="00D560FE"/>
    <w:rsid w:val="00D57058"/>
    <w:rsid w:val="00D57C01"/>
    <w:rsid w:val="00D57C28"/>
    <w:rsid w:val="00D620F4"/>
    <w:rsid w:val="00D62470"/>
    <w:rsid w:val="00D62552"/>
    <w:rsid w:val="00D62B05"/>
    <w:rsid w:val="00D62C7A"/>
    <w:rsid w:val="00D63426"/>
    <w:rsid w:val="00D63A19"/>
    <w:rsid w:val="00D63CDC"/>
    <w:rsid w:val="00D63FE0"/>
    <w:rsid w:val="00D65DAD"/>
    <w:rsid w:val="00D66B7F"/>
    <w:rsid w:val="00D67E02"/>
    <w:rsid w:val="00D70527"/>
    <w:rsid w:val="00D709F9"/>
    <w:rsid w:val="00D739C1"/>
    <w:rsid w:val="00D73AC1"/>
    <w:rsid w:val="00D73B03"/>
    <w:rsid w:val="00D74331"/>
    <w:rsid w:val="00D7433F"/>
    <w:rsid w:val="00D743C8"/>
    <w:rsid w:val="00D744D5"/>
    <w:rsid w:val="00D74530"/>
    <w:rsid w:val="00D74531"/>
    <w:rsid w:val="00D7487D"/>
    <w:rsid w:val="00D748B2"/>
    <w:rsid w:val="00D75B60"/>
    <w:rsid w:val="00D76C8F"/>
    <w:rsid w:val="00D8061A"/>
    <w:rsid w:val="00D80907"/>
    <w:rsid w:val="00D809B1"/>
    <w:rsid w:val="00D80C12"/>
    <w:rsid w:val="00D81CB9"/>
    <w:rsid w:val="00D81CEE"/>
    <w:rsid w:val="00D81EFD"/>
    <w:rsid w:val="00D8209F"/>
    <w:rsid w:val="00D82A00"/>
    <w:rsid w:val="00D8314C"/>
    <w:rsid w:val="00D85142"/>
    <w:rsid w:val="00D8521D"/>
    <w:rsid w:val="00D85EAD"/>
    <w:rsid w:val="00D86179"/>
    <w:rsid w:val="00D86ADE"/>
    <w:rsid w:val="00D86E31"/>
    <w:rsid w:val="00D87277"/>
    <w:rsid w:val="00D8755B"/>
    <w:rsid w:val="00D877C0"/>
    <w:rsid w:val="00D87928"/>
    <w:rsid w:val="00D87A05"/>
    <w:rsid w:val="00D87E2A"/>
    <w:rsid w:val="00D87E85"/>
    <w:rsid w:val="00D90CAE"/>
    <w:rsid w:val="00D93289"/>
    <w:rsid w:val="00D94533"/>
    <w:rsid w:val="00D94659"/>
    <w:rsid w:val="00D9492D"/>
    <w:rsid w:val="00D94D8C"/>
    <w:rsid w:val="00D96FCE"/>
    <w:rsid w:val="00D977B3"/>
    <w:rsid w:val="00D97C7F"/>
    <w:rsid w:val="00DA0E37"/>
    <w:rsid w:val="00DA36D7"/>
    <w:rsid w:val="00DA379F"/>
    <w:rsid w:val="00DA3A9D"/>
    <w:rsid w:val="00DA3C33"/>
    <w:rsid w:val="00DA52A3"/>
    <w:rsid w:val="00DA5378"/>
    <w:rsid w:val="00DA56CC"/>
    <w:rsid w:val="00DA5BB9"/>
    <w:rsid w:val="00DA66C0"/>
    <w:rsid w:val="00DA6F0A"/>
    <w:rsid w:val="00DA7D5F"/>
    <w:rsid w:val="00DB076C"/>
    <w:rsid w:val="00DB09F5"/>
    <w:rsid w:val="00DB0EFA"/>
    <w:rsid w:val="00DB0FB6"/>
    <w:rsid w:val="00DB165D"/>
    <w:rsid w:val="00DB2048"/>
    <w:rsid w:val="00DB251B"/>
    <w:rsid w:val="00DB2751"/>
    <w:rsid w:val="00DB3886"/>
    <w:rsid w:val="00DB5F9A"/>
    <w:rsid w:val="00DB63A3"/>
    <w:rsid w:val="00DB6834"/>
    <w:rsid w:val="00DB6E66"/>
    <w:rsid w:val="00DB7191"/>
    <w:rsid w:val="00DB77FB"/>
    <w:rsid w:val="00DC01EB"/>
    <w:rsid w:val="00DC05C9"/>
    <w:rsid w:val="00DC074A"/>
    <w:rsid w:val="00DC0CE9"/>
    <w:rsid w:val="00DC1F57"/>
    <w:rsid w:val="00DC212B"/>
    <w:rsid w:val="00DC2647"/>
    <w:rsid w:val="00DC279B"/>
    <w:rsid w:val="00DC33AE"/>
    <w:rsid w:val="00DC348A"/>
    <w:rsid w:val="00DC3653"/>
    <w:rsid w:val="00DC3899"/>
    <w:rsid w:val="00DC38EA"/>
    <w:rsid w:val="00DC39C0"/>
    <w:rsid w:val="00DC433B"/>
    <w:rsid w:val="00DC560B"/>
    <w:rsid w:val="00DC69A6"/>
    <w:rsid w:val="00DC708B"/>
    <w:rsid w:val="00DC76A8"/>
    <w:rsid w:val="00DC7FBF"/>
    <w:rsid w:val="00DD0226"/>
    <w:rsid w:val="00DD0970"/>
    <w:rsid w:val="00DD0990"/>
    <w:rsid w:val="00DD1114"/>
    <w:rsid w:val="00DD152C"/>
    <w:rsid w:val="00DD23ED"/>
    <w:rsid w:val="00DD3EEE"/>
    <w:rsid w:val="00DD4B57"/>
    <w:rsid w:val="00DD4CB0"/>
    <w:rsid w:val="00DD556C"/>
    <w:rsid w:val="00DD5C02"/>
    <w:rsid w:val="00DD5F91"/>
    <w:rsid w:val="00DD607E"/>
    <w:rsid w:val="00DD63B7"/>
    <w:rsid w:val="00DD77A4"/>
    <w:rsid w:val="00DE0F6F"/>
    <w:rsid w:val="00DE135F"/>
    <w:rsid w:val="00DE1458"/>
    <w:rsid w:val="00DE1DD1"/>
    <w:rsid w:val="00DE28A0"/>
    <w:rsid w:val="00DE29A4"/>
    <w:rsid w:val="00DE2F2A"/>
    <w:rsid w:val="00DE4776"/>
    <w:rsid w:val="00DE4F01"/>
    <w:rsid w:val="00DE5283"/>
    <w:rsid w:val="00DE62AD"/>
    <w:rsid w:val="00DE73BB"/>
    <w:rsid w:val="00DE7819"/>
    <w:rsid w:val="00DE7B62"/>
    <w:rsid w:val="00DE7EAA"/>
    <w:rsid w:val="00DF0182"/>
    <w:rsid w:val="00DF03FB"/>
    <w:rsid w:val="00DF0B5B"/>
    <w:rsid w:val="00DF0B74"/>
    <w:rsid w:val="00DF0DA6"/>
    <w:rsid w:val="00DF1048"/>
    <w:rsid w:val="00DF267F"/>
    <w:rsid w:val="00DF2E58"/>
    <w:rsid w:val="00DF2EE8"/>
    <w:rsid w:val="00DF2F35"/>
    <w:rsid w:val="00DF328A"/>
    <w:rsid w:val="00DF3C73"/>
    <w:rsid w:val="00DF3EFF"/>
    <w:rsid w:val="00DF47C7"/>
    <w:rsid w:val="00DF4A24"/>
    <w:rsid w:val="00DF4FB7"/>
    <w:rsid w:val="00DF50DD"/>
    <w:rsid w:val="00DF52C1"/>
    <w:rsid w:val="00DF5AEE"/>
    <w:rsid w:val="00DF5DE3"/>
    <w:rsid w:val="00DF6F36"/>
    <w:rsid w:val="00DF79D8"/>
    <w:rsid w:val="00DF7B12"/>
    <w:rsid w:val="00DF7CD1"/>
    <w:rsid w:val="00DF7FC0"/>
    <w:rsid w:val="00DF7FC1"/>
    <w:rsid w:val="00E00041"/>
    <w:rsid w:val="00E0038E"/>
    <w:rsid w:val="00E00778"/>
    <w:rsid w:val="00E0098F"/>
    <w:rsid w:val="00E015C2"/>
    <w:rsid w:val="00E01602"/>
    <w:rsid w:val="00E018C9"/>
    <w:rsid w:val="00E01A13"/>
    <w:rsid w:val="00E01A6F"/>
    <w:rsid w:val="00E02162"/>
    <w:rsid w:val="00E02320"/>
    <w:rsid w:val="00E027F0"/>
    <w:rsid w:val="00E02CB5"/>
    <w:rsid w:val="00E0324C"/>
    <w:rsid w:val="00E03303"/>
    <w:rsid w:val="00E0366A"/>
    <w:rsid w:val="00E04638"/>
    <w:rsid w:val="00E04B78"/>
    <w:rsid w:val="00E052CD"/>
    <w:rsid w:val="00E05AE6"/>
    <w:rsid w:val="00E05DB4"/>
    <w:rsid w:val="00E05F45"/>
    <w:rsid w:val="00E05F4E"/>
    <w:rsid w:val="00E06A80"/>
    <w:rsid w:val="00E06BC3"/>
    <w:rsid w:val="00E06FA0"/>
    <w:rsid w:val="00E075B1"/>
    <w:rsid w:val="00E07751"/>
    <w:rsid w:val="00E07917"/>
    <w:rsid w:val="00E07EBB"/>
    <w:rsid w:val="00E10FDC"/>
    <w:rsid w:val="00E11F08"/>
    <w:rsid w:val="00E1422E"/>
    <w:rsid w:val="00E1490D"/>
    <w:rsid w:val="00E156B5"/>
    <w:rsid w:val="00E15A3F"/>
    <w:rsid w:val="00E160FC"/>
    <w:rsid w:val="00E17EE6"/>
    <w:rsid w:val="00E2093D"/>
    <w:rsid w:val="00E214D9"/>
    <w:rsid w:val="00E21865"/>
    <w:rsid w:val="00E2209B"/>
    <w:rsid w:val="00E223AA"/>
    <w:rsid w:val="00E223B2"/>
    <w:rsid w:val="00E227E0"/>
    <w:rsid w:val="00E23879"/>
    <w:rsid w:val="00E242C8"/>
    <w:rsid w:val="00E244E8"/>
    <w:rsid w:val="00E2454E"/>
    <w:rsid w:val="00E245E4"/>
    <w:rsid w:val="00E2592E"/>
    <w:rsid w:val="00E26848"/>
    <w:rsid w:val="00E2776C"/>
    <w:rsid w:val="00E27882"/>
    <w:rsid w:val="00E27952"/>
    <w:rsid w:val="00E27A26"/>
    <w:rsid w:val="00E319EC"/>
    <w:rsid w:val="00E31BE1"/>
    <w:rsid w:val="00E31E18"/>
    <w:rsid w:val="00E32A99"/>
    <w:rsid w:val="00E3359F"/>
    <w:rsid w:val="00E3363F"/>
    <w:rsid w:val="00E33989"/>
    <w:rsid w:val="00E33D96"/>
    <w:rsid w:val="00E34B29"/>
    <w:rsid w:val="00E351FF"/>
    <w:rsid w:val="00E354E3"/>
    <w:rsid w:val="00E360AF"/>
    <w:rsid w:val="00E36866"/>
    <w:rsid w:val="00E36CDE"/>
    <w:rsid w:val="00E3729F"/>
    <w:rsid w:val="00E37F7C"/>
    <w:rsid w:val="00E40C22"/>
    <w:rsid w:val="00E423DB"/>
    <w:rsid w:val="00E42504"/>
    <w:rsid w:val="00E42770"/>
    <w:rsid w:val="00E429E2"/>
    <w:rsid w:val="00E42B8D"/>
    <w:rsid w:val="00E434DE"/>
    <w:rsid w:val="00E445A2"/>
    <w:rsid w:val="00E45D1A"/>
    <w:rsid w:val="00E462CD"/>
    <w:rsid w:val="00E463EB"/>
    <w:rsid w:val="00E46738"/>
    <w:rsid w:val="00E50BED"/>
    <w:rsid w:val="00E51114"/>
    <w:rsid w:val="00E5158A"/>
    <w:rsid w:val="00E5212F"/>
    <w:rsid w:val="00E528B3"/>
    <w:rsid w:val="00E5354E"/>
    <w:rsid w:val="00E53A6F"/>
    <w:rsid w:val="00E55287"/>
    <w:rsid w:val="00E55A22"/>
    <w:rsid w:val="00E55EB4"/>
    <w:rsid w:val="00E56C0D"/>
    <w:rsid w:val="00E56F32"/>
    <w:rsid w:val="00E56FB9"/>
    <w:rsid w:val="00E56FD1"/>
    <w:rsid w:val="00E600CB"/>
    <w:rsid w:val="00E60B6B"/>
    <w:rsid w:val="00E60D91"/>
    <w:rsid w:val="00E6111F"/>
    <w:rsid w:val="00E614FB"/>
    <w:rsid w:val="00E62195"/>
    <w:rsid w:val="00E62356"/>
    <w:rsid w:val="00E626E2"/>
    <w:rsid w:val="00E637D0"/>
    <w:rsid w:val="00E63F7C"/>
    <w:rsid w:val="00E64031"/>
    <w:rsid w:val="00E644A9"/>
    <w:rsid w:val="00E64A92"/>
    <w:rsid w:val="00E652B5"/>
    <w:rsid w:val="00E65401"/>
    <w:rsid w:val="00E65ACB"/>
    <w:rsid w:val="00E660D5"/>
    <w:rsid w:val="00E66DD2"/>
    <w:rsid w:val="00E67A91"/>
    <w:rsid w:val="00E67B8F"/>
    <w:rsid w:val="00E7043C"/>
    <w:rsid w:val="00E708AF"/>
    <w:rsid w:val="00E70DB8"/>
    <w:rsid w:val="00E70E8B"/>
    <w:rsid w:val="00E711E4"/>
    <w:rsid w:val="00E71458"/>
    <w:rsid w:val="00E715CA"/>
    <w:rsid w:val="00E716CA"/>
    <w:rsid w:val="00E71AAC"/>
    <w:rsid w:val="00E71FBE"/>
    <w:rsid w:val="00E72E4F"/>
    <w:rsid w:val="00E732FD"/>
    <w:rsid w:val="00E73508"/>
    <w:rsid w:val="00E738A5"/>
    <w:rsid w:val="00E73E3D"/>
    <w:rsid w:val="00E744B2"/>
    <w:rsid w:val="00E753D1"/>
    <w:rsid w:val="00E76206"/>
    <w:rsid w:val="00E766FB"/>
    <w:rsid w:val="00E76B6C"/>
    <w:rsid w:val="00E76F4A"/>
    <w:rsid w:val="00E80C40"/>
    <w:rsid w:val="00E80CF2"/>
    <w:rsid w:val="00E8136F"/>
    <w:rsid w:val="00E81EA4"/>
    <w:rsid w:val="00E83378"/>
    <w:rsid w:val="00E836A9"/>
    <w:rsid w:val="00E84096"/>
    <w:rsid w:val="00E842E1"/>
    <w:rsid w:val="00E862E0"/>
    <w:rsid w:val="00E868D7"/>
    <w:rsid w:val="00E86EC6"/>
    <w:rsid w:val="00E87D86"/>
    <w:rsid w:val="00E90A3A"/>
    <w:rsid w:val="00E91079"/>
    <w:rsid w:val="00E91177"/>
    <w:rsid w:val="00E911FB"/>
    <w:rsid w:val="00E91692"/>
    <w:rsid w:val="00E92097"/>
    <w:rsid w:val="00E924DD"/>
    <w:rsid w:val="00E927DB"/>
    <w:rsid w:val="00E928BD"/>
    <w:rsid w:val="00E930C3"/>
    <w:rsid w:val="00E9335A"/>
    <w:rsid w:val="00E93AD7"/>
    <w:rsid w:val="00E93E13"/>
    <w:rsid w:val="00E94514"/>
    <w:rsid w:val="00E94FC8"/>
    <w:rsid w:val="00E95A0E"/>
    <w:rsid w:val="00E95F89"/>
    <w:rsid w:val="00E960B6"/>
    <w:rsid w:val="00E972B7"/>
    <w:rsid w:val="00E97F35"/>
    <w:rsid w:val="00E97F66"/>
    <w:rsid w:val="00EA05B4"/>
    <w:rsid w:val="00EA08D8"/>
    <w:rsid w:val="00EA1CBC"/>
    <w:rsid w:val="00EA2961"/>
    <w:rsid w:val="00EA2C95"/>
    <w:rsid w:val="00EA2CE7"/>
    <w:rsid w:val="00EA3D9A"/>
    <w:rsid w:val="00EA4A6B"/>
    <w:rsid w:val="00EA55EC"/>
    <w:rsid w:val="00EA59A1"/>
    <w:rsid w:val="00EA5C86"/>
    <w:rsid w:val="00EA60F6"/>
    <w:rsid w:val="00EA7013"/>
    <w:rsid w:val="00EA7BDB"/>
    <w:rsid w:val="00EB0CFD"/>
    <w:rsid w:val="00EB1592"/>
    <w:rsid w:val="00EB23FA"/>
    <w:rsid w:val="00EB31F1"/>
    <w:rsid w:val="00EB370F"/>
    <w:rsid w:val="00EB3E81"/>
    <w:rsid w:val="00EB4285"/>
    <w:rsid w:val="00EB631E"/>
    <w:rsid w:val="00EB63DD"/>
    <w:rsid w:val="00EB7306"/>
    <w:rsid w:val="00EB737F"/>
    <w:rsid w:val="00EB7B0E"/>
    <w:rsid w:val="00EC08B9"/>
    <w:rsid w:val="00EC0B8B"/>
    <w:rsid w:val="00EC1114"/>
    <w:rsid w:val="00EC1690"/>
    <w:rsid w:val="00EC37D6"/>
    <w:rsid w:val="00EC45A1"/>
    <w:rsid w:val="00EC485E"/>
    <w:rsid w:val="00EC52C7"/>
    <w:rsid w:val="00EC5986"/>
    <w:rsid w:val="00EC62FA"/>
    <w:rsid w:val="00EC6B9E"/>
    <w:rsid w:val="00EC7187"/>
    <w:rsid w:val="00EC746F"/>
    <w:rsid w:val="00EC74CC"/>
    <w:rsid w:val="00ED031B"/>
    <w:rsid w:val="00ED0ACA"/>
    <w:rsid w:val="00ED1018"/>
    <w:rsid w:val="00ED102C"/>
    <w:rsid w:val="00ED1977"/>
    <w:rsid w:val="00ED2174"/>
    <w:rsid w:val="00ED25AF"/>
    <w:rsid w:val="00ED36A1"/>
    <w:rsid w:val="00ED3910"/>
    <w:rsid w:val="00ED3B07"/>
    <w:rsid w:val="00ED3F9D"/>
    <w:rsid w:val="00ED4272"/>
    <w:rsid w:val="00ED4333"/>
    <w:rsid w:val="00ED4912"/>
    <w:rsid w:val="00ED500F"/>
    <w:rsid w:val="00ED5110"/>
    <w:rsid w:val="00ED655B"/>
    <w:rsid w:val="00ED6FB5"/>
    <w:rsid w:val="00ED700A"/>
    <w:rsid w:val="00ED7BFC"/>
    <w:rsid w:val="00EE001A"/>
    <w:rsid w:val="00EE038B"/>
    <w:rsid w:val="00EE03F4"/>
    <w:rsid w:val="00EE0646"/>
    <w:rsid w:val="00EE0A33"/>
    <w:rsid w:val="00EE0E77"/>
    <w:rsid w:val="00EE1336"/>
    <w:rsid w:val="00EE189B"/>
    <w:rsid w:val="00EE192B"/>
    <w:rsid w:val="00EE27FB"/>
    <w:rsid w:val="00EE2A63"/>
    <w:rsid w:val="00EE2AD1"/>
    <w:rsid w:val="00EE36CE"/>
    <w:rsid w:val="00EE3CD1"/>
    <w:rsid w:val="00EE3CFE"/>
    <w:rsid w:val="00EE5E6E"/>
    <w:rsid w:val="00EE67E9"/>
    <w:rsid w:val="00EE6BD2"/>
    <w:rsid w:val="00EF0F65"/>
    <w:rsid w:val="00EF123D"/>
    <w:rsid w:val="00EF240D"/>
    <w:rsid w:val="00EF350F"/>
    <w:rsid w:val="00EF3791"/>
    <w:rsid w:val="00EF4E75"/>
    <w:rsid w:val="00EF54E4"/>
    <w:rsid w:val="00EF5DF6"/>
    <w:rsid w:val="00EF5FD1"/>
    <w:rsid w:val="00EF622B"/>
    <w:rsid w:val="00EF657B"/>
    <w:rsid w:val="00EF6BA7"/>
    <w:rsid w:val="00EF6C31"/>
    <w:rsid w:val="00EF6F27"/>
    <w:rsid w:val="00EF7162"/>
    <w:rsid w:val="00EF7BC3"/>
    <w:rsid w:val="00EF7E35"/>
    <w:rsid w:val="00F008CE"/>
    <w:rsid w:val="00F009B0"/>
    <w:rsid w:val="00F01090"/>
    <w:rsid w:val="00F0258C"/>
    <w:rsid w:val="00F02A0E"/>
    <w:rsid w:val="00F02AA3"/>
    <w:rsid w:val="00F03091"/>
    <w:rsid w:val="00F03153"/>
    <w:rsid w:val="00F03532"/>
    <w:rsid w:val="00F04CC8"/>
    <w:rsid w:val="00F0562F"/>
    <w:rsid w:val="00F064AB"/>
    <w:rsid w:val="00F067B2"/>
    <w:rsid w:val="00F075EF"/>
    <w:rsid w:val="00F10004"/>
    <w:rsid w:val="00F1005D"/>
    <w:rsid w:val="00F1022D"/>
    <w:rsid w:val="00F1148E"/>
    <w:rsid w:val="00F12C67"/>
    <w:rsid w:val="00F13138"/>
    <w:rsid w:val="00F14AD5"/>
    <w:rsid w:val="00F150FD"/>
    <w:rsid w:val="00F16470"/>
    <w:rsid w:val="00F1656F"/>
    <w:rsid w:val="00F16CE6"/>
    <w:rsid w:val="00F16FB0"/>
    <w:rsid w:val="00F177F7"/>
    <w:rsid w:val="00F20A27"/>
    <w:rsid w:val="00F21336"/>
    <w:rsid w:val="00F231A9"/>
    <w:rsid w:val="00F2367D"/>
    <w:rsid w:val="00F2395B"/>
    <w:rsid w:val="00F23BFF"/>
    <w:rsid w:val="00F23D6D"/>
    <w:rsid w:val="00F2458F"/>
    <w:rsid w:val="00F25050"/>
    <w:rsid w:val="00F252CE"/>
    <w:rsid w:val="00F25BDD"/>
    <w:rsid w:val="00F27102"/>
    <w:rsid w:val="00F3031B"/>
    <w:rsid w:val="00F30998"/>
    <w:rsid w:val="00F30B69"/>
    <w:rsid w:val="00F31212"/>
    <w:rsid w:val="00F314CE"/>
    <w:rsid w:val="00F32120"/>
    <w:rsid w:val="00F32362"/>
    <w:rsid w:val="00F32418"/>
    <w:rsid w:val="00F32463"/>
    <w:rsid w:val="00F326BC"/>
    <w:rsid w:val="00F32EB7"/>
    <w:rsid w:val="00F33119"/>
    <w:rsid w:val="00F332AE"/>
    <w:rsid w:val="00F3375C"/>
    <w:rsid w:val="00F33FFF"/>
    <w:rsid w:val="00F34124"/>
    <w:rsid w:val="00F34EAA"/>
    <w:rsid w:val="00F3578F"/>
    <w:rsid w:val="00F36430"/>
    <w:rsid w:val="00F37043"/>
    <w:rsid w:val="00F37306"/>
    <w:rsid w:val="00F3731A"/>
    <w:rsid w:val="00F375EB"/>
    <w:rsid w:val="00F377FD"/>
    <w:rsid w:val="00F37B74"/>
    <w:rsid w:val="00F4010C"/>
    <w:rsid w:val="00F409A5"/>
    <w:rsid w:val="00F40B3E"/>
    <w:rsid w:val="00F40C82"/>
    <w:rsid w:val="00F411E0"/>
    <w:rsid w:val="00F4124E"/>
    <w:rsid w:val="00F41A0A"/>
    <w:rsid w:val="00F41A97"/>
    <w:rsid w:val="00F42560"/>
    <w:rsid w:val="00F42650"/>
    <w:rsid w:val="00F42784"/>
    <w:rsid w:val="00F43472"/>
    <w:rsid w:val="00F440B0"/>
    <w:rsid w:val="00F44944"/>
    <w:rsid w:val="00F452F3"/>
    <w:rsid w:val="00F4538C"/>
    <w:rsid w:val="00F456F2"/>
    <w:rsid w:val="00F46AD2"/>
    <w:rsid w:val="00F470AC"/>
    <w:rsid w:val="00F4717B"/>
    <w:rsid w:val="00F47D0D"/>
    <w:rsid w:val="00F50F0E"/>
    <w:rsid w:val="00F5109B"/>
    <w:rsid w:val="00F5124F"/>
    <w:rsid w:val="00F51726"/>
    <w:rsid w:val="00F51D5F"/>
    <w:rsid w:val="00F52367"/>
    <w:rsid w:val="00F53075"/>
    <w:rsid w:val="00F535E5"/>
    <w:rsid w:val="00F54E5D"/>
    <w:rsid w:val="00F553A0"/>
    <w:rsid w:val="00F554C6"/>
    <w:rsid w:val="00F561B6"/>
    <w:rsid w:val="00F57182"/>
    <w:rsid w:val="00F571DB"/>
    <w:rsid w:val="00F6028A"/>
    <w:rsid w:val="00F604F8"/>
    <w:rsid w:val="00F606B9"/>
    <w:rsid w:val="00F60DD2"/>
    <w:rsid w:val="00F61142"/>
    <w:rsid w:val="00F6195E"/>
    <w:rsid w:val="00F62B53"/>
    <w:rsid w:val="00F63B85"/>
    <w:rsid w:val="00F64304"/>
    <w:rsid w:val="00F643BA"/>
    <w:rsid w:val="00F65F9D"/>
    <w:rsid w:val="00F676BC"/>
    <w:rsid w:val="00F70127"/>
    <w:rsid w:val="00F7035A"/>
    <w:rsid w:val="00F7112E"/>
    <w:rsid w:val="00F7212A"/>
    <w:rsid w:val="00F72C7F"/>
    <w:rsid w:val="00F73B49"/>
    <w:rsid w:val="00F741D5"/>
    <w:rsid w:val="00F743C7"/>
    <w:rsid w:val="00F743DD"/>
    <w:rsid w:val="00F74481"/>
    <w:rsid w:val="00F74876"/>
    <w:rsid w:val="00F74BB0"/>
    <w:rsid w:val="00F75242"/>
    <w:rsid w:val="00F75300"/>
    <w:rsid w:val="00F75D4C"/>
    <w:rsid w:val="00F76F32"/>
    <w:rsid w:val="00F77128"/>
    <w:rsid w:val="00F80113"/>
    <w:rsid w:val="00F805B7"/>
    <w:rsid w:val="00F80CA4"/>
    <w:rsid w:val="00F80ECA"/>
    <w:rsid w:val="00F80F27"/>
    <w:rsid w:val="00F810F5"/>
    <w:rsid w:val="00F81312"/>
    <w:rsid w:val="00F8146B"/>
    <w:rsid w:val="00F814A5"/>
    <w:rsid w:val="00F81F51"/>
    <w:rsid w:val="00F81F52"/>
    <w:rsid w:val="00F81FF5"/>
    <w:rsid w:val="00F82011"/>
    <w:rsid w:val="00F82151"/>
    <w:rsid w:val="00F827DC"/>
    <w:rsid w:val="00F82A9D"/>
    <w:rsid w:val="00F82C38"/>
    <w:rsid w:val="00F82DFD"/>
    <w:rsid w:val="00F830C2"/>
    <w:rsid w:val="00F840D7"/>
    <w:rsid w:val="00F843DD"/>
    <w:rsid w:val="00F85308"/>
    <w:rsid w:val="00F85396"/>
    <w:rsid w:val="00F85711"/>
    <w:rsid w:val="00F86078"/>
    <w:rsid w:val="00F8619A"/>
    <w:rsid w:val="00F8647B"/>
    <w:rsid w:val="00F8678D"/>
    <w:rsid w:val="00F86CC7"/>
    <w:rsid w:val="00F875B4"/>
    <w:rsid w:val="00F8781D"/>
    <w:rsid w:val="00F87FCC"/>
    <w:rsid w:val="00F90DDD"/>
    <w:rsid w:val="00F90E9E"/>
    <w:rsid w:val="00F91C54"/>
    <w:rsid w:val="00F9274B"/>
    <w:rsid w:val="00F92757"/>
    <w:rsid w:val="00F92B37"/>
    <w:rsid w:val="00F930C9"/>
    <w:rsid w:val="00F93633"/>
    <w:rsid w:val="00F93869"/>
    <w:rsid w:val="00F94379"/>
    <w:rsid w:val="00F94B08"/>
    <w:rsid w:val="00F9516B"/>
    <w:rsid w:val="00F95B78"/>
    <w:rsid w:val="00F95C5A"/>
    <w:rsid w:val="00F962B3"/>
    <w:rsid w:val="00F9635A"/>
    <w:rsid w:val="00F9663A"/>
    <w:rsid w:val="00F96812"/>
    <w:rsid w:val="00F96AC4"/>
    <w:rsid w:val="00F96CF1"/>
    <w:rsid w:val="00F97147"/>
    <w:rsid w:val="00F97B3A"/>
    <w:rsid w:val="00F97D3D"/>
    <w:rsid w:val="00FA02CD"/>
    <w:rsid w:val="00FA0AAD"/>
    <w:rsid w:val="00FA0DE3"/>
    <w:rsid w:val="00FA1880"/>
    <w:rsid w:val="00FA1A99"/>
    <w:rsid w:val="00FA1CAC"/>
    <w:rsid w:val="00FA1E49"/>
    <w:rsid w:val="00FA28BD"/>
    <w:rsid w:val="00FA40FE"/>
    <w:rsid w:val="00FA411C"/>
    <w:rsid w:val="00FA5249"/>
    <w:rsid w:val="00FA58BD"/>
    <w:rsid w:val="00FA5F6D"/>
    <w:rsid w:val="00FA614D"/>
    <w:rsid w:val="00FA6228"/>
    <w:rsid w:val="00FA69CF"/>
    <w:rsid w:val="00FA6B9A"/>
    <w:rsid w:val="00FA7B8B"/>
    <w:rsid w:val="00FB17F4"/>
    <w:rsid w:val="00FB19D2"/>
    <w:rsid w:val="00FB1A26"/>
    <w:rsid w:val="00FB2E7D"/>
    <w:rsid w:val="00FB3A3E"/>
    <w:rsid w:val="00FB4A55"/>
    <w:rsid w:val="00FB4CB7"/>
    <w:rsid w:val="00FB50B5"/>
    <w:rsid w:val="00FB519A"/>
    <w:rsid w:val="00FB577C"/>
    <w:rsid w:val="00FB5FED"/>
    <w:rsid w:val="00FB6419"/>
    <w:rsid w:val="00FB6997"/>
    <w:rsid w:val="00FB7066"/>
    <w:rsid w:val="00FB7750"/>
    <w:rsid w:val="00FB7BBB"/>
    <w:rsid w:val="00FC03CB"/>
    <w:rsid w:val="00FC0491"/>
    <w:rsid w:val="00FC08F7"/>
    <w:rsid w:val="00FC1445"/>
    <w:rsid w:val="00FC27AA"/>
    <w:rsid w:val="00FC2C4B"/>
    <w:rsid w:val="00FC3696"/>
    <w:rsid w:val="00FC3ABD"/>
    <w:rsid w:val="00FC3D33"/>
    <w:rsid w:val="00FC5323"/>
    <w:rsid w:val="00FC5964"/>
    <w:rsid w:val="00FC5CCA"/>
    <w:rsid w:val="00FC5D79"/>
    <w:rsid w:val="00FC5EDA"/>
    <w:rsid w:val="00FC62A2"/>
    <w:rsid w:val="00FC65E7"/>
    <w:rsid w:val="00FC7663"/>
    <w:rsid w:val="00FC7F93"/>
    <w:rsid w:val="00FD0307"/>
    <w:rsid w:val="00FD0C45"/>
    <w:rsid w:val="00FD1164"/>
    <w:rsid w:val="00FD1232"/>
    <w:rsid w:val="00FD142D"/>
    <w:rsid w:val="00FD144A"/>
    <w:rsid w:val="00FD1526"/>
    <w:rsid w:val="00FD1988"/>
    <w:rsid w:val="00FD1C40"/>
    <w:rsid w:val="00FD1D4C"/>
    <w:rsid w:val="00FD2186"/>
    <w:rsid w:val="00FD245A"/>
    <w:rsid w:val="00FD2847"/>
    <w:rsid w:val="00FD2981"/>
    <w:rsid w:val="00FD3598"/>
    <w:rsid w:val="00FD382F"/>
    <w:rsid w:val="00FD4D36"/>
    <w:rsid w:val="00FD537B"/>
    <w:rsid w:val="00FD5F0B"/>
    <w:rsid w:val="00FD629B"/>
    <w:rsid w:val="00FD6E7E"/>
    <w:rsid w:val="00FE04D5"/>
    <w:rsid w:val="00FE0FD7"/>
    <w:rsid w:val="00FE28FD"/>
    <w:rsid w:val="00FE293D"/>
    <w:rsid w:val="00FE3804"/>
    <w:rsid w:val="00FE4529"/>
    <w:rsid w:val="00FE573B"/>
    <w:rsid w:val="00FE5ACD"/>
    <w:rsid w:val="00FE5F8D"/>
    <w:rsid w:val="00FE691A"/>
    <w:rsid w:val="00FF11F4"/>
    <w:rsid w:val="00FF16C3"/>
    <w:rsid w:val="00FF1BB9"/>
    <w:rsid w:val="00FF2CC5"/>
    <w:rsid w:val="00FF4174"/>
    <w:rsid w:val="00FF460D"/>
    <w:rsid w:val="00FF5CE1"/>
    <w:rsid w:val="00FF6753"/>
    <w:rsid w:val="00FF76B1"/>
    <w:rsid w:val="00FF7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FAA86"/>
  <w14:defaultImageDpi w14:val="32767"/>
  <w15:chartTrackingRefBased/>
  <w15:docId w15:val="{F8D1D5E8-DB24-6F4B-A27C-130E4A6D8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rsid w:val="00634A03"/>
    <w:rPr>
      <w:rFonts w:ascii="宋体" w:eastAsia="宋体" w:hAnsi="宋体" w:cs="宋体"/>
      <w:kern w:val="0"/>
    </w:rPr>
  </w:style>
  <w:style w:type="paragraph" w:styleId="1">
    <w:name w:val="heading 1"/>
    <w:basedOn w:val="a"/>
    <w:link w:val="10"/>
    <w:qFormat/>
    <w:rsid w:val="00617C51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617C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528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8271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617C51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617C5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03DF4"/>
    <w:pPr>
      <w:ind w:firstLineChars="200" w:firstLine="420"/>
    </w:pPr>
  </w:style>
  <w:style w:type="character" w:customStyle="1" w:styleId="md-line">
    <w:name w:val="md-line"/>
    <w:basedOn w:val="a0"/>
    <w:rsid w:val="005215D0"/>
  </w:style>
  <w:style w:type="character" w:customStyle="1" w:styleId="md-expand">
    <w:name w:val="md-expand"/>
    <w:basedOn w:val="a0"/>
    <w:rsid w:val="005215D0"/>
  </w:style>
  <w:style w:type="paragraph" w:styleId="HTML">
    <w:name w:val="HTML Preformatted"/>
    <w:basedOn w:val="a"/>
    <w:link w:val="HTML0"/>
    <w:uiPriority w:val="99"/>
    <w:unhideWhenUsed/>
    <w:rsid w:val="005215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rsid w:val="005215D0"/>
    <w:rPr>
      <w:rFonts w:ascii="宋体" w:eastAsia="宋体" w:hAnsi="宋体" w:cs="宋体"/>
      <w:kern w:val="0"/>
    </w:rPr>
  </w:style>
  <w:style w:type="character" w:customStyle="1" w:styleId="cm-keyword">
    <w:name w:val="cm-keyword"/>
    <w:basedOn w:val="a0"/>
    <w:rsid w:val="005215D0"/>
  </w:style>
  <w:style w:type="character" w:customStyle="1" w:styleId="cm-def">
    <w:name w:val="cm-def"/>
    <w:basedOn w:val="a0"/>
    <w:rsid w:val="005215D0"/>
  </w:style>
  <w:style w:type="character" w:customStyle="1" w:styleId="cm-variable-3">
    <w:name w:val="cm-variable-3"/>
    <w:basedOn w:val="a0"/>
    <w:rsid w:val="005215D0"/>
  </w:style>
  <w:style w:type="character" w:customStyle="1" w:styleId="cm-variable">
    <w:name w:val="cm-variable"/>
    <w:basedOn w:val="a0"/>
    <w:rsid w:val="005215D0"/>
  </w:style>
  <w:style w:type="character" w:customStyle="1" w:styleId="cm-operator">
    <w:name w:val="cm-operator"/>
    <w:basedOn w:val="a0"/>
    <w:rsid w:val="005215D0"/>
  </w:style>
  <w:style w:type="paragraph" w:styleId="a4">
    <w:name w:val="Normal (Web)"/>
    <w:basedOn w:val="a"/>
    <w:uiPriority w:val="99"/>
    <w:unhideWhenUsed/>
    <w:rsid w:val="005215D0"/>
    <w:pPr>
      <w:spacing w:before="100" w:beforeAutospacing="1" w:after="100" w:afterAutospacing="1"/>
    </w:pPr>
  </w:style>
  <w:style w:type="character" w:customStyle="1" w:styleId="cm-string">
    <w:name w:val="cm-string"/>
    <w:basedOn w:val="a0"/>
    <w:rsid w:val="00F57182"/>
  </w:style>
  <w:style w:type="character" w:styleId="a5">
    <w:name w:val="Strong"/>
    <w:basedOn w:val="a0"/>
    <w:uiPriority w:val="22"/>
    <w:qFormat/>
    <w:rsid w:val="00623A02"/>
    <w:rPr>
      <w:b/>
      <w:bCs/>
    </w:rPr>
  </w:style>
  <w:style w:type="character" w:customStyle="1" w:styleId="30">
    <w:name w:val="标题 3 字符"/>
    <w:basedOn w:val="a0"/>
    <w:link w:val="3"/>
    <w:uiPriority w:val="9"/>
    <w:semiHidden/>
    <w:rsid w:val="00E528B3"/>
    <w:rPr>
      <w:rFonts w:ascii="宋体" w:eastAsia="宋体" w:hAnsi="宋体" w:cs="宋体"/>
      <w:b/>
      <w:bCs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82718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a6">
    <w:name w:val="footnote text"/>
    <w:basedOn w:val="a"/>
    <w:link w:val="a7"/>
    <w:uiPriority w:val="99"/>
    <w:semiHidden/>
    <w:unhideWhenUsed/>
    <w:rsid w:val="00473E63"/>
    <w:pPr>
      <w:snapToGrid w:val="0"/>
    </w:pPr>
    <w:rPr>
      <w:sz w:val="18"/>
      <w:szCs w:val="18"/>
    </w:rPr>
  </w:style>
  <w:style w:type="character" w:customStyle="1" w:styleId="a7">
    <w:name w:val="脚注文本 字符"/>
    <w:basedOn w:val="a0"/>
    <w:link w:val="a6"/>
    <w:uiPriority w:val="99"/>
    <w:semiHidden/>
    <w:rsid w:val="00473E63"/>
    <w:rPr>
      <w:rFonts w:ascii="宋体" w:eastAsia="宋体" w:hAnsi="宋体" w:cs="宋体"/>
      <w:kern w:val="0"/>
      <w:sz w:val="18"/>
      <w:szCs w:val="18"/>
    </w:rPr>
  </w:style>
  <w:style w:type="character" w:styleId="a8">
    <w:name w:val="footnote reference"/>
    <w:basedOn w:val="a0"/>
    <w:uiPriority w:val="99"/>
    <w:semiHidden/>
    <w:unhideWhenUsed/>
    <w:rsid w:val="00473E63"/>
    <w:rPr>
      <w:vertAlign w:val="superscript"/>
    </w:rPr>
  </w:style>
  <w:style w:type="character" w:customStyle="1" w:styleId="cm-number">
    <w:name w:val="cm-number"/>
    <w:basedOn w:val="a0"/>
    <w:rsid w:val="001F5BD2"/>
  </w:style>
  <w:style w:type="character" w:customStyle="1" w:styleId="cm-comment">
    <w:name w:val="cm-comment"/>
    <w:basedOn w:val="a0"/>
    <w:rsid w:val="00563B44"/>
  </w:style>
  <w:style w:type="character" w:customStyle="1" w:styleId="cm-meta">
    <w:name w:val="cm-meta"/>
    <w:basedOn w:val="a0"/>
    <w:rsid w:val="00563B44"/>
  </w:style>
  <w:style w:type="character" w:customStyle="1" w:styleId="cm-atom">
    <w:name w:val="cm-atom"/>
    <w:basedOn w:val="a0"/>
    <w:rsid w:val="00563B44"/>
  </w:style>
  <w:style w:type="character" w:customStyle="1" w:styleId="cm-tab">
    <w:name w:val="cm-tab"/>
    <w:basedOn w:val="a0"/>
    <w:rsid w:val="00D20B22"/>
  </w:style>
  <w:style w:type="paragraph" w:styleId="a9">
    <w:name w:val="Revision"/>
    <w:hidden/>
    <w:uiPriority w:val="99"/>
    <w:semiHidden/>
    <w:rsid w:val="00812897"/>
    <w:rPr>
      <w:rFonts w:ascii="宋体" w:eastAsia="宋体" w:hAnsi="宋体" w:cs="宋体"/>
      <w:kern w:val="0"/>
    </w:rPr>
  </w:style>
  <w:style w:type="character" w:styleId="aa">
    <w:name w:val="annotation reference"/>
    <w:basedOn w:val="a0"/>
    <w:uiPriority w:val="99"/>
    <w:semiHidden/>
    <w:unhideWhenUsed/>
    <w:rsid w:val="00B42F68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B42F68"/>
  </w:style>
  <w:style w:type="character" w:customStyle="1" w:styleId="ac">
    <w:name w:val="批注文字 字符"/>
    <w:basedOn w:val="a0"/>
    <w:link w:val="ab"/>
    <w:uiPriority w:val="99"/>
    <w:semiHidden/>
    <w:rsid w:val="00B42F68"/>
    <w:rPr>
      <w:rFonts w:ascii="宋体" w:eastAsia="宋体" w:hAnsi="宋体" w:cs="宋体"/>
      <w:kern w:val="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B42F68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B42F68"/>
    <w:rPr>
      <w:rFonts w:ascii="宋体" w:eastAsia="宋体" w:hAnsi="宋体" w:cs="宋体"/>
      <w:b/>
      <w:bCs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8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3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7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0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3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7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16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01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4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5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2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3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8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1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1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8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5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9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8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0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2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98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1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2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8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13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6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microsoft.com/office/2011/relationships/commentsExtended" Target="commentsExtended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BE882A9-E151-4A40-B2A9-E7A4FAEE20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5138</TotalTime>
  <Pages>9</Pages>
  <Words>687</Words>
  <Characters>3920</Characters>
  <Application>Microsoft Office Word</Application>
  <DocSecurity>0</DocSecurity>
  <Lines>32</Lines>
  <Paragraphs>9</Paragraphs>
  <ScaleCrop>false</ScaleCrop>
  <Company/>
  <LinksUpToDate>false</LinksUpToDate>
  <CharactersWithSpaces>4598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一鸣 李</dc:creator>
  <cp:keywords/>
  <dc:description/>
  <cp:lastModifiedBy>shuang zhang</cp:lastModifiedBy>
  <cp:revision>4436</cp:revision>
  <dcterms:created xsi:type="dcterms:W3CDTF">2023-08-22T05:25:00Z</dcterms:created>
  <dcterms:modified xsi:type="dcterms:W3CDTF">2023-11-22T06:20:00Z</dcterms:modified>
</cp:coreProperties>
</file>